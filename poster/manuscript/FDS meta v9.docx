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793B8" w14:textId="09CD8EA0" w:rsidR="00290B9F" w:rsidRPr="00591798" w:rsidRDefault="008E4179" w:rsidP="00D553C5">
      <w:pPr>
        <w:pStyle w:val="Title"/>
        <w:rPr>
          <w:rFonts w:cs="Times New Roman"/>
          <w:sz w:val="24"/>
          <w:szCs w:val="24"/>
        </w:rPr>
      </w:pPr>
      <w:r w:rsidRPr="00591798">
        <w:rPr>
          <w:rFonts w:cs="Times New Roman"/>
          <w:sz w:val="24"/>
          <w:szCs w:val="24"/>
        </w:rPr>
        <w:t xml:space="preserve">A </w:t>
      </w:r>
      <w:commentRangeStart w:id="0"/>
      <w:r w:rsidR="0057644F">
        <w:rPr>
          <w:rFonts w:cs="Times New Roman"/>
          <w:sz w:val="24"/>
          <w:szCs w:val="24"/>
        </w:rPr>
        <w:t xml:space="preserve">proportional </w:t>
      </w:r>
      <w:commentRangeEnd w:id="0"/>
      <w:r w:rsidR="00597BD4">
        <w:rPr>
          <w:rStyle w:val="CommentReference"/>
          <w:rFonts w:asciiTheme="minorHAnsi" w:eastAsiaTheme="minorHAnsi" w:hAnsiTheme="minorHAnsi" w:cstheme="minorBidi"/>
          <w:b w:val="0"/>
          <w:bCs w:val="0"/>
          <w:color w:val="auto"/>
        </w:rPr>
        <w:commentReference w:id="0"/>
      </w:r>
      <w:r w:rsidRPr="00591798">
        <w:rPr>
          <w:rFonts w:cs="Times New Roman"/>
          <w:sz w:val="24"/>
          <w:szCs w:val="24"/>
        </w:rPr>
        <w:t xml:space="preserve">meta-analytic </w:t>
      </w:r>
      <w:r w:rsidR="00D740A9">
        <w:rPr>
          <w:rFonts w:cs="Times New Roman"/>
          <w:sz w:val="24"/>
          <w:szCs w:val="24"/>
        </w:rPr>
        <w:t>evaluation</w:t>
      </w:r>
      <w:r w:rsidRPr="00591798">
        <w:rPr>
          <w:rFonts w:cs="Times New Roman"/>
          <w:sz w:val="24"/>
          <w:szCs w:val="24"/>
        </w:rPr>
        <w:t xml:space="preserve"> of the effectiveness </w:t>
      </w:r>
      <w:r w:rsidR="0057644F">
        <w:rPr>
          <w:rFonts w:cs="Times New Roman"/>
          <w:sz w:val="24"/>
          <w:szCs w:val="24"/>
        </w:rPr>
        <w:t xml:space="preserve">and durability </w:t>
      </w:r>
      <w:r w:rsidRPr="00591798">
        <w:rPr>
          <w:rFonts w:cs="Times New Roman"/>
          <w:sz w:val="24"/>
          <w:szCs w:val="24"/>
        </w:rPr>
        <w:t xml:space="preserve">of </w:t>
      </w:r>
      <w:r w:rsidR="00D740A9">
        <w:rPr>
          <w:rFonts w:cs="Times New Roman"/>
          <w:sz w:val="24"/>
          <w:szCs w:val="24"/>
        </w:rPr>
        <w:t xml:space="preserve">psychotherapy </w:t>
      </w:r>
      <w:r w:rsidR="00942E27">
        <w:rPr>
          <w:rFonts w:cs="Times New Roman"/>
          <w:sz w:val="24"/>
          <w:szCs w:val="24"/>
        </w:rPr>
        <w:t>for</w:t>
      </w:r>
      <w:r w:rsidRPr="00591798">
        <w:rPr>
          <w:rFonts w:cs="Times New Roman"/>
          <w:sz w:val="24"/>
          <w:szCs w:val="24"/>
        </w:rPr>
        <w:t xml:space="preserve"> </w:t>
      </w:r>
      <w:r w:rsidR="00D740A9">
        <w:rPr>
          <w:rFonts w:cs="Times New Roman"/>
          <w:sz w:val="24"/>
          <w:szCs w:val="24"/>
        </w:rPr>
        <w:t xml:space="preserve">adults presenting with </w:t>
      </w:r>
      <w:r w:rsidRPr="00591798">
        <w:rPr>
          <w:rFonts w:cs="Times New Roman"/>
          <w:sz w:val="24"/>
          <w:szCs w:val="24"/>
        </w:rPr>
        <w:t>functional</w:t>
      </w:r>
      <w:r w:rsidR="00F77584" w:rsidRPr="00591798">
        <w:rPr>
          <w:rFonts w:cs="Times New Roman"/>
          <w:sz w:val="24"/>
          <w:szCs w:val="24"/>
        </w:rPr>
        <w:t xml:space="preserve"> </w:t>
      </w:r>
      <w:r w:rsidRPr="00591798">
        <w:rPr>
          <w:rFonts w:cs="Times New Roman"/>
          <w:sz w:val="24"/>
          <w:szCs w:val="24"/>
        </w:rPr>
        <w:t>dissociative seizures</w:t>
      </w:r>
      <w:r w:rsidR="0057644F">
        <w:rPr>
          <w:rFonts w:cs="Times New Roman"/>
          <w:sz w:val="24"/>
          <w:szCs w:val="24"/>
        </w:rPr>
        <w:t>.</w:t>
      </w:r>
    </w:p>
    <w:p w14:paraId="5DE2D56A" w14:textId="77777777" w:rsidR="00D553C5" w:rsidRPr="00591798" w:rsidRDefault="00D553C5" w:rsidP="00D553C5">
      <w:pPr>
        <w:jc w:val="center"/>
      </w:pPr>
      <w:r w:rsidRPr="00591798">
        <w:t>Chris Gaskell</w:t>
      </w:r>
      <w:r w:rsidRPr="00591798">
        <w:rPr>
          <w:vertAlign w:val="superscript"/>
        </w:rPr>
        <w:t>1*</w:t>
      </w:r>
    </w:p>
    <w:p w14:paraId="622230C1" w14:textId="77777777" w:rsidR="00D553C5" w:rsidRPr="00591798" w:rsidRDefault="00D553C5" w:rsidP="00D553C5">
      <w:pPr>
        <w:jc w:val="center"/>
      </w:pPr>
      <w:r w:rsidRPr="00591798">
        <w:t>Niall Power</w:t>
      </w:r>
      <w:r w:rsidRPr="00591798">
        <w:rPr>
          <w:vertAlign w:val="superscript"/>
        </w:rPr>
        <w:t>2</w:t>
      </w:r>
    </w:p>
    <w:p w14:paraId="54B54683" w14:textId="77777777" w:rsidR="00D553C5" w:rsidRPr="00591798" w:rsidRDefault="00D553C5" w:rsidP="00D553C5">
      <w:pPr>
        <w:jc w:val="center"/>
      </w:pPr>
      <w:proofErr w:type="spellStart"/>
      <w:r w:rsidRPr="00591798">
        <w:t>Barbora</w:t>
      </w:r>
      <w:proofErr w:type="spellEnd"/>
      <w:r w:rsidRPr="00591798">
        <w:t xml:space="preserve"> Novakova</w:t>
      </w:r>
      <w:r w:rsidRPr="00591798">
        <w:rPr>
          <w:vertAlign w:val="superscript"/>
        </w:rPr>
        <w:t>3</w:t>
      </w:r>
    </w:p>
    <w:p w14:paraId="495EE6BB" w14:textId="77777777" w:rsidR="00D553C5" w:rsidRPr="00576946" w:rsidRDefault="00D553C5" w:rsidP="00D553C5">
      <w:pPr>
        <w:jc w:val="center"/>
        <w:rPr>
          <w:vertAlign w:val="superscript"/>
          <w:lang w:val="de-DE"/>
        </w:rPr>
      </w:pPr>
      <w:r w:rsidRPr="00576946">
        <w:rPr>
          <w:lang w:val="de-DE"/>
        </w:rPr>
        <w:t>Melanie Simmonds-Buckley</w:t>
      </w:r>
      <w:r w:rsidRPr="00576946">
        <w:rPr>
          <w:vertAlign w:val="superscript"/>
          <w:lang w:val="de-DE"/>
        </w:rPr>
        <w:t>1,4</w:t>
      </w:r>
    </w:p>
    <w:p w14:paraId="7F5551F5" w14:textId="0801971E" w:rsidR="00FE5356" w:rsidRPr="00576946" w:rsidRDefault="00FE5356" w:rsidP="00D553C5">
      <w:pPr>
        <w:jc w:val="center"/>
        <w:rPr>
          <w:lang w:val="de-DE"/>
        </w:rPr>
      </w:pPr>
      <w:r w:rsidRPr="00576946">
        <w:rPr>
          <w:lang w:val="de-DE"/>
        </w:rPr>
        <w:t xml:space="preserve">Wesley </w:t>
      </w:r>
      <w:r w:rsidR="003316D0" w:rsidRPr="00576946">
        <w:rPr>
          <w:lang w:val="de-DE"/>
        </w:rPr>
        <w:t xml:space="preserve">T. </w:t>
      </w:r>
      <w:r w:rsidRPr="00576946">
        <w:rPr>
          <w:lang w:val="de-DE"/>
        </w:rPr>
        <w:t>Kerr</w:t>
      </w:r>
      <w:r w:rsidRPr="00576946">
        <w:rPr>
          <w:vertAlign w:val="superscript"/>
          <w:lang w:val="de-DE"/>
        </w:rPr>
        <w:t>5</w:t>
      </w:r>
      <w:r w:rsidR="00153D37" w:rsidRPr="00576946">
        <w:rPr>
          <w:vertAlign w:val="superscript"/>
          <w:lang w:val="de-DE"/>
        </w:rPr>
        <w:t>,6</w:t>
      </w:r>
    </w:p>
    <w:p w14:paraId="58C6774A" w14:textId="0F19F3D4" w:rsidR="00D553C5" w:rsidRPr="001D0AE5" w:rsidRDefault="00D553C5" w:rsidP="00D553C5">
      <w:pPr>
        <w:jc w:val="center"/>
        <w:rPr>
          <w:lang w:val="sv-SE"/>
        </w:rPr>
      </w:pPr>
      <w:r w:rsidRPr="001D0AE5">
        <w:rPr>
          <w:lang w:val="sv-SE"/>
        </w:rPr>
        <w:t>Markus Reuber</w:t>
      </w:r>
      <w:r w:rsidR="004E5A72" w:rsidRPr="001D0AE5">
        <w:rPr>
          <w:vertAlign w:val="superscript"/>
          <w:lang w:val="sv-SE"/>
        </w:rPr>
        <w:t>6</w:t>
      </w:r>
    </w:p>
    <w:p w14:paraId="50DB262D" w14:textId="77777777" w:rsidR="00D553C5" w:rsidRPr="001D0AE5" w:rsidRDefault="00D553C5" w:rsidP="00D553C5">
      <w:pPr>
        <w:jc w:val="center"/>
        <w:rPr>
          <w:lang w:val="sv-SE"/>
        </w:rPr>
      </w:pPr>
      <w:r w:rsidRPr="001D0AE5">
        <w:rPr>
          <w:lang w:val="sv-SE"/>
        </w:rPr>
        <w:t>Stephen Kellett</w:t>
      </w:r>
      <w:r w:rsidRPr="001D0AE5">
        <w:rPr>
          <w:vertAlign w:val="superscript"/>
          <w:lang w:val="sv-SE"/>
        </w:rPr>
        <w:t>4</w:t>
      </w:r>
    </w:p>
    <w:p w14:paraId="02547374" w14:textId="37FA5C10" w:rsidR="00D553C5" w:rsidRPr="001D0AE5" w:rsidRDefault="00D553C5" w:rsidP="00D553C5">
      <w:pPr>
        <w:jc w:val="center"/>
        <w:rPr>
          <w:lang w:val="sv-SE"/>
        </w:rPr>
      </w:pPr>
      <w:r w:rsidRPr="001D0AE5">
        <w:rPr>
          <w:lang w:val="sv-SE"/>
        </w:rPr>
        <w:t>Gregg H. Rawlings</w:t>
      </w:r>
      <w:r w:rsidR="001D0AE5" w:rsidRPr="00591798">
        <w:rPr>
          <w:vertAlign w:val="superscript"/>
        </w:rPr>
        <w:t>1</w:t>
      </w:r>
    </w:p>
    <w:p w14:paraId="7CDDDA37" w14:textId="77777777" w:rsidR="00D553C5" w:rsidRPr="001D0AE5" w:rsidRDefault="00D553C5" w:rsidP="00D553C5">
      <w:pPr>
        <w:rPr>
          <w:lang w:val="sv-SE"/>
        </w:rPr>
      </w:pPr>
    </w:p>
    <w:p w14:paraId="66096F36" w14:textId="77777777" w:rsidR="00D553C5" w:rsidRPr="00A32449" w:rsidRDefault="00D553C5" w:rsidP="00D553C5">
      <w:pPr>
        <w:tabs>
          <w:tab w:val="left" w:pos="5156"/>
        </w:tabs>
        <w:rPr>
          <w:b/>
          <w:bCs/>
          <w:color w:val="000000" w:themeColor="text1"/>
        </w:rPr>
      </w:pPr>
      <w:r w:rsidRPr="00A32449">
        <w:rPr>
          <w:b/>
          <w:bCs/>
          <w:color w:val="000000" w:themeColor="text1"/>
        </w:rPr>
        <w:t>Affiliations:</w:t>
      </w:r>
    </w:p>
    <w:p w14:paraId="12FC4582" w14:textId="77777777" w:rsidR="00D553C5" w:rsidRPr="00591798" w:rsidRDefault="00D553C5" w:rsidP="00D553C5">
      <w:pPr>
        <w:tabs>
          <w:tab w:val="left" w:pos="5156"/>
        </w:tabs>
        <w:rPr>
          <w:color w:val="000000" w:themeColor="text1"/>
        </w:rPr>
      </w:pPr>
      <w:r w:rsidRPr="00591798">
        <w:rPr>
          <w:color w:val="000000" w:themeColor="text1"/>
          <w:vertAlign w:val="superscript"/>
        </w:rPr>
        <w:t>1</w:t>
      </w:r>
      <w:r w:rsidRPr="00591798">
        <w:rPr>
          <w:color w:val="000000" w:themeColor="text1"/>
        </w:rPr>
        <w:t xml:space="preserve"> Clinical and Applied Psychology Unit, University of Sheffield, UK</w:t>
      </w:r>
    </w:p>
    <w:p w14:paraId="73034C5D" w14:textId="240C6876" w:rsidR="00D553C5" w:rsidRPr="00591798" w:rsidRDefault="00D553C5" w:rsidP="00D553C5">
      <w:pPr>
        <w:rPr>
          <w:color w:val="000000" w:themeColor="text1"/>
          <w:vertAlign w:val="superscript"/>
        </w:rPr>
      </w:pPr>
      <w:r w:rsidRPr="00F4694E">
        <w:rPr>
          <w:color w:val="000000" w:themeColor="text1"/>
          <w:vertAlign w:val="superscript"/>
        </w:rPr>
        <w:t>2</w:t>
      </w:r>
      <w:r w:rsidRPr="00F4694E">
        <w:rPr>
          <w:color w:val="000000" w:themeColor="text1"/>
        </w:rPr>
        <w:t xml:space="preserve"> </w:t>
      </w:r>
      <w:r w:rsidR="00E1196A">
        <w:rPr>
          <w:color w:val="000000" w:themeColor="text1"/>
        </w:rPr>
        <w:t>South West Yorkshire Partnership NHS Foundation Trust</w:t>
      </w:r>
    </w:p>
    <w:p w14:paraId="60957834" w14:textId="0D8C2C88" w:rsidR="00D553C5" w:rsidRPr="00591798" w:rsidRDefault="00D553C5" w:rsidP="00D553C5">
      <w:pPr>
        <w:tabs>
          <w:tab w:val="left" w:pos="5156"/>
        </w:tabs>
        <w:rPr>
          <w:color w:val="000000" w:themeColor="text1"/>
          <w:vertAlign w:val="superscript"/>
        </w:rPr>
      </w:pPr>
      <w:r w:rsidRPr="00591798">
        <w:rPr>
          <w:color w:val="000000" w:themeColor="text1"/>
          <w:vertAlign w:val="superscript"/>
        </w:rPr>
        <w:t>3</w:t>
      </w:r>
      <w:r w:rsidRPr="00591798">
        <w:rPr>
          <w:color w:val="000000" w:themeColor="text1"/>
        </w:rPr>
        <w:t xml:space="preserve"> Health and Wellbeing Service, </w:t>
      </w:r>
      <w:r w:rsidR="008B34A1">
        <w:rPr>
          <w:color w:val="000000" w:themeColor="text1"/>
        </w:rPr>
        <w:t xml:space="preserve">NHS </w:t>
      </w:r>
      <w:r w:rsidRPr="00591798">
        <w:rPr>
          <w:color w:val="000000" w:themeColor="text1"/>
        </w:rPr>
        <w:t>Sheffield</w:t>
      </w:r>
      <w:r w:rsidR="008B34A1">
        <w:rPr>
          <w:color w:val="000000" w:themeColor="text1"/>
        </w:rPr>
        <w:t xml:space="preserve"> Talking Therapies</w:t>
      </w:r>
      <w:r w:rsidRPr="00591798">
        <w:rPr>
          <w:color w:val="000000" w:themeColor="text1"/>
        </w:rPr>
        <w:t>, Sheffield Health and Social Care NHS Foundation Trust, UK</w:t>
      </w:r>
    </w:p>
    <w:p w14:paraId="61315CCC" w14:textId="77777777" w:rsidR="00D553C5" w:rsidRPr="00591798" w:rsidRDefault="00D553C5" w:rsidP="00D553C5">
      <w:pPr>
        <w:tabs>
          <w:tab w:val="left" w:pos="5156"/>
        </w:tabs>
        <w:rPr>
          <w:color w:val="000000" w:themeColor="text1"/>
        </w:rPr>
      </w:pPr>
      <w:r w:rsidRPr="00591798">
        <w:rPr>
          <w:color w:val="000000" w:themeColor="text1"/>
          <w:vertAlign w:val="superscript"/>
        </w:rPr>
        <w:t xml:space="preserve">4 </w:t>
      </w:r>
      <w:r w:rsidRPr="00591798">
        <w:rPr>
          <w:color w:val="000000" w:themeColor="text1"/>
        </w:rPr>
        <w:t>Rotherham Doncaster and South Humber NHS Foundation Trust, UK</w:t>
      </w:r>
    </w:p>
    <w:p w14:paraId="5793F616" w14:textId="4D95E65C" w:rsidR="00340647" w:rsidRDefault="00D553C5" w:rsidP="00D553C5">
      <w:pPr>
        <w:tabs>
          <w:tab w:val="left" w:pos="5156"/>
        </w:tabs>
        <w:rPr>
          <w:color w:val="000000" w:themeColor="text1"/>
        </w:rPr>
      </w:pPr>
      <w:r w:rsidRPr="00591798">
        <w:rPr>
          <w:color w:val="000000" w:themeColor="text1"/>
          <w:vertAlign w:val="superscript"/>
        </w:rPr>
        <w:t xml:space="preserve">5 </w:t>
      </w:r>
      <w:r w:rsidR="003316D0">
        <w:rPr>
          <w:color w:val="000000" w:themeColor="text1"/>
        </w:rPr>
        <w:t>Departments of Neurology &amp; Biomedical Informatics, University of Pittsburgh, Pittsburgh, Pennsylvania, USA</w:t>
      </w:r>
    </w:p>
    <w:p w14:paraId="23F05ED1" w14:textId="388D3AC6" w:rsidR="00153D37" w:rsidRPr="004804AB" w:rsidRDefault="00153D37" w:rsidP="00D553C5">
      <w:pPr>
        <w:tabs>
          <w:tab w:val="left" w:pos="5156"/>
        </w:tabs>
        <w:rPr>
          <w:color w:val="000000" w:themeColor="text1"/>
        </w:rPr>
      </w:pPr>
      <w:r w:rsidRPr="004804AB">
        <w:rPr>
          <w:color w:val="000000" w:themeColor="text1"/>
          <w:vertAlign w:val="superscript"/>
        </w:rPr>
        <w:t>6</w:t>
      </w:r>
      <w:r>
        <w:rPr>
          <w:color w:val="000000" w:themeColor="text1"/>
        </w:rPr>
        <w:t>Department of Neurology, University of Michigan, Ann Arbor, Michigan, USA</w:t>
      </w:r>
    </w:p>
    <w:p w14:paraId="3DC1EC41" w14:textId="7DF2EA46" w:rsidR="00D553C5" w:rsidRPr="00591798" w:rsidRDefault="00340647" w:rsidP="00D553C5">
      <w:pPr>
        <w:tabs>
          <w:tab w:val="left" w:pos="5156"/>
        </w:tabs>
        <w:rPr>
          <w:color w:val="000000" w:themeColor="text1"/>
          <w:vertAlign w:val="superscript"/>
        </w:rPr>
      </w:pPr>
      <w:r w:rsidRPr="00591798">
        <w:rPr>
          <w:color w:val="000000" w:themeColor="text1"/>
          <w:vertAlign w:val="superscript"/>
        </w:rPr>
        <w:t>6</w:t>
      </w:r>
      <w:r>
        <w:rPr>
          <w:color w:val="000000" w:themeColor="text1"/>
          <w:vertAlign w:val="superscript"/>
        </w:rPr>
        <w:t xml:space="preserve"> </w:t>
      </w:r>
      <w:r w:rsidR="00D553C5" w:rsidRPr="00591798">
        <w:rPr>
          <w:color w:val="000000" w:themeColor="text1"/>
        </w:rPr>
        <w:t>Academic Neurology Unit, University of Sheffield, Royal Hallamshire Hospital, Glossop Road, S10 2JF, Sheffield, UK</w:t>
      </w:r>
    </w:p>
    <w:p w14:paraId="094C9A0A" w14:textId="03788917" w:rsidR="00D553C5" w:rsidRPr="00591798" w:rsidRDefault="00D553C5" w:rsidP="00D553C5">
      <w:pPr>
        <w:rPr>
          <w:color w:val="000000" w:themeColor="text1"/>
          <w:u w:val="single"/>
        </w:rPr>
      </w:pPr>
    </w:p>
    <w:p w14:paraId="422FD7F3" w14:textId="407C5FA4" w:rsidR="00D553C5" w:rsidRPr="00591798" w:rsidRDefault="00D553C5" w:rsidP="00D553C5">
      <w:pPr>
        <w:rPr>
          <w:color w:val="000000" w:themeColor="text1"/>
          <w:u w:val="single"/>
        </w:rPr>
      </w:pPr>
    </w:p>
    <w:p w14:paraId="7E6DF2A9" w14:textId="5B0346A9" w:rsidR="00D553C5" w:rsidRPr="00591798" w:rsidRDefault="00D553C5" w:rsidP="00D553C5">
      <w:pPr>
        <w:rPr>
          <w:color w:val="000000" w:themeColor="text1"/>
          <w:u w:val="single"/>
        </w:rPr>
      </w:pPr>
    </w:p>
    <w:p w14:paraId="27BAB89B" w14:textId="4148EBC6" w:rsidR="00D553C5" w:rsidRPr="00591798" w:rsidRDefault="00D553C5" w:rsidP="00D553C5">
      <w:pPr>
        <w:rPr>
          <w:color w:val="000000" w:themeColor="text1"/>
          <w:u w:val="single"/>
        </w:rPr>
      </w:pPr>
    </w:p>
    <w:p w14:paraId="4D9C5E15" w14:textId="43E5439E" w:rsidR="00D553C5" w:rsidRPr="00A32449" w:rsidRDefault="00D553C5" w:rsidP="00A32449">
      <w:pPr>
        <w:tabs>
          <w:tab w:val="left" w:pos="5156"/>
        </w:tabs>
        <w:rPr>
          <w:color w:val="000000" w:themeColor="text1"/>
          <w:u w:val="single"/>
        </w:rPr>
      </w:pPr>
      <w:r w:rsidRPr="00A32449">
        <w:rPr>
          <w:b/>
          <w:bCs/>
          <w:color w:val="000000" w:themeColor="text1"/>
        </w:rPr>
        <w:t>Corresponding Author:</w:t>
      </w:r>
      <w:r w:rsidR="00A32449" w:rsidRPr="00A32449">
        <w:rPr>
          <w:i/>
          <w:iCs/>
          <w:color w:val="000000" w:themeColor="text1"/>
        </w:rPr>
        <w:t xml:space="preserve"> </w:t>
      </w:r>
      <w:r w:rsidRPr="00591798">
        <w:t xml:space="preserve">Dr Chris Gaskell - c.gaskell@sheffield.ac.uk </w:t>
      </w:r>
    </w:p>
    <w:p w14:paraId="73DD44CF" w14:textId="77777777" w:rsidR="00A32449" w:rsidRDefault="00A32449" w:rsidP="00D553C5">
      <w:pPr>
        <w:tabs>
          <w:tab w:val="left" w:pos="5156"/>
        </w:tabs>
        <w:rPr>
          <w:b/>
          <w:bCs/>
          <w:color w:val="000000" w:themeColor="text1"/>
        </w:rPr>
      </w:pPr>
    </w:p>
    <w:p w14:paraId="02D2289E" w14:textId="4D5FEB93" w:rsidR="00D553C5" w:rsidRPr="00A32449" w:rsidRDefault="00D553C5" w:rsidP="00D553C5">
      <w:pPr>
        <w:tabs>
          <w:tab w:val="left" w:pos="5156"/>
        </w:tabs>
        <w:rPr>
          <w:b/>
          <w:bCs/>
          <w:color w:val="000000" w:themeColor="text1"/>
        </w:rPr>
      </w:pPr>
      <w:r w:rsidRPr="00A32449">
        <w:rPr>
          <w:b/>
          <w:bCs/>
          <w:color w:val="000000" w:themeColor="text1"/>
        </w:rPr>
        <w:t>Co-Author email addresses:</w:t>
      </w:r>
    </w:p>
    <w:p w14:paraId="536CF8D5" w14:textId="10A5C2B4" w:rsidR="00D553C5" w:rsidRPr="00591798" w:rsidRDefault="00D553C5" w:rsidP="00D553C5">
      <w:r w:rsidRPr="00591798">
        <w:t xml:space="preserve">Niall Power – </w:t>
      </w:r>
      <w:r w:rsidR="00E1196A" w:rsidRPr="00591798">
        <w:t>niall.power@</w:t>
      </w:r>
      <w:r w:rsidR="00E1196A">
        <w:t>swyt</w:t>
      </w:r>
      <w:r w:rsidR="00E1196A" w:rsidRPr="00591798">
        <w:t>.n</w:t>
      </w:r>
      <w:r w:rsidR="00E1196A">
        <w:t>hs.uk</w:t>
      </w:r>
    </w:p>
    <w:p w14:paraId="1692EF81" w14:textId="77777777" w:rsidR="00D553C5" w:rsidRPr="001D0AE5" w:rsidRDefault="00D553C5" w:rsidP="00D553C5">
      <w:pPr>
        <w:rPr>
          <w:lang w:val="pt-PT"/>
        </w:rPr>
      </w:pPr>
      <w:proofErr w:type="spellStart"/>
      <w:r w:rsidRPr="001D0AE5">
        <w:rPr>
          <w:lang w:val="pt-PT"/>
        </w:rPr>
        <w:t>Barbora</w:t>
      </w:r>
      <w:proofErr w:type="spellEnd"/>
      <w:r w:rsidRPr="001D0AE5">
        <w:rPr>
          <w:lang w:val="pt-PT"/>
        </w:rPr>
        <w:t xml:space="preserve"> </w:t>
      </w:r>
      <w:proofErr w:type="spellStart"/>
      <w:r w:rsidRPr="001D0AE5">
        <w:rPr>
          <w:lang w:val="pt-PT"/>
        </w:rPr>
        <w:t>Novakova</w:t>
      </w:r>
      <w:proofErr w:type="spellEnd"/>
      <w:r w:rsidRPr="001D0AE5">
        <w:rPr>
          <w:lang w:val="pt-PT"/>
        </w:rPr>
        <w:t xml:space="preserve"> – barbora.novakova@nhs.net</w:t>
      </w:r>
    </w:p>
    <w:p w14:paraId="1DFAF677" w14:textId="7BCF4D1B" w:rsidR="00D553C5" w:rsidRDefault="00D553C5" w:rsidP="00D553C5">
      <w:pPr>
        <w:rPr>
          <w:lang w:val="de-DE"/>
        </w:rPr>
      </w:pPr>
      <w:r w:rsidRPr="00591798">
        <w:rPr>
          <w:lang w:val="de-DE"/>
        </w:rPr>
        <w:t xml:space="preserve">Melanie </w:t>
      </w:r>
      <w:proofErr w:type="spellStart"/>
      <w:r w:rsidRPr="00591798">
        <w:rPr>
          <w:lang w:val="de-DE"/>
        </w:rPr>
        <w:t>Simmonds</w:t>
      </w:r>
      <w:proofErr w:type="spellEnd"/>
      <w:r w:rsidRPr="00591798">
        <w:rPr>
          <w:lang w:val="de-DE"/>
        </w:rPr>
        <w:t xml:space="preserve">-Buckley – </w:t>
      </w:r>
      <w:hyperlink r:id="rId12" w:history="1">
        <w:r w:rsidR="004E5A72" w:rsidRPr="00C5236B">
          <w:rPr>
            <w:rStyle w:val="Hyperlink"/>
            <w:lang w:val="de-DE"/>
          </w:rPr>
          <w:t>m.simmonds-buckley@sheffield.ac.uk</w:t>
        </w:r>
      </w:hyperlink>
    </w:p>
    <w:p w14:paraId="00E477E6" w14:textId="31103647" w:rsidR="004E5A72" w:rsidRPr="00591798" w:rsidRDefault="004E5A72" w:rsidP="00D553C5">
      <w:pPr>
        <w:rPr>
          <w:lang w:val="de-DE"/>
        </w:rPr>
      </w:pPr>
      <w:r w:rsidRPr="004804AB">
        <w:rPr>
          <w:lang w:val="de-DE"/>
        </w:rPr>
        <w:t xml:space="preserve">Wesley Kerr – </w:t>
      </w:r>
      <w:r w:rsidR="003316D0">
        <w:rPr>
          <w:lang w:val="de-DE"/>
        </w:rPr>
        <w:t>kerrw@pitt.edu</w:t>
      </w:r>
      <w:r w:rsidR="00A32449">
        <w:rPr>
          <w:lang w:val="de-DE"/>
        </w:rPr>
        <w:t xml:space="preserve"> </w:t>
      </w:r>
    </w:p>
    <w:p w14:paraId="3FCDFB76" w14:textId="77777777" w:rsidR="00D553C5" w:rsidRPr="00591798" w:rsidRDefault="00D553C5" w:rsidP="00D553C5">
      <w:pPr>
        <w:rPr>
          <w:lang w:val="de-DE"/>
        </w:rPr>
      </w:pPr>
      <w:r w:rsidRPr="00591798">
        <w:rPr>
          <w:lang w:val="de-DE"/>
        </w:rPr>
        <w:t xml:space="preserve">Markus </w:t>
      </w:r>
      <w:proofErr w:type="spellStart"/>
      <w:r w:rsidRPr="00591798">
        <w:rPr>
          <w:lang w:val="de-DE"/>
        </w:rPr>
        <w:t>Reuber</w:t>
      </w:r>
      <w:proofErr w:type="spellEnd"/>
      <w:r w:rsidRPr="00591798">
        <w:rPr>
          <w:lang w:val="de-DE"/>
        </w:rPr>
        <w:t xml:space="preserve"> – m.reuber@sheffield.ac.uk</w:t>
      </w:r>
    </w:p>
    <w:p w14:paraId="5C34BB9A" w14:textId="02315D82" w:rsidR="00D553C5" w:rsidRPr="001D0AE5" w:rsidRDefault="00D553C5" w:rsidP="00D553C5">
      <w:pPr>
        <w:rPr>
          <w:lang w:val="sv-SE"/>
        </w:rPr>
      </w:pPr>
      <w:r w:rsidRPr="001D0AE5">
        <w:rPr>
          <w:lang w:val="sv-SE"/>
        </w:rPr>
        <w:t xml:space="preserve">Stephen </w:t>
      </w:r>
      <w:proofErr w:type="spellStart"/>
      <w:r w:rsidRPr="001D0AE5">
        <w:rPr>
          <w:lang w:val="sv-SE"/>
        </w:rPr>
        <w:t>Kellett</w:t>
      </w:r>
      <w:proofErr w:type="spellEnd"/>
      <w:r w:rsidRPr="001D0AE5">
        <w:rPr>
          <w:lang w:val="sv-SE"/>
        </w:rPr>
        <w:t xml:space="preserve"> - stephen.kellett@nhs.net</w:t>
      </w:r>
    </w:p>
    <w:p w14:paraId="2631ED4E" w14:textId="46C5829B" w:rsidR="00D553C5" w:rsidRPr="001D0AE5" w:rsidRDefault="00D553C5" w:rsidP="00D553C5">
      <w:pPr>
        <w:rPr>
          <w:lang w:val="sv-SE"/>
        </w:rPr>
      </w:pPr>
      <w:r w:rsidRPr="001D0AE5">
        <w:rPr>
          <w:lang w:val="sv-SE"/>
        </w:rPr>
        <w:t>Gregg Rawlings – Gregg.Rawlings@</w:t>
      </w:r>
      <w:r w:rsidR="00CB1C45">
        <w:rPr>
          <w:lang w:val="sv-SE"/>
        </w:rPr>
        <w:t>sheffield.ac.uk</w:t>
      </w:r>
    </w:p>
    <w:p w14:paraId="3F16BB87" w14:textId="77777777" w:rsidR="00D553C5" w:rsidRPr="001D0AE5" w:rsidRDefault="00D553C5" w:rsidP="00D553C5">
      <w:pPr>
        <w:rPr>
          <w:color w:val="000000" w:themeColor="text1"/>
          <w:u w:val="single"/>
          <w:lang w:val="sv-SE"/>
        </w:rPr>
      </w:pPr>
    </w:p>
    <w:p w14:paraId="6624F498" w14:textId="5E913CD8" w:rsidR="00D553C5" w:rsidRPr="007D5E17" w:rsidRDefault="007D5E17" w:rsidP="00D553C5">
      <w:pPr>
        <w:rPr>
          <w:b/>
          <w:bCs/>
          <w:color w:val="000000" w:themeColor="text1"/>
        </w:rPr>
      </w:pPr>
      <w:r>
        <w:rPr>
          <w:b/>
          <w:bCs/>
          <w:color w:val="000000" w:themeColor="text1"/>
        </w:rPr>
        <w:t>ORCID</w:t>
      </w:r>
      <w:r w:rsidR="00D553C5" w:rsidRPr="007D5E17">
        <w:rPr>
          <w:b/>
          <w:bCs/>
          <w:color w:val="000000" w:themeColor="text1"/>
        </w:rPr>
        <w:t xml:space="preserve"> ID</w:t>
      </w:r>
      <w:r w:rsidRPr="007D5E17">
        <w:rPr>
          <w:b/>
          <w:bCs/>
          <w:color w:val="000000" w:themeColor="text1"/>
        </w:rPr>
        <w:t>:</w:t>
      </w:r>
    </w:p>
    <w:p w14:paraId="32C86128" w14:textId="77777777" w:rsidR="00D553C5" w:rsidRPr="00591798" w:rsidRDefault="00D553C5" w:rsidP="00D553C5">
      <w:r w:rsidRPr="00591798">
        <w:t>Chris Gaskell - 0000-0002-7589-5246</w:t>
      </w:r>
    </w:p>
    <w:p w14:paraId="4C4411A0" w14:textId="77777777" w:rsidR="00D553C5" w:rsidRPr="00591798" w:rsidRDefault="00D553C5" w:rsidP="00D553C5">
      <w:r w:rsidRPr="00591798">
        <w:t>Niall Power - 0000-0002-7788-7418</w:t>
      </w:r>
    </w:p>
    <w:p w14:paraId="6A64F5A6" w14:textId="77777777" w:rsidR="00D553C5" w:rsidRPr="00591798" w:rsidRDefault="00D553C5" w:rsidP="00D553C5">
      <w:proofErr w:type="spellStart"/>
      <w:r w:rsidRPr="00591798">
        <w:t>Barbora</w:t>
      </w:r>
      <w:proofErr w:type="spellEnd"/>
      <w:r w:rsidRPr="00591798">
        <w:t xml:space="preserve"> </w:t>
      </w:r>
      <w:proofErr w:type="spellStart"/>
      <w:r w:rsidRPr="00591798">
        <w:t>Novakova</w:t>
      </w:r>
      <w:proofErr w:type="spellEnd"/>
      <w:r w:rsidRPr="00591798">
        <w:t xml:space="preserve"> – 0000-0001-9638-7032</w:t>
      </w:r>
    </w:p>
    <w:p w14:paraId="3E30C8EE" w14:textId="77777777" w:rsidR="00D553C5" w:rsidRPr="00576946" w:rsidRDefault="00D553C5" w:rsidP="00D553C5">
      <w:pPr>
        <w:rPr>
          <w:lang w:val="de-DE"/>
        </w:rPr>
      </w:pPr>
      <w:r w:rsidRPr="00576946">
        <w:rPr>
          <w:lang w:val="de-DE"/>
        </w:rPr>
        <w:t xml:space="preserve">Mel </w:t>
      </w:r>
      <w:proofErr w:type="spellStart"/>
      <w:r w:rsidRPr="00576946">
        <w:rPr>
          <w:lang w:val="de-DE"/>
        </w:rPr>
        <w:t>Simmonds</w:t>
      </w:r>
      <w:proofErr w:type="spellEnd"/>
      <w:r w:rsidRPr="00576946">
        <w:rPr>
          <w:lang w:val="de-DE"/>
        </w:rPr>
        <w:t>-Buckley - 0000-0003-3808-4134</w:t>
      </w:r>
    </w:p>
    <w:p w14:paraId="12914622" w14:textId="180B224A" w:rsidR="004E5A72" w:rsidRPr="00576946" w:rsidRDefault="004E5A72" w:rsidP="00D553C5">
      <w:pPr>
        <w:rPr>
          <w:lang w:val="de-DE"/>
        </w:rPr>
      </w:pPr>
      <w:r w:rsidRPr="00576946">
        <w:rPr>
          <w:lang w:val="de-DE"/>
        </w:rPr>
        <w:lastRenderedPageBreak/>
        <w:t xml:space="preserve">Wesley Kerr – </w:t>
      </w:r>
      <w:r w:rsidR="00AE1321" w:rsidRPr="00576946">
        <w:rPr>
          <w:lang w:val="de-DE"/>
        </w:rPr>
        <w:t>0000-0002-5546-5951</w:t>
      </w:r>
    </w:p>
    <w:p w14:paraId="70993451" w14:textId="77777777" w:rsidR="00D553C5" w:rsidRPr="00576946" w:rsidRDefault="00D553C5" w:rsidP="00D553C5">
      <w:pPr>
        <w:rPr>
          <w:lang w:val="de-DE"/>
        </w:rPr>
      </w:pPr>
      <w:r w:rsidRPr="00576946">
        <w:rPr>
          <w:lang w:val="de-DE"/>
        </w:rPr>
        <w:t xml:space="preserve">Markus </w:t>
      </w:r>
      <w:proofErr w:type="spellStart"/>
      <w:r w:rsidRPr="00576946">
        <w:rPr>
          <w:lang w:val="de-DE"/>
        </w:rPr>
        <w:t>Reuber</w:t>
      </w:r>
      <w:proofErr w:type="spellEnd"/>
      <w:r w:rsidRPr="00576946">
        <w:rPr>
          <w:lang w:val="de-DE"/>
        </w:rPr>
        <w:t xml:space="preserve"> – 0000-0002-4104-6705</w:t>
      </w:r>
    </w:p>
    <w:p w14:paraId="4078E9CF" w14:textId="77777777" w:rsidR="00D553C5" w:rsidRPr="00576946" w:rsidRDefault="00D553C5" w:rsidP="00D553C5">
      <w:pPr>
        <w:rPr>
          <w:lang w:val="de-DE"/>
        </w:rPr>
      </w:pPr>
      <w:r w:rsidRPr="00576946">
        <w:rPr>
          <w:lang w:val="de-DE"/>
        </w:rPr>
        <w:t xml:space="preserve">Stephen </w:t>
      </w:r>
      <w:proofErr w:type="spellStart"/>
      <w:r w:rsidRPr="00576946">
        <w:rPr>
          <w:lang w:val="de-DE"/>
        </w:rPr>
        <w:t>Kellett</w:t>
      </w:r>
      <w:proofErr w:type="spellEnd"/>
      <w:r w:rsidRPr="00576946">
        <w:rPr>
          <w:lang w:val="de-DE"/>
        </w:rPr>
        <w:t xml:space="preserve"> - </w:t>
      </w:r>
      <w:hyperlink r:id="rId13" w:history="1">
        <w:r w:rsidRPr="00576946">
          <w:rPr>
            <w:rStyle w:val="Hyperlink"/>
            <w:lang w:val="de-DE"/>
          </w:rPr>
          <w:t>0000-0001-6034-4495</w:t>
        </w:r>
      </w:hyperlink>
    </w:p>
    <w:p w14:paraId="79AE70B4" w14:textId="77777777" w:rsidR="00D553C5" w:rsidRPr="00591798" w:rsidRDefault="00D553C5" w:rsidP="00D553C5">
      <w:r w:rsidRPr="00591798">
        <w:t>Gregg Rawlings – 0000-0003-4962-3551</w:t>
      </w:r>
    </w:p>
    <w:p w14:paraId="3426A6AC" w14:textId="77777777" w:rsidR="00D553C5" w:rsidRPr="00591798" w:rsidRDefault="00D553C5" w:rsidP="00D553C5"/>
    <w:p w14:paraId="49D4E2EF" w14:textId="318D1ABE" w:rsidR="00D553C5" w:rsidRPr="00591798" w:rsidRDefault="00D553C5" w:rsidP="00D553C5">
      <w:pPr>
        <w:tabs>
          <w:tab w:val="left" w:pos="5156"/>
        </w:tabs>
        <w:rPr>
          <w:color w:val="000000" w:themeColor="text1"/>
        </w:rPr>
      </w:pPr>
      <w:r w:rsidRPr="00591798">
        <w:rPr>
          <w:color w:val="000000" w:themeColor="text1"/>
        </w:rPr>
        <w:t xml:space="preserve">Abstract word count: </w:t>
      </w:r>
    </w:p>
    <w:p w14:paraId="0712CB7C" w14:textId="42249AEB" w:rsidR="00D553C5" w:rsidRPr="00591798" w:rsidRDefault="00D553C5" w:rsidP="00D553C5">
      <w:pPr>
        <w:tabs>
          <w:tab w:val="left" w:pos="5156"/>
        </w:tabs>
        <w:rPr>
          <w:color w:val="000000" w:themeColor="text1"/>
        </w:rPr>
      </w:pPr>
      <w:r w:rsidRPr="00591798">
        <w:rPr>
          <w:color w:val="000000" w:themeColor="text1"/>
        </w:rPr>
        <w:t xml:space="preserve">Manuscript word count: </w:t>
      </w:r>
      <w:r w:rsidR="00BA4093">
        <w:rPr>
          <w:color w:val="000000" w:themeColor="text1"/>
        </w:rPr>
        <w:t>3</w:t>
      </w:r>
      <w:r w:rsidR="00B415C4">
        <w:rPr>
          <w:color w:val="000000" w:themeColor="text1"/>
        </w:rPr>
        <w:t>589</w:t>
      </w:r>
    </w:p>
    <w:p w14:paraId="771513A8" w14:textId="191F2DCE" w:rsidR="00D553C5" w:rsidRPr="00591798" w:rsidRDefault="00D553C5" w:rsidP="00D553C5">
      <w:pPr>
        <w:tabs>
          <w:tab w:val="left" w:pos="5156"/>
        </w:tabs>
        <w:rPr>
          <w:color w:val="000000" w:themeColor="text1"/>
        </w:rPr>
      </w:pPr>
      <w:r w:rsidRPr="00591798">
        <w:rPr>
          <w:color w:val="000000" w:themeColor="text1"/>
        </w:rPr>
        <w:t xml:space="preserve">Number of tables:  </w:t>
      </w:r>
    </w:p>
    <w:p w14:paraId="7EA01C66" w14:textId="4A7C2EE0" w:rsidR="00D553C5" w:rsidRPr="00591798" w:rsidRDefault="00D553C5" w:rsidP="00D553C5">
      <w:pPr>
        <w:tabs>
          <w:tab w:val="left" w:pos="5156"/>
        </w:tabs>
        <w:rPr>
          <w:color w:val="000000" w:themeColor="text1"/>
        </w:rPr>
      </w:pPr>
      <w:r w:rsidRPr="00591798">
        <w:rPr>
          <w:color w:val="000000" w:themeColor="text1"/>
        </w:rPr>
        <w:t xml:space="preserve">Number of figures: </w:t>
      </w:r>
    </w:p>
    <w:p w14:paraId="13D6CFC1" w14:textId="567025A2" w:rsidR="00177BE6" w:rsidRPr="00591798" w:rsidRDefault="00D553C5" w:rsidP="00D553C5">
      <w:pPr>
        <w:tabs>
          <w:tab w:val="left" w:pos="5156"/>
        </w:tabs>
        <w:rPr>
          <w:color w:val="000000" w:themeColor="text1"/>
        </w:rPr>
      </w:pPr>
      <w:r w:rsidRPr="00591798">
        <w:rPr>
          <w:color w:val="000000" w:themeColor="text1"/>
        </w:rPr>
        <w:t xml:space="preserve">Number of pages: </w:t>
      </w:r>
    </w:p>
    <w:p w14:paraId="3D3DEBCA" w14:textId="77777777" w:rsidR="00896900" w:rsidRPr="00057AAC" w:rsidRDefault="00896900" w:rsidP="00057AAC"/>
    <w:p w14:paraId="0050EF93" w14:textId="77777777" w:rsidR="00896900" w:rsidRPr="00057AAC" w:rsidRDefault="00896900" w:rsidP="00057AAC"/>
    <w:p w14:paraId="6F164608" w14:textId="77777777" w:rsidR="00896900" w:rsidRPr="00057AAC" w:rsidRDefault="00896900" w:rsidP="00057AAC"/>
    <w:p w14:paraId="6B58EA8F" w14:textId="77777777" w:rsidR="00896900" w:rsidRPr="00057AAC" w:rsidRDefault="00896900" w:rsidP="00057AAC"/>
    <w:p w14:paraId="1518C9C0" w14:textId="77777777" w:rsidR="00896900" w:rsidRPr="00057AAC" w:rsidRDefault="00896900" w:rsidP="00057AAC"/>
    <w:p w14:paraId="761F5B6B" w14:textId="77777777" w:rsidR="00896900" w:rsidRPr="00057AAC" w:rsidRDefault="00896900" w:rsidP="00057AAC"/>
    <w:p w14:paraId="0D522791" w14:textId="7FC3BB61" w:rsidR="00896900" w:rsidRDefault="00896900" w:rsidP="00057AAC"/>
    <w:p w14:paraId="12F87AB1" w14:textId="618794EB" w:rsidR="00057AAC" w:rsidRDefault="00057AAC" w:rsidP="00057AAC"/>
    <w:p w14:paraId="2968D330" w14:textId="357AADC8" w:rsidR="00057AAC" w:rsidRDefault="00057AAC" w:rsidP="00057AAC"/>
    <w:p w14:paraId="3E69A73A" w14:textId="7641202D" w:rsidR="00057AAC" w:rsidRDefault="00057AAC" w:rsidP="00057AAC"/>
    <w:p w14:paraId="3B7C62D2" w14:textId="2DE7F186" w:rsidR="00057AAC" w:rsidRDefault="00057AAC" w:rsidP="00057AAC"/>
    <w:p w14:paraId="36297659" w14:textId="6FAE17E9" w:rsidR="00057AAC" w:rsidRDefault="00057AAC" w:rsidP="00057AAC"/>
    <w:p w14:paraId="04D82ED9" w14:textId="7489EF34" w:rsidR="00057AAC" w:rsidRDefault="00057AAC" w:rsidP="00057AAC"/>
    <w:p w14:paraId="6AAA9CD1" w14:textId="2E4EF2BE" w:rsidR="00057AAC" w:rsidRDefault="00057AAC" w:rsidP="00057AAC"/>
    <w:p w14:paraId="25C31D52" w14:textId="49489267" w:rsidR="00057AAC" w:rsidRDefault="00057AAC" w:rsidP="00057AAC"/>
    <w:p w14:paraId="00255B6E" w14:textId="34312E8E" w:rsidR="00057AAC" w:rsidRDefault="00057AAC" w:rsidP="00057AAC"/>
    <w:p w14:paraId="5DD3BBC7" w14:textId="1ED7A061" w:rsidR="00057AAC" w:rsidRDefault="00057AAC" w:rsidP="00057AAC"/>
    <w:p w14:paraId="51306FF8" w14:textId="4A4468EA" w:rsidR="00057AAC" w:rsidRDefault="00057AAC" w:rsidP="00057AAC"/>
    <w:p w14:paraId="3D79C175" w14:textId="02FF874A" w:rsidR="00057AAC" w:rsidRDefault="00057AAC" w:rsidP="00057AAC"/>
    <w:p w14:paraId="1FF5D6EF" w14:textId="35435962" w:rsidR="00057AAC" w:rsidRDefault="00057AAC" w:rsidP="00057AAC"/>
    <w:p w14:paraId="73C8C4D0" w14:textId="783352F3" w:rsidR="00057AAC" w:rsidRDefault="00057AAC" w:rsidP="00057AAC"/>
    <w:p w14:paraId="640229FD" w14:textId="4211B689" w:rsidR="00057AAC" w:rsidRDefault="00057AAC" w:rsidP="00057AAC"/>
    <w:p w14:paraId="3C9487A0" w14:textId="2923E782" w:rsidR="00057AAC" w:rsidRDefault="00057AAC" w:rsidP="00057AAC"/>
    <w:p w14:paraId="61752CA8" w14:textId="673F1F57" w:rsidR="00057AAC" w:rsidRDefault="00057AAC" w:rsidP="00057AAC"/>
    <w:p w14:paraId="7BA24589" w14:textId="1B529F6B" w:rsidR="00057AAC" w:rsidRDefault="00057AAC" w:rsidP="00057AAC"/>
    <w:p w14:paraId="4BBA8F15" w14:textId="4F0FEFD8" w:rsidR="00057AAC" w:rsidRDefault="00057AAC" w:rsidP="00057AAC"/>
    <w:p w14:paraId="31711BCB" w14:textId="5B440AEB" w:rsidR="00057AAC" w:rsidRDefault="00057AAC" w:rsidP="00057AAC"/>
    <w:p w14:paraId="5C63C0D8" w14:textId="79EA18C0" w:rsidR="00057AAC" w:rsidRDefault="00057AAC" w:rsidP="00057AAC"/>
    <w:p w14:paraId="24C46860" w14:textId="1DE4F0A3" w:rsidR="00057AAC" w:rsidRDefault="00057AAC" w:rsidP="00057AAC"/>
    <w:p w14:paraId="72F054CF" w14:textId="08F280DD" w:rsidR="00057AAC" w:rsidRDefault="00057AAC" w:rsidP="00057AAC"/>
    <w:p w14:paraId="5A4654E8" w14:textId="57343214" w:rsidR="00057AAC" w:rsidRDefault="00057AAC" w:rsidP="00057AAC"/>
    <w:p w14:paraId="08721564" w14:textId="1BAB54ED" w:rsidR="00057AAC" w:rsidRDefault="00057AAC" w:rsidP="00057AAC"/>
    <w:p w14:paraId="16E5D966" w14:textId="0AD1D49B" w:rsidR="00057AAC" w:rsidRDefault="00057AAC" w:rsidP="00057AAC"/>
    <w:p w14:paraId="2ED5FAC7" w14:textId="62026E2C" w:rsidR="00057AAC" w:rsidRDefault="00057AAC" w:rsidP="00057AAC"/>
    <w:p w14:paraId="12496B93" w14:textId="77777777" w:rsidR="00057AAC" w:rsidRPr="00057AAC" w:rsidRDefault="00057AAC" w:rsidP="00057AAC"/>
    <w:p w14:paraId="59441B84" w14:textId="77777777" w:rsidR="00896900" w:rsidRPr="00057AAC" w:rsidRDefault="00896900" w:rsidP="00057AAC"/>
    <w:p w14:paraId="7735E6BF" w14:textId="56E90984" w:rsidR="00896900" w:rsidRPr="00057AAC" w:rsidRDefault="00896900" w:rsidP="00057AAC">
      <w:pPr>
        <w:spacing w:line="480" w:lineRule="auto"/>
        <w:jc w:val="center"/>
        <w:rPr>
          <w:b/>
          <w:bCs/>
        </w:rPr>
      </w:pPr>
      <w:r w:rsidRPr="00057AAC">
        <w:rPr>
          <w:b/>
          <w:bCs/>
        </w:rPr>
        <w:lastRenderedPageBreak/>
        <w:t>Abstract</w:t>
      </w:r>
    </w:p>
    <w:p w14:paraId="52CE7EF3" w14:textId="77777777" w:rsidR="00057AAC" w:rsidRPr="00057AAC" w:rsidRDefault="00057AAC" w:rsidP="00057AAC">
      <w:pPr>
        <w:jc w:val="center"/>
      </w:pPr>
    </w:p>
    <w:p w14:paraId="69E22F03" w14:textId="0DA67591" w:rsidR="00896900" w:rsidRPr="00057AAC" w:rsidRDefault="00896900" w:rsidP="00896900">
      <w:pPr>
        <w:pStyle w:val="BodyText"/>
        <w:rPr>
          <w:rFonts w:cs="Times New Roman"/>
        </w:rPr>
      </w:pPr>
      <w:r w:rsidRPr="00057AAC">
        <w:rPr>
          <w:rFonts w:cs="Times New Roman"/>
          <w:b/>
          <w:bCs/>
        </w:rPr>
        <w:t>Background</w:t>
      </w:r>
      <w:r w:rsidRPr="00057AAC">
        <w:rPr>
          <w:rFonts w:cs="Times New Roman"/>
        </w:rPr>
        <w:t>: Psychological interventions are the most recommended treatment for functional</w:t>
      </w:r>
      <w:commentRangeStart w:id="1"/>
      <w:r w:rsidRPr="00057AAC">
        <w:rPr>
          <w:rFonts w:cs="Times New Roman"/>
        </w:rPr>
        <w:t xml:space="preserve"> / </w:t>
      </w:r>
      <w:commentRangeEnd w:id="1"/>
      <w:r w:rsidR="00F0292B">
        <w:rPr>
          <w:rStyle w:val="CommentReference"/>
          <w:rFonts w:asciiTheme="minorHAnsi" w:hAnsiTheme="minorHAnsi"/>
        </w:rPr>
        <w:commentReference w:id="1"/>
      </w:r>
      <w:r w:rsidRPr="00057AAC">
        <w:rPr>
          <w:rFonts w:cs="Times New Roman"/>
        </w:rPr>
        <w:t>dissociative seizures (FDS). We synthesise the evidence involving psychological interventions for FDS that have examined a seizure-related outcome; use meta-analytic methods to analyse data collected during treatment and follow-up phase</w:t>
      </w:r>
      <w:ins w:id="2" w:author="Chris Gaskell" w:date="2023-10-18T18:04:00Z">
        <w:r w:rsidR="00CE622C">
          <w:rPr>
            <w:rFonts w:cs="Times New Roman"/>
          </w:rPr>
          <w:t>s</w:t>
        </w:r>
      </w:ins>
      <w:r w:rsidRPr="00057AAC">
        <w:rPr>
          <w:rFonts w:cs="Times New Roman"/>
        </w:rPr>
        <w:t xml:space="preserve">; and explore sources of heterogeneity </w:t>
      </w:r>
      <w:ins w:id="3" w:author="Chris Gaskell" w:date="2023-10-18T18:05:00Z">
        <w:r w:rsidR="00B74104">
          <w:rPr>
            <w:rFonts w:cs="Times New Roman"/>
          </w:rPr>
          <w:t>between</w:t>
        </w:r>
      </w:ins>
      <w:del w:id="4" w:author="Chris Gaskell" w:date="2023-10-18T18:04:00Z">
        <w:r w:rsidRPr="00057AAC" w:rsidDel="007D533C">
          <w:rPr>
            <w:rFonts w:cs="Times New Roman"/>
          </w:rPr>
          <w:delText>in</w:delText>
        </w:r>
      </w:del>
      <w:r w:rsidRPr="00057AAC">
        <w:rPr>
          <w:rFonts w:cs="Times New Roman"/>
        </w:rPr>
        <w:t xml:space="preserve"> outcomes using moderator analyses.  </w:t>
      </w:r>
    </w:p>
    <w:p w14:paraId="25326939" w14:textId="77777777" w:rsidR="00896900" w:rsidRPr="00057AAC" w:rsidRDefault="00896900" w:rsidP="00896900">
      <w:pPr>
        <w:pStyle w:val="BodyText2"/>
        <w:rPr>
          <w:rFonts w:ascii="Times New Roman" w:hAnsi="Times New Roman" w:cs="Times New Roman"/>
        </w:rPr>
      </w:pPr>
      <w:r w:rsidRPr="00057AAC">
        <w:rPr>
          <w:rFonts w:ascii="Times New Roman" w:hAnsi="Times New Roman" w:cs="Times New Roman"/>
          <w:b/>
          <w:bCs/>
        </w:rPr>
        <w:t>Methods:</w:t>
      </w:r>
      <w:r w:rsidRPr="00057AAC">
        <w:rPr>
          <w:rFonts w:ascii="Times New Roman" w:hAnsi="Times New Roman" w:cs="Times New Roman"/>
        </w:rPr>
        <w:t xml:space="preserve"> In February 2023, we updated a systematic search from February 2022 of four electronic databases</w:t>
      </w:r>
      <w:r w:rsidRPr="00057AAC">
        <w:rPr>
          <w:rFonts w:ascii="Times New Roman" w:hAnsi="Times New Roman" w:cs="Times New Roman"/>
          <w:lang w:eastAsia="en-GB"/>
        </w:rPr>
        <w:t xml:space="preserve">. We included data collected from randomised control trials and observational cohort studies.  </w:t>
      </w:r>
      <w:r w:rsidRPr="00057AAC">
        <w:rPr>
          <w:rFonts w:ascii="Times New Roman" w:hAnsi="Times New Roman" w:cs="Times New Roman"/>
        </w:rPr>
        <w:t xml:space="preserve"> </w:t>
      </w:r>
    </w:p>
    <w:p w14:paraId="19FB6F19" w14:textId="341BF3F5" w:rsidR="00896900" w:rsidRPr="00336BF1" w:rsidRDefault="00896900" w:rsidP="00896900">
      <w:pPr>
        <w:pStyle w:val="BodyText2"/>
        <w:rPr>
          <w:rFonts w:ascii="Times New Roman" w:hAnsi="Times New Roman" w:cs="Times New Roman"/>
        </w:rPr>
      </w:pPr>
      <w:r w:rsidRPr="00057AAC">
        <w:rPr>
          <w:rFonts w:ascii="Times New Roman" w:hAnsi="Times New Roman" w:cs="Times New Roman"/>
          <w:b/>
          <w:bCs/>
        </w:rPr>
        <w:t xml:space="preserve">Results: </w:t>
      </w:r>
      <w:r w:rsidRPr="00057AAC">
        <w:rPr>
          <w:rFonts w:ascii="Times New Roman" w:hAnsi="Times New Roman" w:cs="Times New Roman"/>
        </w:rPr>
        <w:t>Overall, 44 relevant studies were identified involving 1300 patients. Most were categori</w:t>
      </w:r>
      <w:ins w:id="5" w:author="Chris Gaskell" w:date="2023-10-18T18:06:00Z">
        <w:r w:rsidR="002B57FD">
          <w:rPr>
            <w:rFonts w:ascii="Times New Roman" w:hAnsi="Times New Roman" w:cs="Times New Roman"/>
          </w:rPr>
          <w:t>s</w:t>
        </w:r>
      </w:ins>
      <w:r w:rsidRPr="00057AAC">
        <w:rPr>
          <w:rFonts w:ascii="Times New Roman" w:hAnsi="Times New Roman" w:cs="Times New Roman"/>
        </w:rPr>
        <w:t xml:space="preserve">ed as high (39.5%) or medium (41.9%) risk of bias. Seizure frequency was examined in all but one study; seizure intensity, severity or </w:t>
      </w:r>
      <w:proofErr w:type="spellStart"/>
      <w:r w:rsidRPr="00057AAC">
        <w:rPr>
          <w:rFonts w:ascii="Times New Roman" w:hAnsi="Times New Roman" w:cs="Times New Roman"/>
        </w:rPr>
        <w:t>bothersomeness</w:t>
      </w:r>
      <w:proofErr w:type="spellEnd"/>
      <w:r w:rsidRPr="00057AAC">
        <w:rPr>
          <w:rFonts w:ascii="Times New Roman" w:hAnsi="Times New Roman" w:cs="Times New Roman"/>
        </w:rPr>
        <w:t xml:space="preserve"> in ten; and seizure duration and cluster in one study each. Meta-analyses could be performed on seizure freedom and seizure reduction. A pooled estimate for seizure freedom post-treatment was 40% reducing to 36% at follow-up. Treatment setting was the only significant moderator. Pooled rates for seizure improvement (</w:t>
      </w:r>
      <w:r w:rsidR="00336BF1">
        <w:rPr>
          <w:rFonts w:ascii="Times New Roman" w:hAnsi="Times New Roman" w:cs="Times New Roman"/>
        </w:rPr>
        <w:t>indicated by patients report</w:t>
      </w:r>
      <w:ins w:id="6" w:author="Chris Gaskell" w:date="2023-10-18T18:07:00Z">
        <w:r w:rsidR="007C391E">
          <w:rPr>
            <w:rFonts w:ascii="Times New Roman" w:hAnsi="Times New Roman" w:cs="Times New Roman"/>
          </w:rPr>
          <w:t>ing</w:t>
        </w:r>
      </w:ins>
      <w:del w:id="7" w:author="Chris Gaskell" w:date="2023-10-18T18:07:00Z">
        <w:r w:rsidR="00336BF1" w:rsidDel="007C391E">
          <w:rPr>
            <w:rFonts w:ascii="Times New Roman" w:hAnsi="Times New Roman" w:cs="Times New Roman"/>
          </w:rPr>
          <w:delText>ed</w:delText>
        </w:r>
      </w:del>
      <w:r w:rsidR="00336BF1">
        <w:rPr>
          <w:rFonts w:ascii="Times New Roman" w:hAnsi="Times New Roman" w:cs="Times New Roman"/>
        </w:rPr>
        <w:t xml:space="preserve"> </w:t>
      </w:r>
      <w:del w:id="8" w:author="Chris Gaskell" w:date="2023-10-18T18:07:00Z">
        <w:r w:rsidR="00336BF1" w:rsidDel="00AB1A42">
          <w:rPr>
            <w:rFonts w:ascii="Times New Roman" w:hAnsi="Times New Roman" w:cs="Times New Roman"/>
          </w:rPr>
          <w:delText xml:space="preserve">at least a </w:delText>
        </w:r>
      </w:del>
      <w:ins w:id="9" w:author="Chris Gaskell" w:date="2023-10-18T18:07:00Z">
        <w:r w:rsidR="00AB1A42">
          <w:rPr>
            <w:rFonts w:ascii="Times New Roman" w:hAnsi="Times New Roman" w:cs="Times New Roman"/>
          </w:rPr>
          <w:t>≥</w:t>
        </w:r>
      </w:ins>
      <w:r w:rsidRPr="00057AAC">
        <w:rPr>
          <w:rFonts w:ascii="Times New Roman" w:hAnsi="Times New Roman" w:cs="Times New Roman"/>
        </w:rPr>
        <w:t xml:space="preserve">50% improvement in seizure frequency) were higher at 66% and 75%. Examining group level seizure frequency data, a moderate </w:t>
      </w:r>
      <w:ins w:id="10" w:author="Chris Gaskell" w:date="2023-10-18T18:07:00Z">
        <w:r w:rsidR="00AB1A42">
          <w:rPr>
            <w:rFonts w:ascii="Times New Roman" w:hAnsi="Times New Roman" w:cs="Times New Roman"/>
          </w:rPr>
          <w:t xml:space="preserve">pooled </w:t>
        </w:r>
      </w:ins>
      <w:r w:rsidRPr="00057AAC">
        <w:rPr>
          <w:rFonts w:ascii="Times New Roman" w:hAnsi="Times New Roman" w:cs="Times New Roman"/>
        </w:rPr>
        <w:t>effect size (</w:t>
      </w:r>
      <w:r w:rsidRPr="00057AAC">
        <w:rPr>
          <w:rFonts w:ascii="Times New Roman" w:hAnsi="Times New Roman" w:cs="Times New Roman"/>
          <w:i/>
          <w:iCs/>
        </w:rPr>
        <w:t>d</w:t>
      </w:r>
      <w:r w:rsidRPr="00057AAC">
        <w:rPr>
          <w:rFonts w:ascii="Times New Roman" w:hAnsi="Times New Roman" w:cs="Times New Roman"/>
        </w:rPr>
        <w:t xml:space="preserve">=0.53) was observed during the treatment phase. Analysis of median change revealed a reduction of five seizures per month. </w:t>
      </w:r>
    </w:p>
    <w:p w14:paraId="4F6286F9" w14:textId="3ADAED90" w:rsidR="00057AAC" w:rsidRPr="00057AAC" w:rsidRDefault="00896900" w:rsidP="00057AAC">
      <w:pPr>
        <w:pStyle w:val="BodyText2"/>
        <w:rPr>
          <w:rFonts w:ascii="Times New Roman" w:hAnsi="Times New Roman" w:cs="Times New Roman"/>
        </w:rPr>
      </w:pPr>
      <w:r w:rsidRPr="00057AAC">
        <w:rPr>
          <w:rFonts w:ascii="Times New Roman" w:hAnsi="Times New Roman" w:cs="Times New Roman"/>
          <w:b/>
          <w:bCs/>
        </w:rPr>
        <w:t>Conclusion:</w:t>
      </w:r>
      <w:r w:rsidRPr="00057AAC">
        <w:rPr>
          <w:rFonts w:ascii="Times New Roman" w:hAnsi="Times New Roman" w:cs="Times New Roman"/>
        </w:rPr>
        <w:t xml:space="preserve"> Combined with the results from a complementary previous meta-analysis performed by the current authors on non-seizure-related outcomes in the treatment of FDS, </w:t>
      </w:r>
      <w:r w:rsidRPr="00057AAC">
        <w:rPr>
          <w:rFonts w:ascii="Times New Roman" w:hAnsi="Times New Roman" w:cs="Times New Roman"/>
        </w:rPr>
        <w:lastRenderedPageBreak/>
        <w:t xml:space="preserve">psychological interventions are associated with a significant reduction in seizure frequency and cessation, and </w:t>
      </w:r>
      <w:ins w:id="11" w:author="Chris Gaskell" w:date="2023-10-18T18:08:00Z">
        <w:r w:rsidR="00971F94">
          <w:rPr>
            <w:rFonts w:ascii="Times New Roman" w:hAnsi="Times New Roman" w:cs="Times New Roman"/>
          </w:rPr>
          <w:t xml:space="preserve">improvements across a range of </w:t>
        </w:r>
      </w:ins>
      <w:r w:rsidRPr="00057AAC">
        <w:rPr>
          <w:rFonts w:ascii="Times New Roman" w:hAnsi="Times New Roman" w:cs="Times New Roman"/>
        </w:rPr>
        <w:t xml:space="preserve">non-seizure related measures.  </w:t>
      </w:r>
    </w:p>
    <w:p w14:paraId="7835E008" w14:textId="77777777" w:rsidR="00057AAC" w:rsidRPr="00057AAC" w:rsidRDefault="00057AAC" w:rsidP="00057AAC">
      <w:pPr>
        <w:pStyle w:val="BodyText2"/>
        <w:rPr>
          <w:rFonts w:ascii="Times New Roman" w:hAnsi="Times New Roman" w:cs="Times New Roman"/>
        </w:rPr>
      </w:pPr>
    </w:p>
    <w:p w14:paraId="080113DB" w14:textId="11E0CD6F" w:rsidR="00A02F6E" w:rsidRPr="00057AAC" w:rsidRDefault="00954769" w:rsidP="00057AAC">
      <w:pPr>
        <w:pStyle w:val="BodyText2"/>
        <w:rPr>
          <w:rFonts w:ascii="Times New Roman" w:hAnsi="Times New Roman" w:cs="Times New Roman"/>
        </w:rPr>
      </w:pPr>
      <w:r w:rsidRPr="00057AAC">
        <w:rPr>
          <w:rFonts w:ascii="Times New Roman" w:hAnsi="Times New Roman" w:cs="Times New Roman"/>
          <w:b/>
          <w:bCs/>
        </w:rPr>
        <w:t>What is already known on the topic</w:t>
      </w:r>
      <w:r w:rsidRPr="00057AAC">
        <w:rPr>
          <w:rFonts w:ascii="Times New Roman" w:hAnsi="Times New Roman" w:cs="Times New Roman"/>
        </w:rPr>
        <w:t>?</w:t>
      </w:r>
    </w:p>
    <w:p w14:paraId="2185A1E2" w14:textId="77777777" w:rsidR="00057AAC" w:rsidRPr="00954769" w:rsidRDefault="00057AAC" w:rsidP="00057AAC">
      <w:pPr>
        <w:pStyle w:val="BodyText"/>
        <w:numPr>
          <w:ilvl w:val="0"/>
          <w:numId w:val="37"/>
        </w:numPr>
        <w:rPr>
          <w:b/>
          <w:bCs/>
        </w:rPr>
      </w:pPr>
      <w:r>
        <w:rPr>
          <w:rFonts w:cs="Times New Roman"/>
          <w:color w:val="000000"/>
        </w:rPr>
        <w:t>A</w:t>
      </w:r>
      <w:r w:rsidRPr="004804AB">
        <w:rPr>
          <w:rFonts w:cs="Times New Roman"/>
          <w:color w:val="000000"/>
        </w:rPr>
        <w:t xml:space="preserve"> range of interventions have been investigated for </w:t>
      </w:r>
      <w:r>
        <w:rPr>
          <w:rFonts w:cs="Times New Roman"/>
          <w:color w:val="000000"/>
        </w:rPr>
        <w:t>functional / dissociative seizures (FDS)</w:t>
      </w:r>
      <w:r w:rsidRPr="004804AB">
        <w:rPr>
          <w:rFonts w:cs="Times New Roman"/>
          <w:color w:val="000000"/>
        </w:rPr>
        <w:t>, including neuromodulation</w:t>
      </w:r>
      <w:r>
        <w:rPr>
          <w:rFonts w:cs="Times New Roman"/>
          <w:color w:val="000000"/>
        </w:rPr>
        <w:t xml:space="preserve">, </w:t>
      </w:r>
      <w:r w:rsidRPr="004804AB">
        <w:rPr>
          <w:rFonts w:cs="Times New Roman"/>
          <w:color w:val="000000"/>
        </w:rPr>
        <w:t>anti-depressant medication, and physiotherapy</w:t>
      </w:r>
      <w:r>
        <w:rPr>
          <w:rFonts w:cs="Times New Roman"/>
          <w:color w:val="000000"/>
        </w:rPr>
        <w:t xml:space="preserve">; although </w:t>
      </w:r>
      <w:r w:rsidRPr="004804AB">
        <w:rPr>
          <w:rFonts w:cs="Times New Roman"/>
          <w:color w:val="000000"/>
        </w:rPr>
        <w:t xml:space="preserve">psychological treatments remain the most explored </w:t>
      </w:r>
      <w:r>
        <w:rPr>
          <w:rFonts w:cs="Times New Roman"/>
          <w:color w:val="000000"/>
        </w:rPr>
        <w:t xml:space="preserve">and </w:t>
      </w:r>
      <w:r w:rsidRPr="004804AB">
        <w:rPr>
          <w:rFonts w:cs="Times New Roman"/>
          <w:color w:val="000000"/>
        </w:rPr>
        <w:t>have the largest evidence base.</w:t>
      </w:r>
      <w:r w:rsidRPr="004804AB">
        <w:rPr>
          <w:rFonts w:cs="Times New Roman"/>
        </w:rPr>
        <w:t xml:space="preserve"> </w:t>
      </w:r>
    </w:p>
    <w:p w14:paraId="1EA0273B" w14:textId="77777777" w:rsidR="00057AAC" w:rsidRPr="009A36F8" w:rsidRDefault="00057AAC" w:rsidP="00057AAC">
      <w:pPr>
        <w:pStyle w:val="BodyText"/>
        <w:numPr>
          <w:ilvl w:val="0"/>
          <w:numId w:val="37"/>
        </w:numPr>
        <w:rPr>
          <w:b/>
          <w:bCs/>
        </w:rPr>
      </w:pPr>
      <w:r>
        <w:rPr>
          <w:rFonts w:cs="Times New Roman"/>
        </w:rPr>
        <w:t>FDS c</w:t>
      </w:r>
      <w:r w:rsidRPr="00591798">
        <w:rPr>
          <w:rFonts w:cs="Times New Roman"/>
        </w:rPr>
        <w:t>essation</w:t>
      </w:r>
      <w:r>
        <w:rPr>
          <w:rFonts w:cs="Times New Roman"/>
        </w:rPr>
        <w:t xml:space="preserve"> and / or a reduction in intensity, </w:t>
      </w:r>
      <w:r w:rsidRPr="00591798">
        <w:rPr>
          <w:rFonts w:cs="Times New Roman"/>
        </w:rPr>
        <w:t>severity</w:t>
      </w:r>
      <w:r>
        <w:rPr>
          <w:rFonts w:cs="Times New Roman"/>
        </w:rPr>
        <w:t xml:space="preserve"> or </w:t>
      </w:r>
      <w:proofErr w:type="spellStart"/>
      <w:r>
        <w:rPr>
          <w:rFonts w:cs="Times New Roman"/>
        </w:rPr>
        <w:t>bothersomeness</w:t>
      </w:r>
      <w:proofErr w:type="spellEnd"/>
      <w:r w:rsidRPr="00591798">
        <w:rPr>
          <w:rFonts w:cs="Times New Roman"/>
        </w:rPr>
        <w:t xml:space="preserve"> </w:t>
      </w:r>
      <w:r>
        <w:rPr>
          <w:rFonts w:cs="Times New Roman"/>
        </w:rPr>
        <w:t xml:space="preserve">are common shared goals </w:t>
      </w:r>
      <w:r w:rsidRPr="009A36F8">
        <w:rPr>
          <w:rFonts w:cs="Times New Roman"/>
        </w:rPr>
        <w:t xml:space="preserve">of patients and services, and typically, seizure-related outcomes are the primary aim of intervention trials. </w:t>
      </w:r>
    </w:p>
    <w:p w14:paraId="4EA7A7E0" w14:textId="14155CAC" w:rsidR="00954769" w:rsidRPr="00C04EBB" w:rsidRDefault="00057AAC" w:rsidP="00057AAC">
      <w:pPr>
        <w:pStyle w:val="BodyText"/>
        <w:numPr>
          <w:ilvl w:val="0"/>
          <w:numId w:val="37"/>
        </w:numPr>
      </w:pPr>
      <w:r>
        <w:t xml:space="preserve">While a </w:t>
      </w:r>
      <w:r w:rsidRPr="009A36F8">
        <w:t xml:space="preserve">recent meta-analysis </w:t>
      </w:r>
      <w:r>
        <w:t>was performed on</w:t>
      </w:r>
      <w:r w:rsidRPr="009A36F8">
        <w:t xml:space="preserve"> non-seizure-related outcomes in </w:t>
      </w:r>
      <w:r>
        <w:t>effectiveness studies of psychotherapy for FDS demonstrating a medium effect size (</w:t>
      </w:r>
      <w:r w:rsidRPr="00591798">
        <w:rPr>
          <w:rFonts w:cs="Times New Roman"/>
          <w:i/>
          <w:iCs/>
        </w:rPr>
        <w:t>d</w:t>
      </w:r>
      <w:r w:rsidRPr="00591798">
        <w:rPr>
          <w:rFonts w:cs="Times New Roman"/>
        </w:rPr>
        <w:t>=0.</w:t>
      </w:r>
      <w:r>
        <w:rPr>
          <w:rFonts w:cs="Times New Roman"/>
        </w:rPr>
        <w:t xml:space="preserve">53), there is no up-to-date analysis of seizure-related outcomes.  </w:t>
      </w:r>
    </w:p>
    <w:p w14:paraId="79ED2D8F" w14:textId="38C0606D" w:rsidR="00260D29" w:rsidRPr="00C04EBB" w:rsidRDefault="00954769" w:rsidP="00C04EBB">
      <w:pPr>
        <w:pStyle w:val="BodyText"/>
        <w:rPr>
          <w:rFonts w:cs="Times New Roman"/>
          <w:b/>
          <w:bCs/>
        </w:rPr>
      </w:pPr>
      <w:r w:rsidRPr="005D08A9">
        <w:rPr>
          <w:rFonts w:cs="Times New Roman"/>
          <w:b/>
          <w:bCs/>
        </w:rPr>
        <w:t>What this study adds</w:t>
      </w:r>
    </w:p>
    <w:p w14:paraId="0B6EE895" w14:textId="2A1592DE" w:rsidR="00260D29" w:rsidRDefault="00260D29" w:rsidP="00260D29">
      <w:pPr>
        <w:pStyle w:val="ListParagraph"/>
        <w:numPr>
          <w:ilvl w:val="0"/>
          <w:numId w:val="40"/>
        </w:numPr>
        <w:spacing w:line="480" w:lineRule="auto"/>
        <w:rPr>
          <w:rFonts w:ascii="Times New Roman" w:hAnsi="Times New Roman" w:cs="Times New Roman"/>
          <w:sz w:val="24"/>
          <w:szCs w:val="24"/>
        </w:rPr>
      </w:pPr>
      <w:r>
        <w:rPr>
          <w:rFonts w:ascii="Times New Roman" w:hAnsi="Times New Roman" w:cs="Times New Roman"/>
          <w:sz w:val="24"/>
          <w:szCs w:val="24"/>
        </w:rPr>
        <w:t xml:space="preserve">Although there is evidence to suggest non-seizure related outcomes in FDS </w:t>
      </w:r>
      <w:del w:id="12" w:author="Chris Gaskell" w:date="2023-10-18T18:09:00Z">
        <w:r w:rsidDel="0070306B">
          <w:rPr>
            <w:rFonts w:ascii="Times New Roman" w:hAnsi="Times New Roman" w:cs="Times New Roman"/>
            <w:sz w:val="24"/>
            <w:szCs w:val="24"/>
          </w:rPr>
          <w:delText xml:space="preserve">maybe more </w:delText>
        </w:r>
      </w:del>
      <w:ins w:id="13" w:author="Chris Gaskell" w:date="2023-10-18T18:09:00Z">
        <w:r w:rsidR="0070306B">
          <w:rPr>
            <w:rFonts w:ascii="Times New Roman" w:hAnsi="Times New Roman" w:cs="Times New Roman"/>
            <w:sz w:val="24"/>
            <w:szCs w:val="24"/>
          </w:rPr>
          <w:t xml:space="preserve">are </w:t>
        </w:r>
      </w:ins>
      <w:r>
        <w:rPr>
          <w:rFonts w:ascii="Times New Roman" w:hAnsi="Times New Roman" w:cs="Times New Roman"/>
          <w:sz w:val="24"/>
          <w:szCs w:val="24"/>
        </w:rPr>
        <w:t>sensitive to treatment-associated change</w:t>
      </w:r>
      <w:del w:id="14" w:author="Chris Gaskell" w:date="2023-10-18T18:10:00Z">
        <w:r w:rsidDel="00C87F19">
          <w:rPr>
            <w:rFonts w:ascii="Times New Roman" w:hAnsi="Times New Roman" w:cs="Times New Roman"/>
            <w:sz w:val="24"/>
            <w:szCs w:val="24"/>
          </w:rPr>
          <w:delText xml:space="preserve"> and</w:delText>
        </w:r>
        <w:r w:rsidDel="00470F78">
          <w:rPr>
            <w:rFonts w:ascii="Times New Roman" w:hAnsi="Times New Roman" w:cs="Times New Roman"/>
            <w:sz w:val="24"/>
            <w:szCs w:val="24"/>
          </w:rPr>
          <w:delText xml:space="preserve"> greater predictors of overall functioning</w:delText>
        </w:r>
      </w:del>
      <w:r>
        <w:rPr>
          <w:rFonts w:ascii="Times New Roman" w:hAnsi="Times New Roman" w:cs="Times New Roman"/>
          <w:sz w:val="24"/>
          <w:szCs w:val="24"/>
        </w:rPr>
        <w:t>, seizure-</w:t>
      </w:r>
      <w:del w:id="15" w:author="Chris Gaskell" w:date="2023-10-18T18:10:00Z">
        <w:r w:rsidDel="00C87F19">
          <w:rPr>
            <w:rFonts w:ascii="Times New Roman" w:hAnsi="Times New Roman" w:cs="Times New Roman"/>
            <w:sz w:val="24"/>
            <w:szCs w:val="24"/>
          </w:rPr>
          <w:delText xml:space="preserve">related </w:delText>
        </w:r>
      </w:del>
      <w:ins w:id="16" w:author="Chris Gaskell" w:date="2023-10-18T18:10:00Z">
        <w:r w:rsidR="00C87F19">
          <w:rPr>
            <w:rFonts w:ascii="Times New Roman" w:hAnsi="Times New Roman" w:cs="Times New Roman"/>
            <w:sz w:val="24"/>
            <w:szCs w:val="24"/>
          </w:rPr>
          <w:t xml:space="preserve">specific </w:t>
        </w:r>
      </w:ins>
      <w:del w:id="17" w:author="Chris Gaskell" w:date="2023-10-18T18:10:00Z">
        <w:r w:rsidDel="00C87F19">
          <w:rPr>
            <w:rFonts w:ascii="Times New Roman" w:hAnsi="Times New Roman" w:cs="Times New Roman"/>
            <w:sz w:val="24"/>
            <w:szCs w:val="24"/>
          </w:rPr>
          <w:delText xml:space="preserve">factors </w:delText>
        </w:r>
      </w:del>
      <w:ins w:id="18" w:author="Chris Gaskell" w:date="2023-10-18T18:10:00Z">
        <w:r w:rsidR="00C87F19">
          <w:rPr>
            <w:rFonts w:ascii="Times New Roman" w:hAnsi="Times New Roman" w:cs="Times New Roman"/>
            <w:sz w:val="24"/>
            <w:szCs w:val="24"/>
          </w:rPr>
          <w:t xml:space="preserve">outcomes </w:t>
        </w:r>
      </w:ins>
      <w:r>
        <w:rPr>
          <w:rFonts w:ascii="Times New Roman" w:hAnsi="Times New Roman" w:cs="Times New Roman"/>
          <w:sz w:val="24"/>
          <w:szCs w:val="24"/>
        </w:rPr>
        <w:t xml:space="preserve">are most commonly used in intervention trials. </w:t>
      </w:r>
    </w:p>
    <w:p w14:paraId="6D0E1FEF" w14:textId="4F0B9C10" w:rsidR="00260D29" w:rsidRPr="00260D29" w:rsidRDefault="00260D29" w:rsidP="00260D29">
      <w:pPr>
        <w:pStyle w:val="ListParagraph"/>
        <w:numPr>
          <w:ilvl w:val="0"/>
          <w:numId w:val="40"/>
        </w:numPr>
        <w:spacing w:line="480" w:lineRule="auto"/>
        <w:rPr>
          <w:rFonts w:ascii="Times New Roman" w:hAnsi="Times New Roman" w:cs="Times New Roman"/>
          <w:sz w:val="24"/>
          <w:szCs w:val="24"/>
        </w:rPr>
      </w:pPr>
      <w:r w:rsidRPr="00260D29">
        <w:rPr>
          <w:rFonts w:ascii="Times New Roman" w:hAnsi="Times New Roman" w:cs="Times New Roman"/>
          <w:sz w:val="24"/>
          <w:szCs w:val="24"/>
        </w:rPr>
        <w:t xml:space="preserve">Findings suggest approximately two in three patients with FDS maintain improvement in their seizures at follow-up, while two in five continue to demonstrate seizure freedom. </w:t>
      </w:r>
      <w:r w:rsidRPr="00260D29">
        <w:rPr>
          <w:rFonts w:ascii="Times New Roman" w:hAnsi="Times New Roman" w:cs="Times New Roman"/>
          <w:sz w:val="24"/>
          <w:szCs w:val="24"/>
        </w:rPr>
        <w:lastRenderedPageBreak/>
        <w:t>Inherently, this demonstrates that a proportion of patients who initially seem to respond to psychological therapy go on to relapse following termination of treatment.</w:t>
      </w:r>
    </w:p>
    <w:p w14:paraId="68100166" w14:textId="77777777" w:rsidR="00260D29" w:rsidRPr="005D08A9" w:rsidRDefault="00260D29" w:rsidP="00260D29">
      <w:pPr>
        <w:pStyle w:val="BodyText2"/>
      </w:pPr>
    </w:p>
    <w:p w14:paraId="4A75C2A1" w14:textId="3030EF96" w:rsidR="00A02F6E" w:rsidRPr="005D08A9" w:rsidRDefault="00954769" w:rsidP="005D08A9">
      <w:pPr>
        <w:pStyle w:val="BodyText2"/>
        <w:rPr>
          <w:rFonts w:ascii="Times New Roman" w:hAnsi="Times New Roman" w:cs="Times New Roman"/>
          <w:b/>
          <w:bCs/>
        </w:rPr>
      </w:pPr>
      <w:r w:rsidRPr="005D08A9">
        <w:rPr>
          <w:rFonts w:ascii="Times New Roman" w:hAnsi="Times New Roman" w:cs="Times New Roman"/>
          <w:b/>
          <w:bCs/>
        </w:rPr>
        <w:t>How this study might affect research, practice</w:t>
      </w:r>
      <w:ins w:id="19" w:author="Chris Gaskell" w:date="2023-10-18T18:10:00Z">
        <w:r w:rsidR="00ED2F9C">
          <w:rPr>
            <w:rFonts w:ascii="Times New Roman" w:hAnsi="Times New Roman" w:cs="Times New Roman"/>
            <w:b/>
            <w:bCs/>
          </w:rPr>
          <w:t>,</w:t>
        </w:r>
      </w:ins>
      <w:r w:rsidRPr="005D08A9">
        <w:rPr>
          <w:rFonts w:ascii="Times New Roman" w:hAnsi="Times New Roman" w:cs="Times New Roman"/>
          <w:b/>
          <w:bCs/>
        </w:rPr>
        <w:t xml:space="preserve"> and policy </w:t>
      </w:r>
    </w:p>
    <w:p w14:paraId="4886905B" w14:textId="2AB0FE11" w:rsidR="005D08A9" w:rsidRDefault="005D08A9" w:rsidP="005D08A9">
      <w:pPr>
        <w:pStyle w:val="ListParagraph"/>
        <w:numPr>
          <w:ilvl w:val="0"/>
          <w:numId w:val="38"/>
        </w:numPr>
        <w:spacing w:line="480" w:lineRule="auto"/>
        <w:rPr>
          <w:rFonts w:ascii="Times New Roman" w:hAnsi="Times New Roman" w:cs="Times New Roman"/>
          <w:sz w:val="24"/>
          <w:szCs w:val="24"/>
        </w:rPr>
      </w:pPr>
      <w:r w:rsidRPr="005D08A9">
        <w:rPr>
          <w:rFonts w:ascii="Times New Roman" w:hAnsi="Times New Roman" w:cs="Times New Roman"/>
          <w:sz w:val="24"/>
          <w:szCs w:val="24"/>
        </w:rPr>
        <w:t xml:space="preserve">Analyses revealed that a reduction rather than cessation of FDS frequency is more likely </w:t>
      </w:r>
      <w:r>
        <w:rPr>
          <w:rFonts w:ascii="Times New Roman" w:hAnsi="Times New Roman" w:cs="Times New Roman"/>
          <w:sz w:val="24"/>
          <w:szCs w:val="24"/>
        </w:rPr>
        <w:t>following psychological therapy</w:t>
      </w:r>
      <w:r w:rsidR="00683030">
        <w:rPr>
          <w:rFonts w:ascii="Times New Roman" w:hAnsi="Times New Roman" w:cs="Times New Roman"/>
          <w:sz w:val="24"/>
          <w:szCs w:val="24"/>
        </w:rPr>
        <w:t>; these seem important goals to differentiate</w:t>
      </w:r>
      <w:r w:rsidR="002C491D">
        <w:rPr>
          <w:rFonts w:ascii="Times New Roman" w:hAnsi="Times New Roman" w:cs="Times New Roman"/>
          <w:sz w:val="24"/>
          <w:szCs w:val="24"/>
        </w:rPr>
        <w:t xml:space="preserve"> </w:t>
      </w:r>
      <w:del w:id="20" w:author="Chris Gaskell" w:date="2023-10-18T18:11:00Z">
        <w:r w:rsidR="002C491D" w:rsidDel="00984507">
          <w:rPr>
            <w:rFonts w:ascii="Times New Roman" w:hAnsi="Times New Roman" w:cs="Times New Roman"/>
            <w:sz w:val="24"/>
            <w:szCs w:val="24"/>
          </w:rPr>
          <w:delText>in addition to overall</w:delText>
        </w:r>
        <w:r w:rsidR="00C04EBB" w:rsidDel="00984507">
          <w:rPr>
            <w:rFonts w:ascii="Times New Roman" w:hAnsi="Times New Roman" w:cs="Times New Roman"/>
            <w:sz w:val="24"/>
            <w:szCs w:val="24"/>
          </w:rPr>
          <w:delText xml:space="preserve"> </w:delText>
        </w:r>
        <w:r w:rsidR="002C491D" w:rsidDel="00984507">
          <w:rPr>
            <w:rFonts w:ascii="Times New Roman" w:hAnsi="Times New Roman" w:cs="Times New Roman"/>
            <w:sz w:val="24"/>
            <w:szCs w:val="24"/>
          </w:rPr>
          <w:delText xml:space="preserve">effectiveness </w:delText>
        </w:r>
      </w:del>
      <w:r w:rsidR="002C491D">
        <w:rPr>
          <w:rFonts w:ascii="Times New Roman" w:hAnsi="Times New Roman" w:cs="Times New Roman"/>
          <w:sz w:val="24"/>
          <w:szCs w:val="24"/>
        </w:rPr>
        <w:t>when counselling patients about the expected response to treatment</w:t>
      </w:r>
      <w:r w:rsidR="00683030">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9679970" w14:textId="78249B9D" w:rsidR="005D08A9" w:rsidRPr="00B159A5" w:rsidRDefault="005D08A9" w:rsidP="00CA06DA">
      <w:pPr>
        <w:pStyle w:val="ListParagraph"/>
        <w:numPr>
          <w:ilvl w:val="0"/>
          <w:numId w:val="38"/>
        </w:numPr>
        <w:spacing w:line="480" w:lineRule="auto"/>
        <w:rPr>
          <w:rFonts w:ascii="Times New Roman" w:hAnsi="Times New Roman" w:cs="Times New Roman"/>
          <w:sz w:val="24"/>
          <w:szCs w:val="24"/>
        </w:rPr>
      </w:pPr>
      <w:r w:rsidRPr="00B159A5">
        <w:rPr>
          <w:rFonts w:ascii="Times New Roman" w:hAnsi="Times New Roman" w:cs="Times New Roman"/>
          <w:sz w:val="24"/>
          <w:szCs w:val="24"/>
        </w:rPr>
        <w:t>Although there is a relatively large amount of data</w:t>
      </w:r>
      <w:r w:rsidR="002C491D">
        <w:rPr>
          <w:rFonts w:ascii="Times New Roman" w:hAnsi="Times New Roman" w:cs="Times New Roman"/>
          <w:sz w:val="24"/>
          <w:szCs w:val="24"/>
        </w:rPr>
        <w:t xml:space="preserve"> in this area</w:t>
      </w:r>
      <w:r w:rsidRPr="00B159A5">
        <w:rPr>
          <w:rFonts w:ascii="Times New Roman" w:hAnsi="Times New Roman" w:cs="Times New Roman"/>
          <w:sz w:val="24"/>
          <w:szCs w:val="24"/>
        </w:rPr>
        <w:t>, the heterogeneity o</w:t>
      </w:r>
      <w:r w:rsidR="00683030" w:rsidRPr="00B159A5">
        <w:rPr>
          <w:rFonts w:ascii="Times New Roman" w:hAnsi="Times New Roman" w:cs="Times New Roman"/>
          <w:sz w:val="24"/>
          <w:szCs w:val="24"/>
        </w:rPr>
        <w:t>f</w:t>
      </w:r>
      <w:r w:rsidRPr="00B159A5">
        <w:rPr>
          <w:rFonts w:ascii="Times New Roman" w:hAnsi="Times New Roman" w:cs="Times New Roman"/>
          <w:sz w:val="24"/>
          <w:szCs w:val="24"/>
        </w:rPr>
        <w:t xml:space="preserve"> </w:t>
      </w:r>
      <w:del w:id="21" w:author="Chris Gaskell" w:date="2023-10-18T18:11:00Z">
        <w:r w:rsidRPr="00B159A5" w:rsidDel="00984507">
          <w:rPr>
            <w:rFonts w:ascii="Times New Roman" w:hAnsi="Times New Roman" w:cs="Times New Roman"/>
            <w:sz w:val="24"/>
            <w:szCs w:val="24"/>
          </w:rPr>
          <w:delText>research methods</w:delText>
        </w:r>
      </w:del>
      <w:ins w:id="22" w:author="Chris Gaskell" w:date="2023-10-18T18:11:00Z">
        <w:r w:rsidR="00984507">
          <w:rPr>
            <w:rFonts w:ascii="Times New Roman" w:hAnsi="Times New Roman" w:cs="Times New Roman"/>
            <w:sz w:val="24"/>
            <w:szCs w:val="24"/>
          </w:rPr>
          <w:t>outcomes and reporting</w:t>
        </w:r>
        <w:r w:rsidR="000025B9">
          <w:rPr>
            <w:rFonts w:ascii="Times New Roman" w:hAnsi="Times New Roman" w:cs="Times New Roman"/>
            <w:sz w:val="24"/>
            <w:szCs w:val="24"/>
          </w:rPr>
          <w:t xml:space="preserve"> detail</w:t>
        </w:r>
      </w:ins>
      <w:r w:rsidRPr="00B159A5">
        <w:rPr>
          <w:rFonts w:ascii="Times New Roman" w:hAnsi="Times New Roman" w:cs="Times New Roman"/>
          <w:sz w:val="24"/>
          <w:szCs w:val="24"/>
        </w:rPr>
        <w:t xml:space="preserve"> limits the type of analyses we were able to perform. Research is required </w:t>
      </w:r>
      <w:r w:rsidR="00683030" w:rsidRPr="00B159A5">
        <w:rPr>
          <w:rFonts w:ascii="Times New Roman" w:hAnsi="Times New Roman" w:cs="Times New Roman"/>
          <w:sz w:val="24"/>
          <w:szCs w:val="24"/>
        </w:rPr>
        <w:t xml:space="preserve">to identify </w:t>
      </w:r>
      <w:r w:rsidRPr="00B159A5">
        <w:rPr>
          <w:rFonts w:ascii="Times New Roman" w:hAnsi="Times New Roman" w:cs="Times New Roman"/>
          <w:sz w:val="24"/>
          <w:szCs w:val="24"/>
        </w:rPr>
        <w:t>how best to standardise methods, in particular the examin</w:t>
      </w:r>
      <w:r w:rsidR="00683030" w:rsidRPr="00B159A5">
        <w:rPr>
          <w:rFonts w:ascii="Times New Roman" w:hAnsi="Times New Roman" w:cs="Times New Roman"/>
          <w:sz w:val="24"/>
          <w:szCs w:val="24"/>
        </w:rPr>
        <w:t>ation</w:t>
      </w:r>
      <w:r w:rsidRPr="00B159A5">
        <w:rPr>
          <w:rFonts w:ascii="Times New Roman" w:hAnsi="Times New Roman" w:cs="Times New Roman"/>
          <w:sz w:val="24"/>
          <w:szCs w:val="24"/>
        </w:rPr>
        <w:t xml:space="preserve"> and reporting of seizure measurements.</w:t>
      </w:r>
    </w:p>
    <w:p w14:paraId="21890CF3" w14:textId="4B529DA3" w:rsidR="00A02F6E" w:rsidRPr="00B159A5" w:rsidRDefault="00B159A5" w:rsidP="00A02F6E">
      <w:pPr>
        <w:pStyle w:val="ListParagraph"/>
        <w:numPr>
          <w:ilvl w:val="0"/>
          <w:numId w:val="38"/>
        </w:numPr>
        <w:spacing w:line="480" w:lineRule="auto"/>
        <w:rPr>
          <w:sz w:val="24"/>
          <w:szCs w:val="24"/>
        </w:rPr>
      </w:pPr>
      <w:r w:rsidRPr="00B159A5">
        <w:rPr>
          <w:rFonts w:ascii="Times New Roman" w:hAnsi="Times New Roman" w:cs="Times New Roman"/>
          <w:sz w:val="24"/>
          <w:szCs w:val="24"/>
        </w:rPr>
        <w:t>The narrative review found</w:t>
      </w:r>
      <w:r w:rsidR="00E4340F" w:rsidRPr="00B159A5">
        <w:rPr>
          <w:rFonts w:ascii="Times New Roman" w:hAnsi="Times New Roman" w:cs="Times New Roman"/>
          <w:sz w:val="24"/>
          <w:szCs w:val="24"/>
        </w:rPr>
        <w:t xml:space="preserve"> </w:t>
      </w:r>
      <w:r w:rsidRPr="00B159A5">
        <w:rPr>
          <w:rFonts w:ascii="Times New Roman" w:hAnsi="Times New Roman" w:cs="Times New Roman"/>
          <w:sz w:val="24"/>
          <w:szCs w:val="24"/>
        </w:rPr>
        <w:t xml:space="preserve">evidence </w:t>
      </w:r>
      <w:r w:rsidR="00E4340F" w:rsidRPr="00B159A5">
        <w:rPr>
          <w:rFonts w:ascii="Times New Roman" w:hAnsi="Times New Roman" w:cs="Times New Roman"/>
          <w:sz w:val="24"/>
          <w:szCs w:val="24"/>
        </w:rPr>
        <w:t xml:space="preserve">suggesting the </w:t>
      </w:r>
      <w:r w:rsidRPr="00B159A5">
        <w:rPr>
          <w:rFonts w:ascii="Times New Roman" w:hAnsi="Times New Roman" w:cs="Times New Roman"/>
          <w:sz w:val="24"/>
          <w:szCs w:val="24"/>
        </w:rPr>
        <w:t>possible benefits</w:t>
      </w:r>
      <w:r w:rsidR="00E4340F" w:rsidRPr="00B159A5">
        <w:rPr>
          <w:rFonts w:ascii="Times New Roman" w:hAnsi="Times New Roman" w:cs="Times New Roman"/>
          <w:sz w:val="24"/>
          <w:szCs w:val="24"/>
        </w:rPr>
        <w:t xml:space="preserve"> of </w:t>
      </w:r>
      <w:r w:rsidRPr="00B159A5">
        <w:rPr>
          <w:rFonts w:ascii="Times New Roman" w:hAnsi="Times New Roman" w:cs="Times New Roman"/>
          <w:sz w:val="24"/>
          <w:szCs w:val="24"/>
        </w:rPr>
        <w:t xml:space="preserve">psychological </w:t>
      </w:r>
      <w:r w:rsidR="00E4340F" w:rsidRPr="00B159A5">
        <w:rPr>
          <w:rFonts w:ascii="Times New Roman" w:hAnsi="Times New Roman" w:cs="Times New Roman"/>
          <w:sz w:val="24"/>
          <w:szCs w:val="24"/>
        </w:rPr>
        <w:t xml:space="preserve">therapy </w:t>
      </w:r>
      <w:r w:rsidRPr="00B159A5">
        <w:rPr>
          <w:rFonts w:ascii="Times New Roman" w:hAnsi="Times New Roman" w:cs="Times New Roman"/>
          <w:sz w:val="24"/>
          <w:szCs w:val="24"/>
        </w:rPr>
        <w:t>on seizure-related outcomes other than frequency (intensity, severity,</w:t>
      </w:r>
      <w:r w:rsidR="002C491D">
        <w:rPr>
          <w:rFonts w:ascii="Times New Roman" w:hAnsi="Times New Roman" w:cs="Times New Roman"/>
          <w:sz w:val="24"/>
          <w:szCs w:val="24"/>
        </w:rPr>
        <w:t xml:space="preserve"> </w:t>
      </w:r>
      <w:proofErr w:type="spellStart"/>
      <w:r w:rsidR="002C491D">
        <w:rPr>
          <w:rFonts w:ascii="Times New Roman" w:hAnsi="Times New Roman" w:cs="Times New Roman"/>
          <w:sz w:val="24"/>
          <w:szCs w:val="24"/>
        </w:rPr>
        <w:t>bothersomeness</w:t>
      </w:r>
      <w:proofErr w:type="spellEnd"/>
      <w:r w:rsidR="002C491D">
        <w:rPr>
          <w:rFonts w:ascii="Times New Roman" w:hAnsi="Times New Roman" w:cs="Times New Roman"/>
          <w:sz w:val="24"/>
          <w:szCs w:val="24"/>
        </w:rPr>
        <w:t xml:space="preserve">, </w:t>
      </w:r>
      <w:r w:rsidRPr="00B159A5">
        <w:rPr>
          <w:rFonts w:ascii="Times New Roman" w:hAnsi="Times New Roman" w:cs="Times New Roman"/>
          <w:sz w:val="24"/>
          <w:szCs w:val="24"/>
        </w:rPr>
        <w:t>duration and clusters of seizures)</w:t>
      </w:r>
      <w:r w:rsidR="002C491D">
        <w:rPr>
          <w:rFonts w:ascii="Times New Roman" w:hAnsi="Times New Roman" w:cs="Times New Roman"/>
          <w:sz w:val="24"/>
          <w:szCs w:val="24"/>
        </w:rPr>
        <w:t>,</w:t>
      </w:r>
      <w:r w:rsidRPr="00B159A5">
        <w:rPr>
          <w:rFonts w:ascii="Times New Roman" w:hAnsi="Times New Roman" w:cs="Times New Roman"/>
          <w:sz w:val="24"/>
          <w:szCs w:val="24"/>
        </w:rPr>
        <w:t xml:space="preserve"> however</w:t>
      </w:r>
      <w:r w:rsidR="002C491D">
        <w:rPr>
          <w:rFonts w:ascii="Times New Roman" w:hAnsi="Times New Roman" w:cs="Times New Roman"/>
          <w:sz w:val="24"/>
          <w:szCs w:val="24"/>
        </w:rPr>
        <w:t xml:space="preserve">, </w:t>
      </w:r>
      <w:r w:rsidRPr="00B159A5">
        <w:rPr>
          <w:rFonts w:ascii="Times New Roman" w:hAnsi="Times New Roman" w:cs="Times New Roman"/>
          <w:sz w:val="24"/>
          <w:szCs w:val="24"/>
        </w:rPr>
        <w:t xml:space="preserve">further research is required for a meta-analysis. </w:t>
      </w:r>
    </w:p>
    <w:p w14:paraId="3D248E85" w14:textId="745CB7B7" w:rsidR="00A02F6E" w:rsidRDefault="00A02F6E" w:rsidP="00A02F6E">
      <w:pPr>
        <w:pStyle w:val="BodyText2"/>
      </w:pPr>
    </w:p>
    <w:p w14:paraId="2400ED61" w14:textId="529F6C7E" w:rsidR="00F0079C" w:rsidRDefault="00F0079C" w:rsidP="00A02F6E">
      <w:pPr>
        <w:pStyle w:val="BodyText2"/>
      </w:pPr>
    </w:p>
    <w:p w14:paraId="4911F7D6" w14:textId="515DB351" w:rsidR="00F0079C" w:rsidRDefault="00F0079C" w:rsidP="00A02F6E">
      <w:pPr>
        <w:pStyle w:val="BodyText2"/>
      </w:pPr>
    </w:p>
    <w:p w14:paraId="12B51DD2" w14:textId="4945AA46" w:rsidR="00F0079C" w:rsidRDefault="00F0079C" w:rsidP="00A02F6E">
      <w:pPr>
        <w:pStyle w:val="BodyText2"/>
      </w:pPr>
    </w:p>
    <w:p w14:paraId="10822A9D" w14:textId="77777777" w:rsidR="00F051A3" w:rsidRDefault="00F051A3" w:rsidP="00A02F6E">
      <w:pPr>
        <w:pStyle w:val="BodyText2"/>
      </w:pPr>
    </w:p>
    <w:p w14:paraId="52F32F77" w14:textId="2C63655E" w:rsidR="000E5416" w:rsidRPr="00591798" w:rsidRDefault="008E4179" w:rsidP="00B21400">
      <w:pPr>
        <w:pStyle w:val="Heading1"/>
        <w:rPr>
          <w:rFonts w:cs="Times New Roman"/>
          <w:szCs w:val="24"/>
        </w:rPr>
      </w:pPr>
      <w:r w:rsidRPr="00591798">
        <w:rPr>
          <w:rFonts w:cs="Times New Roman"/>
          <w:szCs w:val="24"/>
        </w:rPr>
        <w:lastRenderedPageBreak/>
        <w:t>Introduction</w:t>
      </w:r>
    </w:p>
    <w:p w14:paraId="034C20E1" w14:textId="480C1AE0" w:rsidR="004810AD" w:rsidRDefault="00F77584" w:rsidP="00100361">
      <w:pPr>
        <w:pStyle w:val="BodyText"/>
        <w:ind w:firstLine="720"/>
        <w:rPr>
          <w:rFonts w:cs="Times New Roman"/>
          <w:bCs/>
        </w:rPr>
      </w:pPr>
      <w:r w:rsidRPr="00E808A1">
        <w:rPr>
          <w:rFonts w:cs="Times New Roman"/>
          <w:bCs/>
        </w:rPr>
        <w:t>Functional</w:t>
      </w:r>
      <w:r w:rsidR="00290B9F" w:rsidRPr="00E808A1">
        <w:rPr>
          <w:rFonts w:cs="Times New Roman"/>
          <w:bCs/>
        </w:rPr>
        <w:t xml:space="preserve"> /</w:t>
      </w:r>
      <w:r w:rsidRPr="00E808A1">
        <w:rPr>
          <w:rFonts w:cs="Times New Roman"/>
          <w:bCs/>
        </w:rPr>
        <w:t xml:space="preserve"> dissociative</w:t>
      </w:r>
      <w:r w:rsidR="008E4179" w:rsidRPr="00E808A1">
        <w:rPr>
          <w:rFonts w:cs="Times New Roman"/>
          <w:bCs/>
        </w:rPr>
        <w:t xml:space="preserve"> </w:t>
      </w:r>
      <w:r w:rsidR="00180F79" w:rsidRPr="00E808A1">
        <w:rPr>
          <w:rFonts w:cs="Times New Roman"/>
          <w:bCs/>
        </w:rPr>
        <w:t>s</w:t>
      </w:r>
      <w:r w:rsidR="008E4179" w:rsidRPr="00E808A1">
        <w:rPr>
          <w:rFonts w:cs="Times New Roman"/>
          <w:bCs/>
        </w:rPr>
        <w:t>eizures (FDS)</w:t>
      </w:r>
      <w:r w:rsidR="001005C5">
        <w:rPr>
          <w:rFonts w:cs="Times New Roman"/>
          <w:bCs/>
        </w:rPr>
        <w:t xml:space="preserve"> </w:t>
      </w:r>
      <w:r w:rsidR="00A576FD">
        <w:rPr>
          <w:rFonts w:cs="Times New Roman"/>
          <w:bCs/>
        </w:rPr>
        <w:t>can be</w:t>
      </w:r>
      <w:r w:rsidR="00EF35E6" w:rsidRPr="00E808A1">
        <w:rPr>
          <w:rFonts w:cs="Times New Roman"/>
          <w:bCs/>
        </w:rPr>
        <w:t xml:space="preserve"> </w:t>
      </w:r>
      <w:r w:rsidR="003E0D84" w:rsidRPr="00E808A1">
        <w:rPr>
          <w:rFonts w:cs="Times New Roman"/>
          <w:bCs/>
        </w:rPr>
        <w:t>conceptualised</w:t>
      </w:r>
      <w:r w:rsidR="003649D8" w:rsidRPr="00E808A1">
        <w:rPr>
          <w:rFonts w:cs="Times New Roman"/>
          <w:bCs/>
        </w:rPr>
        <w:t xml:space="preserve"> as an </w:t>
      </w:r>
      <w:r w:rsidR="00117053">
        <w:rPr>
          <w:rFonts w:cs="Times New Roman"/>
          <w:bCs/>
        </w:rPr>
        <w:t>involuntary</w:t>
      </w:r>
      <w:r w:rsidR="003649D8" w:rsidRPr="00E808A1">
        <w:rPr>
          <w:rFonts w:cs="Times New Roman"/>
          <w:bCs/>
        </w:rPr>
        <w:t xml:space="preserve"> response to internal or external triggers </w:t>
      </w:r>
      <w:r w:rsidR="006D2F38" w:rsidRPr="00E808A1">
        <w:rPr>
          <w:rFonts w:cs="Times New Roman"/>
          <w:bCs/>
        </w:rPr>
        <w:t>associated with dysfunctional emotion regulation</w:t>
      </w:r>
      <w:r w:rsidR="005D7831">
        <w:rPr>
          <w:rFonts w:cs="Times New Roman"/>
          <w:bCs/>
        </w:rPr>
        <w:t xml:space="preserve"> </w:t>
      </w:r>
      <w:r w:rsidR="005D7831">
        <w:rPr>
          <w:rFonts w:cs="Times New Roman"/>
          <w:bCs/>
        </w:rPr>
        <w:fldChar w:fldCharType="begin"/>
      </w:r>
      <w:r w:rsidR="005D7831">
        <w:rPr>
          <w:rFonts w:cs="Times New Roman"/>
          <w:bCs/>
        </w:rPr>
        <w:instrText xml:space="preserve"> ADDIN EN.CITE &lt;EndNote&gt;&lt;Cite&gt;&lt;Author&gt;Brown&lt;/Author&gt;&lt;Year&gt;2016&lt;/Year&gt;&lt;IDText&gt;Towards an integrative theory of psychogenic non- epileptic seizures ( PNES)&lt;/IDText&gt;&lt;DisplayText&gt;[1]&lt;/DisplayText&gt;&lt;record&gt;&lt;keywords&gt;&lt;keyword&gt;Psychogenic Non- Epileptic Seizures ( Pnes)&lt;/keyword&gt;&lt;keyword&gt;Dissociation&lt;/keyword&gt;&lt;keyword&gt;Integrative Cognitive Model&lt;/keyword&gt;&lt;keyword&gt;Representation&lt;/keyword&gt;&lt;keyword&gt;Autonomic Arousal&lt;/keyword&gt;&lt;keyword&gt;Interoception&lt;/keyword&gt;&lt;/keywords&gt;&lt;isbn&gt;0272-7358&lt;/isbn&gt;&lt;titles&gt;&lt;title&gt;Towards an integrative theory of psychogenic non- epileptic seizures ( PNES)&lt;/title&gt;&lt;secondary-title&gt;Clin Psycholo Rev&lt;/secondary-title&gt;&lt;/titles&gt;&lt;pages&gt;55-70&lt;/pages&gt;&lt;contributors&gt;&lt;authors&gt;&lt;author&gt;Brown, Richard J.&lt;/author&gt;&lt;author&gt;Reuber, Markus&lt;/author&gt;&lt;/authors&gt;&lt;/contributors&gt;&lt;added-date format="utc"&gt;1469483856&lt;/added-date&gt;&lt;ref-type name="Journal Article"&gt;17&lt;/ref-type&gt;&lt;dates&gt;&lt;year&gt;2016&lt;/year&gt;&lt;/dates&gt;&lt;rec-number&gt;10095&lt;/rec-number&gt;&lt;last-updated-date format="utc"&gt;1655021486&lt;/last-updated-date&gt;&lt;electronic-resource-num&gt;10.1016/j.cpr.2016.06.003&lt;/electronic-resource-num&gt;&lt;volume&gt;47&lt;/volume&gt;&lt;/record&gt;&lt;/Cite&gt;&lt;/EndNote&gt;</w:instrText>
      </w:r>
      <w:r w:rsidR="005D7831">
        <w:rPr>
          <w:rFonts w:cs="Times New Roman"/>
          <w:bCs/>
        </w:rPr>
        <w:fldChar w:fldCharType="separate"/>
      </w:r>
      <w:r w:rsidR="005D7831">
        <w:rPr>
          <w:rFonts w:cs="Times New Roman"/>
          <w:bCs/>
          <w:noProof/>
        </w:rPr>
        <w:t>[1]</w:t>
      </w:r>
      <w:r w:rsidR="005D7831">
        <w:rPr>
          <w:rFonts w:cs="Times New Roman"/>
          <w:bCs/>
        </w:rPr>
        <w:fldChar w:fldCharType="end"/>
      </w:r>
      <w:r w:rsidR="003649D8" w:rsidRPr="00E808A1">
        <w:rPr>
          <w:rFonts w:cs="Times New Roman"/>
          <w:bCs/>
        </w:rPr>
        <w:t>.</w:t>
      </w:r>
      <w:r w:rsidR="001A18A8" w:rsidRPr="00E808A1">
        <w:rPr>
          <w:rFonts w:cs="Times New Roman"/>
          <w:bCs/>
        </w:rPr>
        <w:t xml:space="preserve"> </w:t>
      </w:r>
      <w:r w:rsidR="00B21400" w:rsidRPr="00E808A1">
        <w:rPr>
          <w:rFonts w:cs="Times New Roman"/>
          <w:bCs/>
        </w:rPr>
        <w:t>FDS</w:t>
      </w:r>
      <w:r w:rsidR="0006014D" w:rsidRPr="00E808A1">
        <w:rPr>
          <w:rFonts w:cs="Times New Roman"/>
          <w:bCs/>
        </w:rPr>
        <w:t xml:space="preserve"> account for </w:t>
      </w:r>
      <w:r w:rsidR="007038CF">
        <w:rPr>
          <w:rFonts w:cs="Times New Roman"/>
          <w:bCs/>
        </w:rPr>
        <w:t xml:space="preserve">approximately </w:t>
      </w:r>
      <w:r w:rsidR="0066190E">
        <w:rPr>
          <w:rFonts w:cs="Times New Roman"/>
          <w:bCs/>
        </w:rPr>
        <w:t>1</w:t>
      </w:r>
      <w:r w:rsidR="007038CF">
        <w:rPr>
          <w:rFonts w:cs="Times New Roman"/>
          <w:bCs/>
        </w:rPr>
        <w:t>5</w:t>
      </w:r>
      <w:r w:rsidR="0006014D" w:rsidRPr="00E808A1">
        <w:rPr>
          <w:rFonts w:cs="Times New Roman"/>
          <w:bCs/>
        </w:rPr>
        <w:t>% of patients referred to neurology</w:t>
      </w:r>
      <w:r w:rsidR="003E259F" w:rsidRPr="00E808A1">
        <w:rPr>
          <w:rFonts w:cs="Times New Roman"/>
          <w:bCs/>
        </w:rPr>
        <w:t xml:space="preserve"> clinics</w:t>
      </w:r>
      <w:r w:rsidR="0006014D" w:rsidRPr="00E808A1">
        <w:rPr>
          <w:rFonts w:cs="Times New Roman"/>
          <w:bCs/>
        </w:rPr>
        <w:t xml:space="preserve"> for seizure-like events</w:t>
      </w:r>
      <w:r w:rsidR="005D7831">
        <w:rPr>
          <w:rFonts w:cs="Times New Roman"/>
          <w:bCs/>
        </w:rPr>
        <w:t xml:space="preserve"> </w:t>
      </w:r>
      <w:r w:rsidR="005D7831">
        <w:rPr>
          <w:rFonts w:cs="Times New Roman"/>
          <w:bCs/>
        </w:rPr>
        <w:fldChar w:fldCharType="begin"/>
      </w:r>
      <w:r w:rsidR="005D7831">
        <w:rPr>
          <w:rFonts w:cs="Times New Roman"/>
          <w:bCs/>
        </w:rPr>
        <w:instrText xml:space="preserve"> ADDIN EN.CITE &lt;EndNote&gt;&lt;Cite&gt;&lt;Author&gt;Angus-Leppan&lt;/Author&gt;&lt;Year&gt;2008&lt;/Year&gt;&lt;IDText&gt;Diagnosing epilepsy in neurology clinics: A prospective study&lt;/IDText&gt;&lt;DisplayText&gt;[2]&lt;/DisplayText&gt;&lt;record&gt;&lt;keywords&gt;&lt;keyword&gt;Diagnosis&lt;/keyword&gt;&lt;keyword&gt;Differential Diagnosis&lt;/keyword&gt;&lt;keyword&gt;Epilepsy&lt;/keyword&gt;&lt;keyword&gt;Misdiagnosis&lt;/keyword&gt;&lt;keyword&gt;Neurology&lt;/keyword&gt;&lt;keyword&gt;Outpatients&lt;/keyword&gt;&lt;/keywords&gt;&lt;isbn&gt;10591311&lt;/isbn&gt;&lt;titles&gt;&lt;title&gt;Diagnosing epilepsy in neurology clinics: A prospective study&lt;/title&gt;&lt;secondary-title&gt;Seizure: European Journal of Epilepsy&lt;/secondary-title&gt;&lt;/titles&gt;&lt;pages&gt;431-436&lt;/pages&gt;&lt;number&gt;5&lt;/number&gt;&lt;contributors&gt;&lt;authors&gt;&lt;author&gt;Angus-Leppan, Heather&lt;/author&gt;&lt;/authors&gt;&lt;/contributors&gt;&lt;added-date format="utc"&gt;1420059682&lt;/added-date&gt;&lt;ref-type name="Journal Article"&gt;17&lt;/ref-type&gt;&lt;dates&gt;&lt;year&gt;2008&lt;/year&gt;&lt;/dates&gt;&lt;rec-number&gt;560&lt;/rec-number&gt;&lt;last-updated-date format="utc"&gt;1655021486&lt;/last-updated-date&gt;&lt;electronic-resource-num&gt;10.1016/j.seizure.2007.12.010&lt;/electronic-resource-num&gt;&lt;volume&gt;17&lt;/volume&gt;&lt;/record&gt;&lt;/Cite&gt;&lt;/EndNote&gt;</w:instrText>
      </w:r>
      <w:r w:rsidR="005D7831">
        <w:rPr>
          <w:rFonts w:cs="Times New Roman"/>
          <w:bCs/>
        </w:rPr>
        <w:fldChar w:fldCharType="separate"/>
      </w:r>
      <w:r w:rsidR="005D7831">
        <w:rPr>
          <w:rFonts w:cs="Times New Roman"/>
          <w:bCs/>
          <w:noProof/>
        </w:rPr>
        <w:t>[2]</w:t>
      </w:r>
      <w:r w:rsidR="005D7831">
        <w:rPr>
          <w:rFonts w:cs="Times New Roman"/>
          <w:bCs/>
        </w:rPr>
        <w:fldChar w:fldCharType="end"/>
      </w:r>
      <w:r w:rsidR="005D7831">
        <w:rPr>
          <w:rFonts w:cs="Times New Roman"/>
          <w:bCs/>
        </w:rPr>
        <w:t xml:space="preserve">. </w:t>
      </w:r>
    </w:p>
    <w:p w14:paraId="79792585" w14:textId="3B45EA80" w:rsidR="00C04EBB" w:rsidRDefault="00FA6144" w:rsidP="004810AD">
      <w:pPr>
        <w:pStyle w:val="BodyText"/>
        <w:ind w:firstLine="720"/>
        <w:rPr>
          <w:rFonts w:cs="Times New Roman"/>
        </w:rPr>
      </w:pPr>
      <w:r>
        <w:rPr>
          <w:rFonts w:cs="Times New Roman"/>
          <w:color w:val="000000"/>
        </w:rPr>
        <w:t xml:space="preserve">Psychological interventions are the most recommended treatment for FDS </w:t>
      </w:r>
      <w:r>
        <w:rPr>
          <w:rFonts w:cs="Times New Roman"/>
          <w:color w:val="000000"/>
        </w:rPr>
        <w:fldChar w:fldCharType="begin">
          <w:fldData xml:space="preserve">PEVuZE5vdGU+PENpdGU+PEF1dGhvcj5Bc2FkaS1Qb295YTwvQXV0aG9yPjxZZWFyPjIwMjM8L1ll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</w:fldData>
        </w:fldChar>
      </w:r>
      <w:r w:rsidR="00A576FD">
        <w:rPr>
          <w:rFonts w:cs="Times New Roman"/>
          <w:color w:val="000000"/>
        </w:rPr>
        <w:instrText xml:space="preserve"> ADDIN EN.CITE </w:instrText>
      </w:r>
      <w:r w:rsidR="00A576FD">
        <w:rPr>
          <w:rFonts w:cs="Times New Roman"/>
          <w:color w:val="000000"/>
        </w:rPr>
        <w:fldChar w:fldCharType="begin">
          <w:fldData xml:space="preserve">PEVuZE5vdGU+PENpdGU+PEF1dGhvcj5Bc2FkaS1Qb295YTwvQXV0aG9yPjxZZWFyPjIwMjM8L1ll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</w:fldData>
        </w:fldChar>
      </w:r>
      <w:r w:rsidR="00A576FD">
        <w:rPr>
          <w:rFonts w:cs="Times New Roman"/>
          <w:color w:val="000000"/>
        </w:rPr>
        <w:instrText xml:space="preserve"> ADDIN EN.CITE.DATA </w:instrText>
      </w:r>
      <w:r w:rsidR="00A576FD">
        <w:rPr>
          <w:rFonts w:cs="Times New Roman"/>
          <w:color w:val="000000"/>
        </w:rPr>
      </w:r>
      <w:r w:rsidR="00A576FD">
        <w:rPr>
          <w:rFonts w:cs="Times New Roman"/>
          <w:color w:val="000000"/>
        </w:rPr>
        <w:fldChar w:fldCharType="end"/>
      </w:r>
      <w:r>
        <w:rPr>
          <w:rFonts w:cs="Times New Roman"/>
          <w:color w:val="000000"/>
        </w:rPr>
      </w:r>
      <w:r>
        <w:rPr>
          <w:rFonts w:cs="Times New Roman"/>
          <w:color w:val="000000"/>
        </w:rPr>
        <w:fldChar w:fldCharType="separate"/>
      </w:r>
      <w:r w:rsidR="00A576FD">
        <w:rPr>
          <w:rFonts w:cs="Times New Roman"/>
          <w:noProof/>
          <w:color w:val="000000"/>
        </w:rPr>
        <w:t>[3, 4]</w:t>
      </w:r>
      <w:r>
        <w:rPr>
          <w:rFonts w:cs="Times New Roman"/>
          <w:color w:val="000000"/>
        </w:rPr>
        <w:fldChar w:fldCharType="end"/>
      </w:r>
      <w:r>
        <w:rPr>
          <w:rFonts w:cs="Times New Roman"/>
          <w:color w:val="000000"/>
        </w:rPr>
        <w:t xml:space="preserve"> and subsequently</w:t>
      </w:r>
      <w:r w:rsidR="00515591">
        <w:rPr>
          <w:rFonts w:cs="Times New Roman"/>
          <w:color w:val="000000"/>
        </w:rPr>
        <w:t>,</w:t>
      </w:r>
      <w:r>
        <w:rPr>
          <w:rFonts w:cs="Times New Roman"/>
          <w:color w:val="000000"/>
        </w:rPr>
        <w:t xml:space="preserve"> the most researched </w:t>
      </w:r>
      <w:r>
        <w:rPr>
          <w:rFonts w:cs="Times New Roman"/>
          <w:color w:val="000000"/>
        </w:rPr>
        <w:fldChar w:fldCharType="begin"/>
      </w:r>
      <w:r w:rsidR="00A576FD">
        <w:rPr>
          <w:rFonts w:cs="Times New Roman"/>
          <w:color w:val="000000"/>
        </w:rPr>
        <w:instrText xml:space="preserve"> ADDIN EN.CITE &lt;EndNote&gt;&lt;Cite&gt;&lt;Author&gt;Gaskell&lt;/Author&gt;&lt;Year&gt;2023&lt;/Year&gt;&lt;IDText&gt;A meta‐analytic review of the effectiveness of psychological treatment of functional / dissociative seizures on non‐seizure outcomes in adults&lt;/IDText&gt;&lt;DisplayText&gt;[5]&lt;/DisplayText&gt;&lt;record&gt;&lt;titles&gt;&lt;title&gt;A meta‐analytic review of the effectiveness of psychological treatment of functional / dissociative seizures on non‐seizure outcomes in adults&lt;/title&gt;&lt;/titles&gt;&lt;contributors&gt;&lt;authors&gt;&lt;author&gt;Gaskell, C.&lt;/author&gt;&lt;author&gt;Power, N.&lt;/author&gt;&lt;author&gt;Novakova, B.&lt;/author&gt;&lt;author&gt;Simmonds‐Buckley, M.&lt;/author&gt;&lt;author&gt;Reuber, M.&lt;/author&gt;&lt;author&gt;Kellett, S.&lt;/author&gt;&lt;author&gt;Rawlings, G. H.&lt;/author&gt;&lt;/authors&gt;&lt;/contributors&gt;&lt;added-date format="utc"&gt;1695806990&lt;/added-date&gt;&lt;ref-type name="Journal Article"&gt;17&lt;/ref-type&gt;&lt;dates&gt;&lt;year&gt;2023&lt;/year&gt;&lt;/dates&gt;&lt;rec-number&gt;40250&lt;/rec-number&gt;&lt;publisher&gt;Wiley&lt;/publisher&gt;&lt;last-updated-date format="utc"&gt;1695806990&lt;/last-updated-date&gt;&lt;/record&gt;&lt;/Cite&gt;&lt;/EndNote&gt;</w:instrText>
      </w:r>
      <w:r>
        <w:rPr>
          <w:rFonts w:cs="Times New Roman"/>
          <w:color w:val="000000"/>
        </w:rPr>
        <w:fldChar w:fldCharType="separate"/>
      </w:r>
      <w:r w:rsidR="00A576FD">
        <w:rPr>
          <w:rFonts w:cs="Times New Roman"/>
          <w:noProof/>
          <w:color w:val="000000"/>
        </w:rPr>
        <w:t>[5]</w:t>
      </w:r>
      <w:r>
        <w:rPr>
          <w:rFonts w:cs="Times New Roman"/>
          <w:color w:val="000000"/>
        </w:rPr>
        <w:fldChar w:fldCharType="end"/>
      </w:r>
      <w:r w:rsidR="00884833">
        <w:rPr>
          <w:rFonts w:cs="Times New Roman"/>
          <w:color w:val="000000"/>
        </w:rPr>
        <w:t>.</w:t>
      </w:r>
      <w:r w:rsidR="004810AD">
        <w:rPr>
          <w:rFonts w:cs="Times New Roman"/>
          <w:color w:val="000000"/>
        </w:rPr>
        <w:t xml:space="preserve"> </w:t>
      </w:r>
      <w:r w:rsidR="00100361">
        <w:rPr>
          <w:rFonts w:cs="Times New Roman"/>
          <w:bCs/>
        </w:rPr>
        <w:t>A</w:t>
      </w:r>
      <w:r w:rsidR="00100361" w:rsidRPr="00E808A1">
        <w:rPr>
          <w:rFonts w:cs="Times New Roman"/>
          <w:bCs/>
        </w:rPr>
        <w:t xml:space="preserve"> recent meta-analysis</w:t>
      </w:r>
      <w:r w:rsidR="00100361">
        <w:rPr>
          <w:rFonts w:cs="Times New Roman"/>
          <w:bCs/>
        </w:rPr>
        <w:t xml:space="preserve"> of psychotherapy </w:t>
      </w:r>
      <w:r w:rsidR="00884833">
        <w:rPr>
          <w:rFonts w:cs="Times New Roman"/>
          <w:bCs/>
        </w:rPr>
        <w:t>in</w:t>
      </w:r>
      <w:r w:rsidR="00100361">
        <w:rPr>
          <w:rFonts w:cs="Times New Roman"/>
          <w:bCs/>
        </w:rPr>
        <w:t xml:space="preserve"> FDS has synthesised the body of evidence concerning non-seizure outcomes </w:t>
      </w:r>
      <w:r w:rsidR="00100361">
        <w:rPr>
          <w:rFonts w:cs="Times New Roman"/>
          <w:bCs/>
        </w:rPr>
        <w:fldChar w:fldCharType="begin"/>
      </w:r>
      <w:r w:rsidR="00100361">
        <w:rPr>
          <w:rFonts w:cs="Times New Roman"/>
          <w:bCs/>
        </w:rPr>
        <w:instrText xml:space="preserve"> ADDIN EN.CITE &lt;EndNote&gt;&lt;Cite&gt;&lt;Author&gt;Gaskell&lt;/Author&gt;&lt;Year&gt;2023&lt;/Year&gt;&lt;IDText&gt;A meta‐analytic review of the effectiveness of psychological treatment of functional / dissociative seizures on non‐seizure outcomes in adults&lt;/IDText&gt;&lt;DisplayText&gt;[5]&lt;/DisplayText&gt;&lt;record&gt;&lt;titles&gt;&lt;title&gt;A meta‐analytic review of the effectiveness of psychological treatment of functional / dissociative seizures on non‐seizure outcomes in adults&lt;/title&gt;&lt;/titles&gt;&lt;contributors&gt;&lt;authors&gt;&lt;author&gt;Gaskell, C.&lt;/author&gt;&lt;author&gt;Power, N.&lt;/author&gt;&lt;author&gt;Novakova, B.&lt;/author&gt;&lt;author&gt;Simmonds‐Buckley, M.&lt;/author&gt;&lt;author&gt;Reuber, M.&lt;/author&gt;&lt;author&gt;Kellett, S.&lt;/author&gt;&lt;author&gt;Rawlings, G. H.&lt;/author&gt;&lt;/authors&gt;&lt;/contributors&gt;&lt;added-date format="utc"&gt;1695806990&lt;/added-date&gt;&lt;ref-type name="Journal Article"&gt;17&lt;/ref-type&gt;&lt;dates&gt;&lt;year&gt;2023&lt;/year&gt;&lt;/dates&gt;&lt;rec-number&gt;40250&lt;/rec-number&gt;&lt;publisher&gt;Wiley&lt;/publisher&gt;&lt;last-updated-date format="utc"&gt;1695806990&lt;/last-updated-date&gt;&lt;/record&gt;&lt;/Cite&gt;&lt;/EndNote&gt;</w:instrText>
      </w:r>
      <w:r w:rsidR="00100361">
        <w:rPr>
          <w:rFonts w:cs="Times New Roman"/>
          <w:bCs/>
        </w:rPr>
        <w:fldChar w:fldCharType="separate"/>
      </w:r>
      <w:r w:rsidR="00100361">
        <w:rPr>
          <w:rFonts w:cs="Times New Roman"/>
          <w:bCs/>
          <w:noProof/>
        </w:rPr>
        <w:t>[5]</w:t>
      </w:r>
      <w:r w:rsidR="00100361">
        <w:rPr>
          <w:rFonts w:cs="Times New Roman"/>
          <w:bCs/>
        </w:rPr>
        <w:fldChar w:fldCharType="end"/>
      </w:r>
      <w:r w:rsidR="00100361">
        <w:rPr>
          <w:rFonts w:cs="Times New Roman"/>
          <w:bCs/>
        </w:rPr>
        <w:t xml:space="preserve">. Across 32 studies (171 outcomes, </w:t>
      </w:r>
      <w:r w:rsidR="00100361" w:rsidRPr="00E808A1">
        <w:rPr>
          <w:rFonts w:cs="Times New Roman"/>
          <w:bCs/>
        </w:rPr>
        <w:t>889</w:t>
      </w:r>
      <w:r w:rsidR="00100361">
        <w:rPr>
          <w:rFonts w:cs="Times New Roman"/>
          <w:bCs/>
        </w:rPr>
        <w:t xml:space="preserve"> patients) covering a range of outcomes, a pooled</w:t>
      </w:r>
      <w:r w:rsidR="00100361" w:rsidRPr="00E808A1">
        <w:rPr>
          <w:rFonts w:cs="Times New Roman"/>
          <w:bCs/>
        </w:rPr>
        <w:t xml:space="preserve"> effect size of </w:t>
      </w:r>
      <w:r w:rsidR="00100361" w:rsidRPr="00E808A1">
        <w:rPr>
          <w:rFonts w:cs="Times New Roman"/>
          <w:bCs/>
          <w:i/>
          <w:iCs/>
        </w:rPr>
        <w:t>d</w:t>
      </w:r>
      <w:r w:rsidR="00100361" w:rsidRPr="00E808A1">
        <w:rPr>
          <w:rFonts w:cs="Times New Roman"/>
          <w:bCs/>
        </w:rPr>
        <w:t>=0.51</w:t>
      </w:r>
      <w:r w:rsidR="00100361">
        <w:rPr>
          <w:rFonts w:cs="Times New Roman"/>
          <w:bCs/>
        </w:rPr>
        <w:t xml:space="preserve"> was observed.</w:t>
      </w:r>
      <w:r w:rsidR="00100361" w:rsidRPr="00E808A1">
        <w:rPr>
          <w:rFonts w:cs="Times New Roman"/>
          <w:bCs/>
        </w:rPr>
        <w:t xml:space="preserve"> </w:t>
      </w:r>
      <w:r w:rsidR="00100361">
        <w:rPr>
          <w:rFonts w:cs="Times New Roman"/>
          <w:bCs/>
        </w:rPr>
        <w:t xml:space="preserve">The </w:t>
      </w:r>
      <w:r w:rsidR="004810AD">
        <w:rPr>
          <w:rFonts w:cs="Times New Roman"/>
          <w:bCs/>
        </w:rPr>
        <w:t>review</w:t>
      </w:r>
      <w:r w:rsidR="00100361">
        <w:rPr>
          <w:rFonts w:cs="Times New Roman"/>
          <w:bCs/>
        </w:rPr>
        <w:t xml:space="preserve"> </w:t>
      </w:r>
      <w:r w:rsidR="00884833">
        <w:rPr>
          <w:rFonts w:cs="Times New Roman"/>
          <w:bCs/>
        </w:rPr>
        <w:t xml:space="preserve">also </w:t>
      </w:r>
      <w:r w:rsidR="00100361">
        <w:rPr>
          <w:rFonts w:cs="Times New Roman"/>
          <w:bCs/>
        </w:rPr>
        <w:t>revealed variation in the type and number of outcomes that have been used in FDS treatment studies.</w:t>
      </w:r>
      <w:r w:rsidR="00100361">
        <w:rPr>
          <w:rFonts w:cs="Times New Roman"/>
          <w:color w:val="000000"/>
        </w:rPr>
        <w:t xml:space="preserve"> </w:t>
      </w:r>
      <w:r w:rsidR="004810AD">
        <w:rPr>
          <w:rFonts w:cs="Times New Roman"/>
          <w:color w:val="000000"/>
        </w:rPr>
        <w:t>Indeed,</w:t>
      </w:r>
      <w:r w:rsidR="00884833">
        <w:rPr>
          <w:rFonts w:cs="Times New Roman"/>
          <w:color w:val="000000"/>
        </w:rPr>
        <w:t xml:space="preserve"> t</w:t>
      </w:r>
      <w:r w:rsidR="00A576FD">
        <w:rPr>
          <w:rFonts w:cs="Times New Roman"/>
          <w:bCs/>
        </w:rPr>
        <w:t>here is ongoing debate about how treatment outcomes should be measured in this patient population</w:t>
      </w:r>
      <w:r w:rsidR="00992667">
        <w:rPr>
          <w:rFonts w:cs="Times New Roman"/>
          <w:bCs/>
        </w:rPr>
        <w:t xml:space="preserve"> </w:t>
      </w:r>
      <w:r>
        <w:rPr>
          <w:rFonts w:cs="Times New Roman"/>
          <w:bCs/>
        </w:rPr>
        <w:fldChar w:fldCharType="begin">
          <w:fldData xml:space="preserve">PEVuZE5vdGU+PENpdGU+PEF1dGhvcj5OaWNob2xzb248L0F1dGhvcj48WWVhcj4yMDIwPC9ZZWFy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</w:fldData>
        </w:fldChar>
      </w:r>
      <w:r w:rsidR="00A576FD">
        <w:rPr>
          <w:rFonts w:cs="Times New Roman"/>
          <w:bCs/>
        </w:rPr>
        <w:instrText xml:space="preserve"> ADDIN EN.CITE </w:instrText>
      </w:r>
      <w:r w:rsidR="00A576FD">
        <w:rPr>
          <w:rFonts w:cs="Times New Roman"/>
          <w:bCs/>
        </w:rPr>
        <w:fldChar w:fldCharType="begin">
          <w:fldData xml:space="preserve">PEVuZE5vdGU+PENpdGU+PEF1dGhvcj5OaWNob2xzb248L0F1dGhvcj48WWVhcj4yMDIwPC9ZZWFy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</w:fldData>
        </w:fldChar>
      </w:r>
      <w:r w:rsidR="00A576FD">
        <w:rPr>
          <w:rFonts w:cs="Times New Roman"/>
          <w:bCs/>
        </w:rPr>
        <w:instrText xml:space="preserve"> ADDIN EN.CITE.DATA </w:instrText>
      </w:r>
      <w:r w:rsidR="00A576FD">
        <w:rPr>
          <w:rFonts w:cs="Times New Roman"/>
          <w:bCs/>
        </w:rPr>
      </w:r>
      <w:r w:rsidR="00A576FD">
        <w:rPr>
          <w:rFonts w:cs="Times New Roman"/>
          <w:bCs/>
        </w:rPr>
        <w:fldChar w:fldCharType="end"/>
      </w:r>
      <w:r>
        <w:rPr>
          <w:rFonts w:cs="Times New Roman"/>
          <w:bCs/>
        </w:rPr>
      </w:r>
      <w:r>
        <w:rPr>
          <w:rFonts w:cs="Times New Roman"/>
          <w:bCs/>
        </w:rPr>
        <w:fldChar w:fldCharType="separate"/>
      </w:r>
      <w:r w:rsidR="00A576FD">
        <w:rPr>
          <w:rFonts w:cs="Times New Roman"/>
          <w:bCs/>
          <w:noProof/>
        </w:rPr>
        <w:t>[6, 7]</w:t>
      </w:r>
      <w:r>
        <w:rPr>
          <w:rFonts w:cs="Times New Roman"/>
          <w:bCs/>
        </w:rPr>
        <w:fldChar w:fldCharType="end"/>
      </w:r>
      <w:r w:rsidR="00576946">
        <w:rPr>
          <w:rFonts w:cs="Times New Roman"/>
        </w:rPr>
        <w:t xml:space="preserve">, especially as </w:t>
      </w:r>
      <w:r w:rsidR="00576946" w:rsidRPr="00591798">
        <w:rPr>
          <w:rFonts w:cs="Times New Roman"/>
        </w:rPr>
        <w:t xml:space="preserve">measures of psychological </w:t>
      </w:r>
      <w:r w:rsidR="00576946">
        <w:rPr>
          <w:rFonts w:cs="Times New Roman"/>
        </w:rPr>
        <w:t>well-being</w:t>
      </w:r>
      <w:r w:rsidR="00576946" w:rsidRPr="00591798">
        <w:rPr>
          <w:rFonts w:cs="Times New Roman"/>
        </w:rPr>
        <w:t xml:space="preserve"> have been found to be greater predictors of </w:t>
      </w:r>
      <w:r w:rsidR="00A576FD">
        <w:rPr>
          <w:rFonts w:cs="Times New Roman"/>
        </w:rPr>
        <w:t>health-related quality of life (</w:t>
      </w:r>
      <w:r w:rsidR="00576946" w:rsidRPr="00591798">
        <w:rPr>
          <w:rFonts w:cs="Times New Roman"/>
        </w:rPr>
        <w:t>HR-QoL</w:t>
      </w:r>
      <w:r w:rsidR="00A576FD">
        <w:rPr>
          <w:rFonts w:cs="Times New Roman"/>
        </w:rPr>
        <w:t>)</w:t>
      </w:r>
      <w:r w:rsidR="00576946" w:rsidRPr="00591798">
        <w:rPr>
          <w:rFonts w:cs="Times New Roman"/>
        </w:rPr>
        <w:t xml:space="preserve"> than seizure-related outcomes in people with FDS </w:t>
      </w:r>
      <w:r>
        <w:rPr>
          <w:rFonts w:cs="Times New Roman"/>
        </w:rPr>
        <w:fldChar w:fldCharType="begin">
          <w:fldData xml:space="preserve">PEVuZE5vdGU+PENpdGU+PEF1dGhvcj5SYXdsaW5nczwvQXV0aG9yPjxZZWFyPjIwMTc8L1llYXI+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==
</w:fldData>
        </w:fldChar>
      </w:r>
      <w:r w:rsidR="00A576FD">
        <w:rPr>
          <w:rFonts w:cs="Times New Roman"/>
        </w:rPr>
        <w:instrText xml:space="preserve"> ADDIN EN.CITE </w:instrText>
      </w:r>
      <w:r w:rsidR="00A576FD">
        <w:rPr>
          <w:rFonts w:cs="Times New Roman"/>
        </w:rPr>
        <w:fldChar w:fldCharType="begin">
          <w:fldData xml:space="preserve">PEVuZE5vdGU+PENpdGU+PEF1dGhvcj5SYXdsaW5nczwvQXV0aG9yPjxZZWFyPjIwMTc8L1llYXI+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==
</w:fldData>
        </w:fldChar>
      </w:r>
      <w:r w:rsidR="00A576FD">
        <w:rPr>
          <w:rFonts w:cs="Times New Roman"/>
        </w:rPr>
        <w:instrText xml:space="preserve"> ADDIN EN.CITE.DATA </w:instrText>
      </w:r>
      <w:r w:rsidR="00A576FD">
        <w:rPr>
          <w:rFonts w:cs="Times New Roman"/>
        </w:rPr>
      </w:r>
      <w:r w:rsidR="00A576FD">
        <w:rPr>
          <w:rFonts w:cs="Times New Roman"/>
        </w:rPr>
        <w:fldChar w:fldCharType="end"/>
      </w:r>
      <w:r>
        <w:rPr>
          <w:rFonts w:cs="Times New Roman"/>
        </w:rPr>
      </w:r>
      <w:r>
        <w:rPr>
          <w:rFonts w:cs="Times New Roman"/>
        </w:rPr>
        <w:fldChar w:fldCharType="separate"/>
      </w:r>
      <w:r w:rsidR="00A576FD">
        <w:rPr>
          <w:rFonts w:cs="Times New Roman"/>
          <w:noProof/>
        </w:rPr>
        <w:t>[8, 9]</w:t>
      </w:r>
      <w:r>
        <w:rPr>
          <w:rFonts w:cs="Times New Roman"/>
        </w:rPr>
        <w:fldChar w:fldCharType="end"/>
      </w:r>
      <w:r>
        <w:rPr>
          <w:rFonts w:cs="Times New Roman"/>
        </w:rPr>
        <w:t xml:space="preserve"> </w:t>
      </w:r>
      <w:r w:rsidR="00576946" w:rsidRPr="00591798">
        <w:rPr>
          <w:rFonts w:cs="Times New Roman"/>
        </w:rPr>
        <w:t>and may be more sensitive to treatment-associated change</w:t>
      </w:r>
      <w:r>
        <w:rPr>
          <w:rFonts w:cs="Times New Roman"/>
        </w:rPr>
        <w:t xml:space="preserve"> </w:t>
      </w:r>
      <w:r>
        <w:rPr>
          <w:rFonts w:cs="Times New Roman"/>
        </w:rPr>
        <w:fldChar w:fldCharType="begin">
          <w:fldData xml:space="preserve">PEVuZE5vdGU+PENpdGU+PEF1dGhvcj5Hb2xkc3RlaW48L0F1dGhvcj48WWVhcj4yMDIwPC9ZZWFy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</w:fldData>
        </w:fldChar>
      </w:r>
      <w:r w:rsidR="00A576FD">
        <w:rPr>
          <w:rFonts w:cs="Times New Roman"/>
        </w:rPr>
        <w:instrText xml:space="preserve"> ADDIN EN.CITE </w:instrText>
      </w:r>
      <w:r w:rsidR="00A576FD">
        <w:rPr>
          <w:rFonts w:cs="Times New Roman"/>
        </w:rPr>
        <w:fldChar w:fldCharType="begin">
          <w:fldData xml:space="preserve">PEVuZE5vdGU+PENpdGU+PEF1dGhvcj5Hb2xkc3RlaW48L0F1dGhvcj48WWVhcj4yMDIwPC9ZZWFy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</w:fldData>
        </w:fldChar>
      </w:r>
      <w:r w:rsidR="00A576FD">
        <w:rPr>
          <w:rFonts w:cs="Times New Roman"/>
        </w:rPr>
        <w:instrText xml:space="preserve"> ADDIN EN.CITE.DATA </w:instrText>
      </w:r>
      <w:r w:rsidR="00A576FD">
        <w:rPr>
          <w:rFonts w:cs="Times New Roman"/>
        </w:rPr>
      </w:r>
      <w:r w:rsidR="00A576FD">
        <w:rPr>
          <w:rFonts w:cs="Times New Roman"/>
        </w:rPr>
        <w:fldChar w:fldCharType="end"/>
      </w:r>
      <w:r>
        <w:rPr>
          <w:rFonts w:cs="Times New Roman"/>
        </w:rPr>
      </w:r>
      <w:r>
        <w:rPr>
          <w:rFonts w:cs="Times New Roman"/>
        </w:rPr>
        <w:fldChar w:fldCharType="separate"/>
      </w:r>
      <w:r w:rsidR="00A576FD">
        <w:rPr>
          <w:rFonts w:cs="Times New Roman"/>
          <w:noProof/>
        </w:rPr>
        <w:t>[10]</w:t>
      </w:r>
      <w:r>
        <w:rPr>
          <w:rFonts w:cs="Times New Roman"/>
        </w:rPr>
        <w:fldChar w:fldCharType="end"/>
      </w:r>
      <w:r w:rsidR="00576946" w:rsidRPr="002903CA">
        <w:rPr>
          <w:rFonts w:cs="Times New Roman"/>
        </w:rPr>
        <w:t>.</w:t>
      </w:r>
      <w:r w:rsidR="00576946" w:rsidRPr="00591798">
        <w:rPr>
          <w:rFonts w:cs="Times New Roman"/>
        </w:rPr>
        <w:t xml:space="preserve"> </w:t>
      </w:r>
    </w:p>
    <w:p w14:paraId="7E8BF2B6" w14:textId="3E34FD81" w:rsidR="00FD16B0" w:rsidRPr="004810AD" w:rsidRDefault="00C04EBB" w:rsidP="004810AD">
      <w:pPr>
        <w:pStyle w:val="BodyText"/>
        <w:ind w:firstLine="720"/>
        <w:rPr>
          <w:rFonts w:cs="Times New Roman"/>
          <w:color w:val="000000"/>
        </w:rPr>
      </w:pPr>
      <w:r>
        <w:rPr>
          <w:rFonts w:cs="Times New Roman"/>
        </w:rPr>
        <w:t>G</w:t>
      </w:r>
      <w:r w:rsidR="00A576FD">
        <w:rPr>
          <w:rFonts w:cs="Times New Roman"/>
        </w:rPr>
        <w:t>iven patients with FDS primarily present with seizures as</w:t>
      </w:r>
      <w:r w:rsidR="003D29DB">
        <w:rPr>
          <w:rFonts w:cs="Times New Roman"/>
        </w:rPr>
        <w:t xml:space="preserve"> the</w:t>
      </w:r>
      <w:r w:rsidR="00A576FD">
        <w:rPr>
          <w:rFonts w:cs="Times New Roman"/>
        </w:rPr>
        <w:t xml:space="preserve"> </w:t>
      </w:r>
      <w:r w:rsidR="001B2BFA">
        <w:rPr>
          <w:rFonts w:cs="Times New Roman"/>
        </w:rPr>
        <w:t>‘presenting problem’</w:t>
      </w:r>
      <w:r w:rsidR="00A576FD">
        <w:rPr>
          <w:rFonts w:cs="Times New Roman"/>
        </w:rPr>
        <w:t xml:space="preserve">, and that the </w:t>
      </w:r>
      <w:r w:rsidR="00A576FD" w:rsidRPr="00591798">
        <w:t>cessation</w:t>
      </w:r>
      <w:r w:rsidR="00A576FD">
        <w:t xml:space="preserve"> or reduc</w:t>
      </w:r>
      <w:del w:id="23" w:author="Chris Gaskell" w:date="2023-10-18T18:13:00Z">
        <w:r w:rsidR="00A576FD" w:rsidDel="00E42D12">
          <w:delText>tion o</w:delText>
        </w:r>
      </w:del>
      <w:ins w:id="24" w:author="Chris Gaskell" w:date="2023-10-18T18:13:00Z">
        <w:r w:rsidR="00E42D12">
          <w:t>ed</w:t>
        </w:r>
      </w:ins>
      <w:del w:id="25" w:author="Chris Gaskell" w:date="2023-10-18T18:13:00Z">
        <w:r w:rsidR="00A576FD" w:rsidDel="00E42D12">
          <w:delText>f</w:delText>
        </w:r>
      </w:del>
      <w:r w:rsidR="00A576FD">
        <w:t xml:space="preserve"> </w:t>
      </w:r>
      <w:r w:rsidR="00A576FD" w:rsidRPr="00591798">
        <w:t>frequency</w:t>
      </w:r>
      <w:r w:rsidR="00CA06DA">
        <w:t xml:space="preserve"> </w:t>
      </w:r>
      <w:r w:rsidR="00A576FD">
        <w:t>of seizures</w:t>
      </w:r>
      <w:r w:rsidR="00A576FD" w:rsidRPr="00591798">
        <w:t xml:space="preserve"> are common</w:t>
      </w:r>
      <w:r w:rsidR="00A576FD">
        <w:t xml:space="preserve"> treatment </w:t>
      </w:r>
      <w:r w:rsidR="00A576FD" w:rsidRPr="00591798">
        <w:t xml:space="preserve">goals </w:t>
      </w:r>
      <w:r w:rsidR="001B2BFA">
        <w:t xml:space="preserve">(i.e., </w:t>
      </w:r>
      <w:r w:rsidR="00A576FD">
        <w:t xml:space="preserve">similar to the goals of treating epileptic seizures </w:t>
      </w:r>
      <w:r w:rsidR="00A576FD">
        <w:fldChar w:fldCharType="begin">
          <w:fldData xml:space="preserve">PEVuZE5vdGU+PENpdGU+PEF1dGhvcj5DcmFtZXI8L0F1dGhvcj48WWVhcj4yMDAyPC9ZZWFyPjxJ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</w:fldData>
        </w:fldChar>
      </w:r>
      <w:r w:rsidR="00A576FD">
        <w:instrText xml:space="preserve"> ADDIN EN.CITE </w:instrText>
      </w:r>
      <w:r w:rsidR="00A576FD">
        <w:fldChar w:fldCharType="begin">
          <w:fldData xml:space="preserve">PEVuZE5vdGU+PENpdGU+PEF1dGhvcj5DcmFtZXI8L0F1dGhvcj48WWVhcj4yMDAyPC9ZZWFyPjxJ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</w:fldData>
        </w:fldChar>
      </w:r>
      <w:r w:rsidR="00A576FD">
        <w:instrText xml:space="preserve"> ADDIN EN.CITE.DATA </w:instrText>
      </w:r>
      <w:r w:rsidR="00A576FD">
        <w:fldChar w:fldCharType="end"/>
      </w:r>
      <w:r w:rsidR="00A576FD">
        <w:fldChar w:fldCharType="separate"/>
      </w:r>
      <w:r w:rsidR="00A576FD">
        <w:rPr>
          <w:noProof/>
        </w:rPr>
        <w:t>[11, 12]</w:t>
      </w:r>
      <w:r w:rsidR="00A576FD">
        <w:fldChar w:fldCharType="end"/>
      </w:r>
      <w:r w:rsidR="001B2BFA">
        <w:t>)</w:t>
      </w:r>
      <w:r w:rsidR="00FD16B0">
        <w:t xml:space="preserve">, </w:t>
      </w:r>
      <w:r w:rsidR="00A576FD">
        <w:rPr>
          <w:rFonts w:cs="Times New Roman"/>
        </w:rPr>
        <w:t xml:space="preserve">the ability of an intervention to change the characteristics of seizures must be a crucial aspect of outcome. </w:t>
      </w:r>
      <w:r w:rsidR="00FD16B0">
        <w:rPr>
          <w:rFonts w:cs="Times New Roman"/>
        </w:rPr>
        <w:t xml:space="preserve">In view of this, many </w:t>
      </w:r>
      <w:r w:rsidR="00FD16B0">
        <w:t>studies evaluating psychotherapies with people with FDS</w:t>
      </w:r>
      <w:r w:rsidR="00FD16B0" w:rsidDel="00783977">
        <w:rPr>
          <w:rFonts w:cs="Times New Roman"/>
          <w:bCs/>
        </w:rPr>
        <w:t xml:space="preserve"> </w:t>
      </w:r>
      <w:r w:rsidR="00FD16B0">
        <w:rPr>
          <w:rFonts w:cs="Times New Roman"/>
          <w:bCs/>
        </w:rPr>
        <w:t xml:space="preserve">have utilised </w:t>
      </w:r>
      <w:r w:rsidR="00FD16B0">
        <w:t xml:space="preserve">measures of seizure frequency or severity as their primary outcome. </w:t>
      </w:r>
    </w:p>
    <w:p w14:paraId="062A2318" w14:textId="656BD284" w:rsidR="00100361" w:rsidRDefault="00FD16B0" w:rsidP="00FD16B0">
      <w:pPr>
        <w:pStyle w:val="BodyText2"/>
        <w:ind w:firstLine="720"/>
        <w:rPr>
          <w:rFonts w:ascii="Times New Roman" w:hAnsi="Times New Roman" w:cs="Times New Roman"/>
        </w:rPr>
      </w:pPr>
      <w:r>
        <w:rPr>
          <w:rFonts w:ascii="Times New Roman" w:hAnsi="Times New Roman" w:cs="Times New Roman"/>
        </w:rPr>
        <w:t>Two</w:t>
      </w:r>
      <w:r w:rsidRPr="00591798">
        <w:rPr>
          <w:rFonts w:ascii="Times New Roman" w:hAnsi="Times New Roman" w:cs="Times New Roman"/>
        </w:rPr>
        <w:t xml:space="preserve"> </w:t>
      </w:r>
      <w:r>
        <w:rPr>
          <w:rFonts w:ascii="Times New Roman" w:hAnsi="Times New Roman" w:cs="Times New Roman"/>
        </w:rPr>
        <w:t>previous meta-analyses of seizure-specific outcomes of</w:t>
      </w:r>
      <w:r w:rsidRPr="00591798">
        <w:rPr>
          <w:rFonts w:ascii="Times New Roman" w:hAnsi="Times New Roman" w:cs="Times New Roman"/>
        </w:rPr>
        <w:t xml:space="preserve"> psychological interventions </w:t>
      </w:r>
      <w:r>
        <w:rPr>
          <w:rFonts w:ascii="Times New Roman" w:hAnsi="Times New Roman" w:cs="Times New Roman"/>
        </w:rPr>
        <w:t>for</w:t>
      </w:r>
      <w:r w:rsidRPr="00591798">
        <w:rPr>
          <w:rFonts w:ascii="Times New Roman" w:hAnsi="Times New Roman" w:cs="Times New Roman"/>
        </w:rPr>
        <w:t xml:space="preserve"> adults with FDS</w:t>
      </w:r>
      <w:r>
        <w:rPr>
          <w:rFonts w:ascii="Times New Roman" w:hAnsi="Times New Roman" w:cs="Times New Roman"/>
        </w:rPr>
        <w:t xml:space="preserve"> ha</w:t>
      </w:r>
      <w:del w:id="26" w:author="Chris Gaskell" w:date="2023-10-18T18:14:00Z">
        <w:r w:rsidDel="00AD49D7">
          <w:rPr>
            <w:rFonts w:ascii="Times New Roman" w:hAnsi="Times New Roman" w:cs="Times New Roman"/>
          </w:rPr>
          <w:delText>d both challenges and promising results</w:delText>
        </w:r>
      </w:del>
      <w:ins w:id="27" w:author="Chris Gaskell" w:date="2023-10-18T18:14:00Z">
        <w:r w:rsidR="00AD49D7">
          <w:rPr>
            <w:rFonts w:ascii="Times New Roman" w:hAnsi="Times New Roman" w:cs="Times New Roman"/>
          </w:rPr>
          <w:t xml:space="preserve">ve been </w:t>
        </w:r>
        <w:r w:rsidR="00071F10">
          <w:rPr>
            <w:rFonts w:ascii="Times New Roman" w:hAnsi="Times New Roman" w:cs="Times New Roman"/>
          </w:rPr>
          <w:t>attemp</w:t>
        </w:r>
      </w:ins>
      <w:ins w:id="28" w:author="Chris Gaskell" w:date="2023-10-18T18:15:00Z">
        <w:r w:rsidR="00071F10">
          <w:rPr>
            <w:rFonts w:ascii="Times New Roman" w:hAnsi="Times New Roman" w:cs="Times New Roman"/>
          </w:rPr>
          <w:t>t</w:t>
        </w:r>
      </w:ins>
      <w:ins w:id="29" w:author="Chris Gaskell" w:date="2023-10-18T18:14:00Z">
        <w:r w:rsidR="00071F10">
          <w:rPr>
            <w:rFonts w:ascii="Times New Roman" w:hAnsi="Times New Roman" w:cs="Times New Roman"/>
          </w:rPr>
          <w:t>ed</w:t>
        </w:r>
      </w:ins>
      <w:r>
        <w:rPr>
          <w:rFonts w:ascii="Times New Roman" w:hAnsi="Times New Roman" w:cs="Times New Roman"/>
        </w:rPr>
        <w:t>. In 2014, a</w:t>
      </w:r>
      <w:r w:rsidRPr="00591798">
        <w:rPr>
          <w:rFonts w:ascii="Times New Roman" w:hAnsi="Times New Roman" w:cs="Times New Roman"/>
        </w:rPr>
        <w:t xml:space="preserve"> Cochrane review </w:t>
      </w:r>
      <w:r>
        <w:rPr>
          <w:rFonts w:ascii="Times New Roman" w:hAnsi="Times New Roman" w:cs="Times New Roman"/>
        </w:rPr>
        <w:t xml:space="preserve">of </w:t>
      </w:r>
      <w:r w:rsidRPr="00591798">
        <w:rPr>
          <w:rFonts w:ascii="Times New Roman" w:hAnsi="Times New Roman" w:cs="Times New Roman"/>
        </w:rPr>
        <w:t xml:space="preserve">treatments </w:t>
      </w:r>
      <w:r>
        <w:rPr>
          <w:rFonts w:ascii="Times New Roman" w:hAnsi="Times New Roman" w:cs="Times New Roman"/>
        </w:rPr>
        <w:t>for FDS (</w:t>
      </w:r>
      <w:r w:rsidRPr="00591798">
        <w:rPr>
          <w:rFonts w:ascii="Times New Roman" w:hAnsi="Times New Roman" w:cs="Times New Roman"/>
        </w:rPr>
        <w:t xml:space="preserve">12 </w:t>
      </w:r>
      <w:r w:rsidRPr="00591798">
        <w:rPr>
          <w:rFonts w:ascii="Times New Roman" w:hAnsi="Times New Roman" w:cs="Times New Roman"/>
        </w:rPr>
        <w:lastRenderedPageBreak/>
        <w:t>studies</w:t>
      </w:r>
      <w:r>
        <w:rPr>
          <w:rFonts w:ascii="Times New Roman" w:hAnsi="Times New Roman" w:cs="Times New Roman"/>
        </w:rPr>
        <w:t xml:space="preserve">, </w:t>
      </w:r>
      <w:r w:rsidRPr="00591798">
        <w:rPr>
          <w:rFonts w:ascii="Times New Roman" w:hAnsi="Times New Roman" w:cs="Times New Roman"/>
        </w:rPr>
        <w:t>343 patients</w:t>
      </w:r>
      <w:r>
        <w:rPr>
          <w:rFonts w:ascii="Times New Roman" w:hAnsi="Times New Roman" w:cs="Times New Roman"/>
        </w:rPr>
        <w:t>)</w:t>
      </w:r>
      <w:r w:rsidRPr="00F2191A">
        <w:rPr>
          <w:rFonts w:ascii="Times New Roman" w:hAnsi="Times New Roman" w:cs="Times New Roman"/>
        </w:rPr>
        <w:t xml:space="preserve"> </w:t>
      </w:r>
      <w:r>
        <w:rPr>
          <w:rFonts w:ascii="Times New Roman" w:hAnsi="Times New Roman" w:cs="Times New Roman"/>
        </w:rPr>
        <w:t xml:space="preserve">reported being </w:t>
      </w:r>
      <w:r w:rsidRPr="00591798">
        <w:rPr>
          <w:rFonts w:ascii="Times New Roman" w:hAnsi="Times New Roman" w:cs="Times New Roman"/>
        </w:rPr>
        <w:t xml:space="preserve">unable to carry out a meaningful meta-analysis due to </w:t>
      </w:r>
      <w:r>
        <w:rPr>
          <w:rFonts w:ascii="Times New Roman" w:hAnsi="Times New Roman" w:cs="Times New Roman"/>
        </w:rPr>
        <w:t xml:space="preserve">the </w:t>
      </w:r>
      <w:r w:rsidRPr="00591798">
        <w:rPr>
          <w:rFonts w:ascii="Times New Roman" w:hAnsi="Times New Roman" w:cs="Times New Roman"/>
        </w:rPr>
        <w:t>heterogeneity of study designs and interventions</w:t>
      </w:r>
      <w:r>
        <w:rPr>
          <w:rFonts w:ascii="Times New Roman" w:hAnsi="Times New Roman" w:cs="Times New Roman"/>
        </w:rPr>
        <w:t xml:space="preserve"> </w:t>
      </w:r>
      <w:r>
        <w:rPr>
          <w:rFonts w:cs="Times New Roman"/>
        </w:rPr>
        <w:fldChar w:fldCharType="begin"/>
      </w:r>
      <w:r>
        <w:rPr>
          <w:rFonts w:cs="Times New Roman"/>
        </w:rPr>
        <w:instrText xml:space="preserve"> ADDIN EN.CITE &lt;EndNote&gt;&lt;Cite&gt;&lt;Author&gt;Martlew&lt;/Author&gt;&lt;Year&gt;2014&lt;/Year&gt;&lt;IDText&gt;Psychological and behavioural treatments for adults with non-epileptic attack disorder&lt;/IDText&gt;&lt;DisplayText&gt;[13]&lt;/DisplayText&gt;&lt;record&gt;&lt;keywords&gt;&lt;keyword&gt;Adult&lt;/keyword&gt;&lt;keyword&gt;General &amp;amp; Internal Medicine&lt;/keyword&gt;&lt;keyword&gt;Humans&lt;/keyword&gt;&lt;keyword&gt;Hypnosis - methods&lt;/keyword&gt;&lt;keyword&gt;Life Sciences &amp;amp; Biomedicine&lt;/keyword&gt;&lt;keyword&gt;Medicine, General &amp;amp; Internal&lt;/keyword&gt;&lt;keyword&gt;Psychotherapy - methods&lt;/keyword&gt;&lt;keyword&gt;Quality of Life&lt;/keyword&gt;&lt;keyword&gt;Randomized Controlled Trials as Topic&lt;/keyword&gt;&lt;keyword&gt;Science &amp;amp; Technology&lt;/keyword&gt;&lt;keyword&gt;Seizures - etiology&lt;/keyword&gt;&lt;keyword&gt;Seizures - therapy&lt;/keyword&gt;&lt;/keywords&gt;&lt;isbn&gt;1469-493X&lt;/isbn&gt;&lt;titles&gt;&lt;title&gt;Psychological and behavioural treatments for adults with non-epileptic attack disorder&lt;/title&gt;&lt;secondary-title&gt;Cochrane Database Syst Rev&lt;/secondary-title&gt;&lt;/titles&gt;&lt;pages&gt;CD006370-CD006370&lt;/pages&gt;&lt;number&gt;2&lt;/number&gt;&lt;contributors&gt;&lt;authors&gt;&lt;author&gt;Martlew, Jayne&lt;/author&gt;&lt;author&gt;Pulman, Jennifer&lt;/author&gt;&lt;author&gt;Marson, Anthony G.&lt;/author&gt;&lt;/authors&gt;&lt;/contributors&gt;&lt;added-date format="utc"&gt;1695807632&lt;/added-date&gt;&lt;pub-location&gt;HOBOKEN&lt;/pub-location&gt;&lt;ref-type name="Journal Article"&gt;17&lt;/ref-type&gt;&lt;dates&gt;&lt;year&gt;2014&lt;/year&gt;&lt;/dates&gt;&lt;rec-number&gt;40251&lt;/rec-number&gt;&lt;publisher&gt;HOBOKEN: Wiley&lt;/publisher&gt;&lt;last-updated-date format="utc"&gt;1695807632&lt;/last-updated-date&gt;&lt;electronic-resource-num&gt;10.1002/14651858.CD006370.pub2&lt;/electronic-resource-num&gt;&lt;volume&gt;2&lt;/volume&gt;&lt;/record&gt;&lt;/Cite&gt;&lt;/EndNote&gt;</w:instrText>
      </w:r>
      <w:r>
        <w:rPr>
          <w:rFonts w:cs="Times New Roman"/>
        </w:rPr>
        <w:fldChar w:fldCharType="separate"/>
      </w:r>
      <w:r>
        <w:rPr>
          <w:rFonts w:cs="Times New Roman"/>
          <w:noProof/>
        </w:rPr>
        <w:t>[13]</w:t>
      </w:r>
      <w:r>
        <w:rPr>
          <w:rFonts w:cs="Times New Roman"/>
        </w:rPr>
        <w:fldChar w:fldCharType="end"/>
      </w:r>
      <w:r>
        <w:rPr>
          <w:rFonts w:ascii="Times New Roman" w:hAnsi="Times New Roman" w:cs="Times New Roman"/>
        </w:rPr>
        <w:t xml:space="preserve">. </w:t>
      </w:r>
      <w:r w:rsidRPr="004022A9">
        <w:rPr>
          <w:rFonts w:ascii="Times New Roman" w:hAnsi="Times New Roman" w:cs="Times New Roman"/>
        </w:rPr>
        <w:t xml:space="preserve">Carlson </w:t>
      </w:r>
      <w:r>
        <w:rPr>
          <w:rFonts w:ascii="Times New Roman" w:hAnsi="Times New Roman" w:cs="Times New Roman"/>
        </w:rPr>
        <w:t>and</w:t>
      </w:r>
      <w:r w:rsidRPr="004022A9">
        <w:rPr>
          <w:rFonts w:ascii="Times New Roman" w:hAnsi="Times New Roman" w:cs="Times New Roman"/>
        </w:rPr>
        <w:t xml:space="preserve"> </w:t>
      </w:r>
      <w:r>
        <w:rPr>
          <w:rFonts w:ascii="Times New Roman" w:hAnsi="Times New Roman" w:cs="Times New Roman"/>
        </w:rPr>
        <w:t xml:space="preserve">Perry in 2017 performed a pair of </w:t>
      </w:r>
      <w:r w:rsidRPr="00336BF1">
        <w:rPr>
          <w:rFonts w:ascii="Times New Roman" w:hAnsi="Times New Roman" w:cs="Times New Roman"/>
        </w:rPr>
        <w:t xml:space="preserve">proportional meta-analyses for psychological intervention studies in FDS (13 studies, 227 patients) </w:t>
      </w:r>
      <w:r w:rsidRPr="00336BF1">
        <w:rPr>
          <w:rFonts w:ascii="Times New Roman" w:hAnsi="Times New Roman" w:cs="Times New Roman"/>
        </w:rPr>
        <w:fldChar w:fldCharType="begin"/>
      </w:r>
      <w:r w:rsidRPr="00336BF1">
        <w:rPr>
          <w:rFonts w:ascii="Times New Roman" w:hAnsi="Times New Roman" w:cs="Times New Roman"/>
        </w:rPr>
        <w:instrText xml:space="preserve"> ADDIN EN.CITE &lt;EndNote&gt;&lt;Cite&gt;&lt;Author&gt;Carlson&lt;/Author&gt;&lt;Year&gt;2017&lt;/Year&gt;&lt;IDText&gt;Psychological interventions for psychogenic non- epileptic seizures: A meta- analysis&lt;/IDText&gt;&lt;DisplayText&gt;[14]&lt;/DisplayText&gt;&lt;record&gt;&lt;keywords&gt;&lt;keyword&gt;Pnes&lt;/keyword&gt;&lt;keyword&gt;Psychogenic Seizures&lt;/keyword&gt;&lt;keyword&gt;Non- Epileptic Seizures&lt;/keyword&gt;&lt;keyword&gt;Pnes&lt;/keyword&gt;&lt;keyword&gt;Pseudoseizures&lt;/keyword&gt;&lt;/keywords&gt;&lt;isbn&gt;1059-1311&lt;/isbn&gt;&lt;titles&gt;&lt;title&gt;Psychological interventions for psychogenic non- epileptic seizures: A meta- analysis&lt;/title&gt;&lt;secondary-title&gt;Seizure: European Journal of Epilepsy&lt;/secondary-title&gt;&lt;/titles&gt;&lt;pages&gt;142-150&lt;/pages&gt;&lt;contributors&gt;&lt;authors&gt;&lt;author&gt;Carlson, Perri&lt;/author&gt;&lt;author&gt;Nicholson Perry, Kathryn&lt;/author&gt;&lt;/authors&gt;&lt;/contributors&gt;&lt;added-date format="utc"&gt;1491587178&lt;/added-date&gt;&lt;ref-type name="Journal Article"&gt;17&lt;/ref-type&gt;&lt;dates&gt;&lt;year&gt;2017&lt;/year&gt;&lt;/dates&gt;&lt;rec-number&gt;10897&lt;/rec-number&gt;&lt;last-updated-date format="utc"&gt;1655021486&lt;/last-updated-date&gt;&lt;electronic-resource-num&gt;10.1016/j.seizure.2016.12.007&lt;/electronic-resource-num&gt;&lt;volume&gt;45&lt;/volume&gt;&lt;/record&gt;&lt;/Cite&gt;&lt;/EndNote&gt;</w:instrText>
      </w:r>
      <w:r w:rsidRPr="00336BF1">
        <w:rPr>
          <w:rFonts w:ascii="Times New Roman" w:hAnsi="Times New Roman" w:cs="Times New Roman"/>
        </w:rPr>
        <w:fldChar w:fldCharType="separate"/>
      </w:r>
      <w:r w:rsidRPr="00336BF1">
        <w:rPr>
          <w:rFonts w:ascii="Times New Roman" w:hAnsi="Times New Roman" w:cs="Times New Roman"/>
          <w:noProof/>
        </w:rPr>
        <w:t>[14]</w:t>
      </w:r>
      <w:r w:rsidRPr="00336BF1">
        <w:rPr>
          <w:rFonts w:ascii="Times New Roman" w:hAnsi="Times New Roman" w:cs="Times New Roman"/>
        </w:rPr>
        <w:fldChar w:fldCharType="end"/>
      </w:r>
      <w:r w:rsidRPr="00336BF1">
        <w:rPr>
          <w:rFonts w:ascii="Times New Roman" w:hAnsi="Times New Roman" w:cs="Times New Roman"/>
        </w:rPr>
        <w:t>. Aggregated results demonstrated that 47% of individuals were seizure-free by the end of treatment</w:t>
      </w:r>
      <w:r w:rsidRPr="00591798">
        <w:rPr>
          <w:rFonts w:ascii="Times New Roman" w:hAnsi="Times New Roman" w:cs="Times New Roman"/>
        </w:rPr>
        <w:t xml:space="preserve"> </w:t>
      </w:r>
      <w:r w:rsidR="001B2BFA">
        <w:rPr>
          <w:rFonts w:ascii="Times New Roman" w:hAnsi="Times New Roman" w:cs="Times New Roman"/>
        </w:rPr>
        <w:t>whilst</w:t>
      </w:r>
      <w:r w:rsidR="001B2BFA" w:rsidRPr="00591798">
        <w:rPr>
          <w:rFonts w:ascii="Times New Roman" w:hAnsi="Times New Roman" w:cs="Times New Roman"/>
        </w:rPr>
        <w:t xml:space="preserve"> </w:t>
      </w:r>
      <w:r w:rsidRPr="00591798">
        <w:rPr>
          <w:rFonts w:ascii="Times New Roman" w:hAnsi="Times New Roman" w:cs="Times New Roman"/>
        </w:rPr>
        <w:t xml:space="preserve">82% reported a </w:t>
      </w:r>
      <w:r>
        <w:rPr>
          <w:rFonts w:ascii="Times New Roman" w:hAnsi="Times New Roman" w:cs="Times New Roman"/>
        </w:rPr>
        <w:t>≥</w:t>
      </w:r>
      <w:r w:rsidRPr="00591798">
        <w:rPr>
          <w:rFonts w:ascii="Times New Roman" w:hAnsi="Times New Roman" w:cs="Times New Roman"/>
        </w:rPr>
        <w:t xml:space="preserve">50% </w:t>
      </w:r>
      <w:r>
        <w:rPr>
          <w:rFonts w:ascii="Times New Roman" w:hAnsi="Times New Roman" w:cs="Times New Roman"/>
        </w:rPr>
        <w:t>improvement in seizure frequency</w:t>
      </w:r>
      <w:r w:rsidRPr="00591798">
        <w:rPr>
          <w:rFonts w:ascii="Times New Roman" w:hAnsi="Times New Roman" w:cs="Times New Roman"/>
        </w:rPr>
        <w:t xml:space="preserve">. </w:t>
      </w:r>
    </w:p>
    <w:p w14:paraId="1A0194C2" w14:textId="7772FB1F" w:rsidR="00E379EF" w:rsidRPr="00DF7C40" w:rsidRDefault="00FD16B0" w:rsidP="00100361">
      <w:pPr>
        <w:pStyle w:val="BodyText2"/>
        <w:ind w:firstLine="720"/>
        <w:rPr>
          <w:rFonts w:ascii="Times New Roman" w:hAnsi="Times New Roman" w:cs="Times New Roman"/>
        </w:rPr>
      </w:pPr>
      <w:r>
        <w:rPr>
          <w:rFonts w:ascii="Times New Roman" w:hAnsi="Times New Roman" w:cs="Times New Roman"/>
        </w:rPr>
        <w:t xml:space="preserve">Interval completion of multiple trials prompted </w:t>
      </w:r>
      <w:r w:rsidR="00100361">
        <w:rPr>
          <w:rFonts w:ascii="Times New Roman" w:hAnsi="Times New Roman" w:cs="Times New Roman"/>
        </w:rPr>
        <w:t xml:space="preserve">the current authors </w:t>
      </w:r>
      <w:r>
        <w:rPr>
          <w:rFonts w:ascii="Times New Roman" w:hAnsi="Times New Roman" w:cs="Times New Roman"/>
        </w:rPr>
        <w:t>to re-visit these analyses, especially considering the seminal CODES study</w:t>
      </w:r>
      <w:r w:rsidR="00992667">
        <w:rPr>
          <w:rFonts w:ascii="Times New Roman" w:hAnsi="Times New Roman" w:cs="Times New Roman"/>
        </w:rPr>
        <w:t>,</w:t>
      </w:r>
      <w:r>
        <w:rPr>
          <w:rFonts w:ascii="Times New Roman" w:hAnsi="Times New Roman" w:cs="Times New Roman"/>
        </w:rPr>
        <w:t xml:space="preserve"> a multi-centre randomised control trial (RCT) </w:t>
      </w:r>
      <w:r w:rsidR="00652CAE">
        <w:rPr>
          <w:rFonts w:ascii="Times New Roman" w:hAnsi="Times New Roman" w:cs="Times New Roman"/>
        </w:rPr>
        <w:t>examining</w:t>
      </w:r>
      <w:r w:rsidRPr="00100361">
        <w:rPr>
          <w:rFonts w:ascii="Times New Roman" w:hAnsi="Times New Roman" w:cs="Times New Roman"/>
        </w:rPr>
        <w:t xml:space="preserve"> C</w:t>
      </w:r>
      <w:r w:rsidR="00C6424E">
        <w:rPr>
          <w:rFonts w:ascii="Times New Roman" w:hAnsi="Times New Roman" w:cs="Times New Roman"/>
        </w:rPr>
        <w:t xml:space="preserve">ognitive </w:t>
      </w:r>
      <w:r w:rsidRPr="00100361">
        <w:rPr>
          <w:rFonts w:ascii="Times New Roman" w:hAnsi="Times New Roman" w:cs="Times New Roman"/>
        </w:rPr>
        <w:t>B</w:t>
      </w:r>
      <w:r w:rsidR="00C6424E">
        <w:rPr>
          <w:rFonts w:ascii="Times New Roman" w:hAnsi="Times New Roman" w:cs="Times New Roman"/>
        </w:rPr>
        <w:t xml:space="preserve">ehavioural </w:t>
      </w:r>
      <w:r w:rsidRPr="00100361">
        <w:rPr>
          <w:rFonts w:ascii="Times New Roman" w:hAnsi="Times New Roman" w:cs="Times New Roman"/>
        </w:rPr>
        <w:t>T</w:t>
      </w:r>
      <w:r w:rsidR="00C6424E">
        <w:rPr>
          <w:rFonts w:ascii="Times New Roman" w:hAnsi="Times New Roman" w:cs="Times New Roman"/>
        </w:rPr>
        <w:t>herapy (CBT)</w:t>
      </w:r>
      <w:r w:rsidRPr="00100361">
        <w:rPr>
          <w:rFonts w:ascii="Times New Roman" w:hAnsi="Times New Roman" w:cs="Times New Roman"/>
        </w:rPr>
        <w:t xml:space="preserve"> </w:t>
      </w:r>
      <w:r w:rsidR="00652CAE">
        <w:rPr>
          <w:rFonts w:ascii="Times New Roman" w:hAnsi="Times New Roman" w:cs="Times New Roman"/>
        </w:rPr>
        <w:t>in</w:t>
      </w:r>
      <w:r w:rsidRPr="00100361">
        <w:rPr>
          <w:rFonts w:ascii="Times New Roman" w:hAnsi="Times New Roman" w:cs="Times New Roman"/>
        </w:rPr>
        <w:t xml:space="preserve"> 386 patients with FDS</w:t>
      </w:r>
      <w:r w:rsidR="00C6424E">
        <w:rPr>
          <w:rFonts w:ascii="Times New Roman" w:hAnsi="Times New Roman" w:cs="Times New Roman"/>
        </w:rPr>
        <w:t xml:space="preserve"> </w:t>
      </w:r>
      <w:r w:rsidRPr="00100361">
        <w:rPr>
          <w:rFonts w:ascii="Times New Roman" w:hAnsi="Times New Roman" w:cs="Times New Roman"/>
        </w:rPr>
        <w:fldChar w:fldCharType="begin">
          <w:fldData xml:space="preserve">PEVuZE5vdGU+PENpdGU+PEF1dGhvcj5Hb2xkc3RlaW48L0F1dGhvcj48WWVhcj4yMDIwPC9ZZWFy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</w:fldData>
        </w:fldChar>
      </w:r>
      <w:r w:rsidRPr="00100361">
        <w:rPr>
          <w:rFonts w:ascii="Times New Roman" w:hAnsi="Times New Roman" w:cs="Times New Roman"/>
        </w:rPr>
        <w:instrText xml:space="preserve"> ADDIN EN.CITE </w:instrText>
      </w:r>
      <w:r w:rsidRPr="00100361">
        <w:rPr>
          <w:rFonts w:ascii="Times New Roman" w:hAnsi="Times New Roman" w:cs="Times New Roman"/>
        </w:rPr>
        <w:fldChar w:fldCharType="begin">
          <w:fldData xml:space="preserve">PEVuZE5vdGU+PENpdGU+PEF1dGhvcj5Hb2xkc3RlaW48L0F1dGhvcj48WWVhcj4yMDIwPC9ZZWFy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</w:fldData>
        </w:fldChar>
      </w:r>
      <w:r w:rsidRPr="00100361">
        <w:rPr>
          <w:rFonts w:ascii="Times New Roman" w:hAnsi="Times New Roman" w:cs="Times New Roman"/>
        </w:rPr>
        <w:instrText xml:space="preserve"> ADDIN EN.CITE.DATA </w:instrText>
      </w:r>
      <w:r w:rsidRPr="00100361">
        <w:rPr>
          <w:rFonts w:ascii="Times New Roman" w:hAnsi="Times New Roman" w:cs="Times New Roman"/>
        </w:rPr>
      </w:r>
      <w:r w:rsidRPr="00100361">
        <w:rPr>
          <w:rFonts w:ascii="Times New Roman" w:hAnsi="Times New Roman" w:cs="Times New Roman"/>
        </w:rPr>
        <w:fldChar w:fldCharType="end"/>
      </w:r>
      <w:r w:rsidRPr="00100361">
        <w:rPr>
          <w:rFonts w:ascii="Times New Roman" w:hAnsi="Times New Roman" w:cs="Times New Roman"/>
        </w:rPr>
      </w:r>
      <w:r w:rsidRPr="00100361">
        <w:rPr>
          <w:rFonts w:ascii="Times New Roman" w:hAnsi="Times New Roman" w:cs="Times New Roman"/>
        </w:rPr>
        <w:fldChar w:fldCharType="separate"/>
      </w:r>
      <w:r w:rsidRPr="00100361">
        <w:rPr>
          <w:rFonts w:ascii="Times New Roman" w:hAnsi="Times New Roman" w:cs="Times New Roman"/>
          <w:noProof/>
        </w:rPr>
        <w:t>[10]</w:t>
      </w:r>
      <w:r w:rsidRPr="00100361">
        <w:rPr>
          <w:rFonts w:ascii="Times New Roman" w:hAnsi="Times New Roman" w:cs="Times New Roman"/>
        </w:rPr>
        <w:fldChar w:fldCharType="end"/>
      </w:r>
      <w:r w:rsidRPr="00100361">
        <w:rPr>
          <w:rFonts w:ascii="Times New Roman" w:hAnsi="Times New Roman" w:cs="Times New Roman"/>
        </w:rPr>
        <w:t>.</w:t>
      </w:r>
      <w:r w:rsidR="00100361" w:rsidRPr="00100361">
        <w:rPr>
          <w:rFonts w:ascii="Times New Roman" w:hAnsi="Times New Roman" w:cs="Times New Roman"/>
        </w:rPr>
        <w:t xml:space="preserve"> </w:t>
      </w:r>
      <w:r w:rsidRPr="00100361">
        <w:rPr>
          <w:rFonts w:ascii="Times New Roman" w:hAnsi="Times New Roman" w:cs="Times New Roman"/>
        </w:rPr>
        <w:t xml:space="preserve">In addition to evaluating these common metrics of seizure freedom and 50% responder rate, we also evaluate other metrics that potentially provide </w:t>
      </w:r>
      <w:del w:id="30" w:author="Chris Gaskell" w:date="2023-10-18T18:16:00Z">
        <w:r w:rsidRPr="00100361" w:rsidDel="008B4C6C">
          <w:rPr>
            <w:rFonts w:ascii="Times New Roman" w:hAnsi="Times New Roman" w:cs="Times New Roman"/>
          </w:rPr>
          <w:delText xml:space="preserve">more </w:delText>
        </w:r>
      </w:del>
      <w:ins w:id="31" w:author="Chris Gaskell" w:date="2023-10-18T18:16:00Z">
        <w:r w:rsidR="008B4C6C">
          <w:rPr>
            <w:rFonts w:ascii="Times New Roman" w:hAnsi="Times New Roman" w:cs="Times New Roman"/>
          </w:rPr>
          <w:t>further</w:t>
        </w:r>
        <w:r w:rsidR="008B4C6C" w:rsidRPr="00100361">
          <w:rPr>
            <w:rFonts w:ascii="Times New Roman" w:hAnsi="Times New Roman" w:cs="Times New Roman"/>
          </w:rPr>
          <w:t xml:space="preserve"> </w:t>
        </w:r>
      </w:ins>
      <w:r w:rsidRPr="00100361">
        <w:rPr>
          <w:rFonts w:ascii="Times New Roman" w:hAnsi="Times New Roman" w:cs="Times New Roman"/>
        </w:rPr>
        <w:t>detail</w:t>
      </w:r>
      <w:del w:id="32" w:author="Chris Gaskell" w:date="2023-10-18T18:17:00Z">
        <w:r w:rsidRPr="00100361" w:rsidDel="00FC2801">
          <w:rPr>
            <w:rFonts w:ascii="Times New Roman" w:hAnsi="Times New Roman" w:cs="Times New Roman"/>
          </w:rPr>
          <w:delText>s</w:delText>
        </w:r>
      </w:del>
      <w:r w:rsidRPr="00100361">
        <w:rPr>
          <w:rFonts w:ascii="Times New Roman" w:hAnsi="Times New Roman" w:cs="Times New Roman"/>
        </w:rPr>
        <w:t xml:space="preserve"> and </w:t>
      </w:r>
      <w:del w:id="33" w:author="Chris Gaskell" w:date="2023-10-18T18:16:00Z">
        <w:r w:rsidRPr="00100361" w:rsidDel="000D1B91">
          <w:rPr>
            <w:rFonts w:ascii="Times New Roman" w:hAnsi="Times New Roman" w:cs="Times New Roman"/>
          </w:rPr>
          <w:delText xml:space="preserve">may have </w:delText>
        </w:r>
      </w:del>
      <w:r w:rsidRPr="00100361">
        <w:rPr>
          <w:rFonts w:ascii="Times New Roman" w:hAnsi="Times New Roman" w:cs="Times New Roman"/>
        </w:rPr>
        <w:t>improved statistical power</w:t>
      </w:r>
      <w:r w:rsidR="003E3FEF">
        <w:rPr>
          <w:rFonts w:ascii="Times New Roman" w:hAnsi="Times New Roman" w:cs="Times New Roman"/>
        </w:rPr>
        <w:t>,</w:t>
      </w:r>
      <w:r w:rsidRPr="00100361">
        <w:rPr>
          <w:rFonts w:ascii="Times New Roman" w:hAnsi="Times New Roman" w:cs="Times New Roman"/>
        </w:rPr>
        <w:t xml:space="preserve"> including</w:t>
      </w:r>
      <w:r w:rsidR="00206235" w:rsidRPr="00100361">
        <w:rPr>
          <w:rFonts w:ascii="Times New Roman" w:hAnsi="Times New Roman" w:cs="Times New Roman"/>
        </w:rPr>
        <w:t xml:space="preserve"> </w:t>
      </w:r>
      <w:r w:rsidR="00206235" w:rsidRPr="00100361">
        <w:rPr>
          <w:rFonts w:ascii="Times New Roman" w:hAnsi="Times New Roman" w:cs="Times New Roman"/>
        </w:rPr>
        <w:fldChar w:fldCharType="begin"/>
      </w:r>
      <w:r w:rsidR="00206235" w:rsidRPr="00100361">
        <w:rPr>
          <w:rFonts w:ascii="Times New Roman" w:hAnsi="Times New Roman" w:cs="Times New Roman"/>
        </w:rPr>
        <w:instrText xml:space="preserve"> ADDIN EN.CITE &lt;EndNote&gt;&lt;Cite&gt;&lt;Author&gt;Oliveira&lt;/Author&gt;&lt;Year&gt;2019&lt;/Year&gt;&lt;IDText&gt;Comparing the efficacy, exposure, and cost of clinical trial analysis methods&lt;/IDText&gt;&lt;DisplayText&gt;[15]&lt;/DisplayText&gt;&lt;record&gt;&lt;dates&gt;&lt;pub-dates&gt;&lt;date&gt;Dec&lt;/date&gt;&lt;/pub-dates&gt;&lt;year&gt;2019&lt;/year&gt;&lt;/dates&gt;&lt;urls&gt;&lt;related-urls&gt;&lt;url&gt;&amp;lt;Go to ISI&amp;gt;://WOS:000496282200001&lt;/url&gt;&lt;/related-urls&gt;&lt;/urls&gt;&lt;isbn&gt;0013-9580&lt;/isbn&gt;&lt;work-type&gt;Article&lt;/work-type&gt;&lt;titles&gt;&lt;title&gt;Comparing the efficacy, exposure, and cost of clinical trial analysis methods&lt;/title&gt;&lt;secondary-title&gt;Epilepsia&lt;/secondary-title&gt;&lt;/titles&gt;&lt;pages&gt;E128-E132&lt;/pages&gt;&lt;number&gt;12&lt;/number&gt;&lt;contributors&gt;&lt;authors&gt;&lt;author&gt;Oliveira, Andreas&lt;/author&gt;&lt;author&gt;Romero, Juan M.&lt;/author&gt;&lt;author&gt;Goldenholz, Daniel M.&lt;/author&gt;&lt;/authors&gt;&lt;/contributors&gt;&lt;added-date format="utc"&gt;1696855070&lt;/added-date&gt;&lt;ref-type name="Journal Article"&gt;17&lt;/ref-type&gt;&lt;rec-number&gt;40345&lt;/rec-number&gt;&lt;last-updated-date format="utc"&gt;1696855070&lt;/last-updated-date&gt;&lt;accession-num&gt;WOS:000496282200001&lt;/accession-num&gt;&lt;electronic-resource-num&gt;10.1111/epi.16384&lt;/electronic-resource-num&gt;&lt;volume&gt;60&lt;/volume&gt;&lt;/record&gt;&lt;/Cite&gt;&lt;/EndNote&gt;</w:instrText>
      </w:r>
      <w:r w:rsidR="00206235" w:rsidRPr="00100361">
        <w:rPr>
          <w:rFonts w:ascii="Times New Roman" w:hAnsi="Times New Roman" w:cs="Times New Roman"/>
        </w:rPr>
        <w:fldChar w:fldCharType="separate"/>
      </w:r>
      <w:r w:rsidR="00206235" w:rsidRPr="00100361">
        <w:rPr>
          <w:rFonts w:ascii="Times New Roman" w:hAnsi="Times New Roman" w:cs="Times New Roman"/>
          <w:noProof/>
        </w:rPr>
        <w:t>[15]</w:t>
      </w:r>
      <w:r w:rsidR="00206235" w:rsidRPr="00100361">
        <w:rPr>
          <w:rFonts w:ascii="Times New Roman" w:hAnsi="Times New Roman" w:cs="Times New Roman"/>
        </w:rPr>
        <w:fldChar w:fldCharType="end"/>
      </w:r>
      <w:r w:rsidR="00C6424E">
        <w:rPr>
          <w:rFonts w:ascii="Times New Roman" w:hAnsi="Times New Roman" w:cs="Times New Roman"/>
        </w:rPr>
        <w:t xml:space="preserve"> </w:t>
      </w:r>
      <w:r w:rsidR="003C56CC" w:rsidRPr="00100361">
        <w:rPr>
          <w:rFonts w:ascii="Times New Roman" w:hAnsi="Times New Roman" w:cs="Times New Roman"/>
        </w:rPr>
        <w:t>(</w:t>
      </w:r>
      <w:proofErr w:type="spellStart"/>
      <w:r w:rsidR="003C56CC" w:rsidRPr="00100361">
        <w:rPr>
          <w:rFonts w:ascii="Times New Roman" w:hAnsi="Times New Roman" w:cs="Times New Roman"/>
        </w:rPr>
        <w:t>i</w:t>
      </w:r>
      <w:proofErr w:type="spellEnd"/>
      <w:r w:rsidR="003C56CC" w:rsidRPr="00100361">
        <w:rPr>
          <w:rFonts w:ascii="Times New Roman" w:hAnsi="Times New Roman" w:cs="Times New Roman"/>
        </w:rPr>
        <w:t xml:space="preserve">) </w:t>
      </w:r>
      <w:del w:id="34" w:author="Chris Gaskell" w:date="2023-10-18T18:16:00Z">
        <w:r w:rsidR="003C56CC" w:rsidRPr="00100361" w:rsidDel="000D1B91">
          <w:rPr>
            <w:rFonts w:ascii="Times New Roman" w:hAnsi="Times New Roman" w:cs="Times New Roman"/>
          </w:rPr>
          <w:delText xml:space="preserve">other </w:delText>
        </w:r>
      </w:del>
      <w:ins w:id="35" w:author="Chris Gaskell" w:date="2023-10-18T18:16:00Z">
        <w:r w:rsidR="000D1B91">
          <w:rPr>
            <w:rFonts w:ascii="Times New Roman" w:hAnsi="Times New Roman" w:cs="Times New Roman"/>
          </w:rPr>
          <w:t>alternative</w:t>
        </w:r>
        <w:r w:rsidR="000D1B91" w:rsidRPr="00100361">
          <w:rPr>
            <w:rFonts w:ascii="Times New Roman" w:hAnsi="Times New Roman" w:cs="Times New Roman"/>
          </w:rPr>
          <w:t xml:space="preserve"> </w:t>
        </w:r>
      </w:ins>
      <w:r w:rsidR="00F21258" w:rsidRPr="00100361">
        <w:rPr>
          <w:rFonts w:ascii="Times New Roman" w:hAnsi="Times New Roman" w:cs="Times New Roman"/>
        </w:rPr>
        <w:t xml:space="preserve">frequency metrics (e.g., mean </w:t>
      </w:r>
      <w:r w:rsidR="0010641A" w:rsidRPr="00100361">
        <w:rPr>
          <w:rFonts w:ascii="Times New Roman" w:hAnsi="Times New Roman" w:cs="Times New Roman"/>
        </w:rPr>
        <w:t>or</w:t>
      </w:r>
      <w:r w:rsidR="00F21258" w:rsidRPr="00100361">
        <w:rPr>
          <w:rFonts w:ascii="Times New Roman" w:hAnsi="Times New Roman" w:cs="Times New Roman"/>
        </w:rPr>
        <w:t xml:space="preserve"> median change), (ii) </w:t>
      </w:r>
      <w:r w:rsidR="001E6FD8" w:rsidRPr="00100361">
        <w:rPr>
          <w:rFonts w:ascii="Times New Roman" w:hAnsi="Times New Roman" w:cs="Times New Roman"/>
        </w:rPr>
        <w:t>outcomes</w:t>
      </w:r>
      <w:r w:rsidR="00F21258" w:rsidRPr="00100361">
        <w:rPr>
          <w:rFonts w:ascii="Times New Roman" w:hAnsi="Times New Roman" w:cs="Times New Roman"/>
        </w:rPr>
        <w:t xml:space="preserve"> </w:t>
      </w:r>
      <w:r w:rsidR="00750321" w:rsidRPr="00100361">
        <w:rPr>
          <w:rFonts w:ascii="Times New Roman" w:hAnsi="Times New Roman" w:cs="Times New Roman"/>
        </w:rPr>
        <w:t>for</w:t>
      </w:r>
      <w:r w:rsidR="00F21258" w:rsidRPr="00100361">
        <w:rPr>
          <w:rFonts w:ascii="Times New Roman" w:hAnsi="Times New Roman" w:cs="Times New Roman"/>
        </w:rPr>
        <w:t xml:space="preserve"> </w:t>
      </w:r>
      <w:r w:rsidR="00397158" w:rsidRPr="00100361">
        <w:rPr>
          <w:rFonts w:ascii="Times New Roman" w:hAnsi="Times New Roman" w:cs="Times New Roman"/>
        </w:rPr>
        <w:t>treatment</w:t>
      </w:r>
      <w:r w:rsidR="00F21258" w:rsidRPr="00100361">
        <w:rPr>
          <w:rFonts w:ascii="Times New Roman" w:hAnsi="Times New Roman" w:cs="Times New Roman"/>
        </w:rPr>
        <w:t xml:space="preserve"> </w:t>
      </w:r>
      <w:r w:rsidR="001E6FD8" w:rsidRPr="00100361">
        <w:rPr>
          <w:rFonts w:ascii="Times New Roman" w:hAnsi="Times New Roman" w:cs="Times New Roman"/>
        </w:rPr>
        <w:t>follow-up</w:t>
      </w:r>
      <w:r w:rsidR="00F21258" w:rsidRPr="00100361">
        <w:rPr>
          <w:rFonts w:ascii="Times New Roman" w:hAnsi="Times New Roman" w:cs="Times New Roman"/>
        </w:rPr>
        <w:t xml:space="preserve">, </w:t>
      </w:r>
      <w:r w:rsidR="00C6424E">
        <w:rPr>
          <w:rFonts w:ascii="Times New Roman" w:hAnsi="Times New Roman" w:cs="Times New Roman"/>
        </w:rPr>
        <w:t>and</w:t>
      </w:r>
      <w:r w:rsidR="00F21258" w:rsidRPr="00100361">
        <w:rPr>
          <w:rFonts w:ascii="Times New Roman" w:hAnsi="Times New Roman" w:cs="Times New Roman"/>
        </w:rPr>
        <w:t xml:space="preserve"> (iii) </w:t>
      </w:r>
      <w:del w:id="36" w:author="Chris Gaskell" w:date="2023-10-18T18:16:00Z">
        <w:r w:rsidR="00581DE7" w:rsidRPr="00100361" w:rsidDel="000D1B91">
          <w:rPr>
            <w:rFonts w:ascii="Times New Roman" w:hAnsi="Times New Roman" w:cs="Times New Roman"/>
          </w:rPr>
          <w:delText xml:space="preserve">other </w:delText>
        </w:r>
      </w:del>
      <w:ins w:id="37" w:author="Chris Gaskell" w:date="2023-10-18T18:16:00Z">
        <w:r w:rsidR="000D1B91">
          <w:rPr>
            <w:rFonts w:ascii="Times New Roman" w:hAnsi="Times New Roman" w:cs="Times New Roman"/>
          </w:rPr>
          <w:t>alternative</w:t>
        </w:r>
        <w:r w:rsidR="000D1B91" w:rsidRPr="00100361">
          <w:rPr>
            <w:rFonts w:ascii="Times New Roman" w:hAnsi="Times New Roman" w:cs="Times New Roman"/>
          </w:rPr>
          <w:t xml:space="preserve"> </w:t>
        </w:r>
      </w:ins>
      <w:r w:rsidR="00581DE7" w:rsidRPr="00100361">
        <w:rPr>
          <w:rFonts w:ascii="Times New Roman" w:hAnsi="Times New Roman" w:cs="Times New Roman"/>
        </w:rPr>
        <w:t>seizure constructs (e.g., severity, duration etc.).</w:t>
      </w:r>
      <w:r w:rsidR="002E687E" w:rsidRPr="00100361">
        <w:rPr>
          <w:rFonts w:ascii="Times New Roman" w:hAnsi="Times New Roman" w:cs="Times New Roman"/>
        </w:rPr>
        <w:t xml:space="preserve"> </w:t>
      </w:r>
      <w:r w:rsidR="00D029A1" w:rsidRPr="00100361">
        <w:rPr>
          <w:rFonts w:ascii="Times New Roman" w:hAnsi="Times New Roman" w:cs="Times New Roman"/>
        </w:rPr>
        <w:t>Furthermore</w:t>
      </w:r>
      <w:r w:rsidR="00D80D65" w:rsidRPr="00100361">
        <w:rPr>
          <w:rFonts w:ascii="Times New Roman" w:hAnsi="Times New Roman" w:cs="Times New Roman"/>
        </w:rPr>
        <w:t xml:space="preserve">, </w:t>
      </w:r>
      <w:r w:rsidR="00380093" w:rsidRPr="00100361">
        <w:rPr>
          <w:rFonts w:ascii="Times New Roman" w:hAnsi="Times New Roman" w:cs="Times New Roman"/>
          <w:bCs/>
        </w:rPr>
        <w:t>developments in research synthesis methods</w:t>
      </w:r>
      <w:r w:rsidR="00851A23" w:rsidRPr="00591798">
        <w:rPr>
          <w:rFonts w:ascii="Times New Roman" w:hAnsi="Times New Roman" w:cs="Times New Roman"/>
          <w:bCs/>
        </w:rPr>
        <w:t xml:space="preserve"> </w:t>
      </w:r>
      <w:r w:rsidR="00380093" w:rsidRPr="00591798">
        <w:rPr>
          <w:rFonts w:ascii="Times New Roman" w:hAnsi="Times New Roman" w:cs="Times New Roman"/>
          <w:bCs/>
        </w:rPr>
        <w:t>allow for more advanced quantitative procedures</w:t>
      </w:r>
      <w:r w:rsidR="002E687E">
        <w:rPr>
          <w:rFonts w:ascii="Times New Roman" w:hAnsi="Times New Roman" w:cs="Times New Roman"/>
          <w:bCs/>
        </w:rPr>
        <w:t xml:space="preserve">, including </w:t>
      </w:r>
      <w:r w:rsidR="002419D9">
        <w:rPr>
          <w:rFonts w:ascii="Times New Roman" w:hAnsi="Times New Roman" w:cs="Times New Roman"/>
          <w:bCs/>
        </w:rPr>
        <w:t xml:space="preserve">the </w:t>
      </w:r>
      <w:r w:rsidR="002E687E">
        <w:rPr>
          <w:rFonts w:ascii="Times New Roman" w:hAnsi="Times New Roman" w:cs="Times New Roman"/>
          <w:bCs/>
        </w:rPr>
        <w:t>synthesis of medians</w:t>
      </w:r>
      <w:r w:rsidR="00C23F27">
        <w:rPr>
          <w:rFonts w:ascii="Times New Roman" w:hAnsi="Times New Roman" w:cs="Times New Roman"/>
          <w:bCs/>
        </w:rPr>
        <w:t xml:space="preserve"> </w:t>
      </w:r>
      <w:r w:rsidR="00C23F27">
        <w:rPr>
          <w:rFonts w:ascii="Times New Roman" w:hAnsi="Times New Roman" w:cs="Times New Roman"/>
          <w:bCs/>
        </w:rPr>
        <w:fldChar w:fldCharType="begin"/>
      </w:r>
      <w:r w:rsidR="00206235">
        <w:rPr>
          <w:rFonts w:cs="Times New Roman"/>
          <w:bCs/>
        </w:rPr>
        <w:instrText xml:space="preserve"> ADDIN EN.CITE &lt;EndNote&gt;&lt;Cite&gt;&lt;Author&gt;McGrath&lt;/Author&gt;&lt;Year&gt;2023&lt;/Year&gt;&lt;IDText&gt;metamedian: An R package for meta-analyzing studies reporting medians&lt;/IDText&gt;&lt;DisplayText&gt;[16]&lt;/DisplayText&gt;&lt;record&gt;&lt;urls&gt;&lt;related-urls&gt;&lt;url&gt;https://arxiv.org/pdf/2302.14243.pdf&lt;/url&gt;&lt;/related-urls&gt;&lt;/urls&gt;&lt;titles&gt;&lt;title&gt;metamedian: An R package for meta-analyzing studies reporting medians&lt;/title&gt;&lt;/titles&gt;&lt;contributors&gt;&lt;authors&gt;&lt;author&gt;McGrath, S&lt;/author&gt;&lt;author&gt;Zhao, X&lt;/author&gt;&lt;author&gt;Ozturk, O&lt;/author&gt;&lt;author&gt;Katzenschlager, S&lt;/author&gt;&lt;author&gt;Steele, R&lt;/author&gt;&lt;author&gt;Benedetti, A&lt;/author&gt;&lt;/authors&gt;&lt;/contributors&gt;&lt;added-date format="utc"&gt;1696337236&lt;/added-date&gt;&lt;ref-type name="Unpublished Work"&gt;34&lt;/ref-type&gt;&lt;dates&gt;&lt;year&gt;2023&lt;/year&gt;&lt;/dates&gt;&lt;rec-number&gt;40261&lt;/rec-number&gt;&lt;last-updated-date format="utc"&gt;1696337268&lt;/last-updated-date&gt;&lt;/record&gt;&lt;/Cite&gt;&lt;/EndNote&gt;</w:instrText>
      </w:r>
      <w:r w:rsidR="00C23F27">
        <w:rPr>
          <w:rFonts w:ascii="Times New Roman" w:hAnsi="Times New Roman" w:cs="Times New Roman"/>
          <w:bCs/>
        </w:rPr>
        <w:fldChar w:fldCharType="separate"/>
      </w:r>
      <w:r w:rsidR="00206235">
        <w:rPr>
          <w:rFonts w:cs="Times New Roman"/>
          <w:bCs/>
          <w:noProof/>
        </w:rPr>
        <w:t>[16]</w:t>
      </w:r>
      <w:r w:rsidR="00C23F27">
        <w:rPr>
          <w:rFonts w:ascii="Times New Roman" w:hAnsi="Times New Roman" w:cs="Times New Roman"/>
          <w:bCs/>
        </w:rPr>
        <w:fldChar w:fldCharType="end"/>
      </w:r>
      <w:r w:rsidR="002E687E">
        <w:rPr>
          <w:rFonts w:ascii="Times New Roman" w:hAnsi="Times New Roman" w:cs="Times New Roman"/>
          <w:bCs/>
        </w:rPr>
        <w:t xml:space="preserve">, and exploration of </w:t>
      </w:r>
      <w:r w:rsidR="00756F88">
        <w:rPr>
          <w:rFonts w:ascii="Times New Roman" w:hAnsi="Times New Roman" w:cs="Times New Roman"/>
          <w:bCs/>
        </w:rPr>
        <w:t>moderator variables</w:t>
      </w:r>
      <w:r w:rsidR="00262781">
        <w:rPr>
          <w:rFonts w:ascii="Times New Roman" w:hAnsi="Times New Roman" w:cs="Times New Roman"/>
          <w:bCs/>
        </w:rPr>
        <w:t>,</w:t>
      </w:r>
      <w:r w:rsidR="002E687E">
        <w:rPr>
          <w:rFonts w:ascii="Times New Roman" w:hAnsi="Times New Roman" w:cs="Times New Roman"/>
          <w:bCs/>
        </w:rPr>
        <w:t xml:space="preserve"> which may explain the </w:t>
      </w:r>
      <w:r w:rsidR="00B95E0D">
        <w:rPr>
          <w:rFonts w:ascii="Times New Roman" w:hAnsi="Times New Roman" w:cs="Times New Roman"/>
          <w:bCs/>
        </w:rPr>
        <w:t xml:space="preserve">variation in </w:t>
      </w:r>
      <w:r w:rsidR="00336BF1">
        <w:rPr>
          <w:rFonts w:ascii="Times New Roman" w:hAnsi="Times New Roman" w:cs="Times New Roman"/>
          <w:bCs/>
        </w:rPr>
        <w:t>outcome</w:t>
      </w:r>
      <w:ins w:id="38" w:author="Chris Gaskell" w:date="2023-10-18T18:17:00Z">
        <w:r w:rsidR="004C521A">
          <w:rPr>
            <w:rFonts w:ascii="Times New Roman" w:hAnsi="Times New Roman" w:cs="Times New Roman"/>
            <w:bCs/>
          </w:rPr>
          <w:t>s</w:t>
        </w:r>
      </w:ins>
      <w:r w:rsidR="00336BF1">
        <w:rPr>
          <w:rFonts w:ascii="Times New Roman" w:hAnsi="Times New Roman" w:cs="Times New Roman"/>
          <w:bCs/>
        </w:rPr>
        <w:t xml:space="preserve"> across FDS studies. </w:t>
      </w:r>
    </w:p>
    <w:p w14:paraId="41F24688" w14:textId="1B6F9A75" w:rsidR="00022752" w:rsidRPr="008B299C" w:rsidRDefault="00380093" w:rsidP="008B299C">
      <w:pPr>
        <w:pStyle w:val="BodyText2"/>
        <w:rPr>
          <w:rFonts w:ascii="Times New Roman" w:hAnsi="Times New Roman" w:cs="Times New Roman"/>
        </w:rPr>
      </w:pPr>
      <w:r w:rsidRPr="00591798">
        <w:rPr>
          <w:rFonts w:ascii="Times New Roman" w:hAnsi="Times New Roman" w:cs="Times New Roman"/>
        </w:rPr>
        <w:tab/>
      </w:r>
      <w:r w:rsidR="00397158">
        <w:rPr>
          <w:rFonts w:ascii="Times New Roman" w:hAnsi="Times New Roman" w:cs="Times New Roman"/>
        </w:rPr>
        <w:t>We</w:t>
      </w:r>
      <w:r w:rsidRPr="00591798">
        <w:rPr>
          <w:rFonts w:ascii="Times New Roman" w:hAnsi="Times New Roman" w:cs="Times New Roman"/>
        </w:rPr>
        <w:t xml:space="preserve"> investigate the effectiveness of psychological interventions </w:t>
      </w:r>
      <w:r w:rsidR="00D80D65" w:rsidRPr="00591798">
        <w:rPr>
          <w:rFonts w:ascii="Times New Roman" w:hAnsi="Times New Roman" w:cs="Times New Roman"/>
        </w:rPr>
        <w:t>on</w:t>
      </w:r>
      <w:r w:rsidRPr="00591798">
        <w:rPr>
          <w:rFonts w:ascii="Times New Roman" w:hAnsi="Times New Roman" w:cs="Times New Roman"/>
        </w:rPr>
        <w:t xml:space="preserve"> seizure-related outcomes in adults </w:t>
      </w:r>
      <w:r w:rsidR="00D80D65" w:rsidRPr="00591798">
        <w:rPr>
          <w:rFonts w:ascii="Times New Roman" w:hAnsi="Times New Roman" w:cs="Times New Roman"/>
        </w:rPr>
        <w:t>with FDS</w:t>
      </w:r>
      <w:r w:rsidRPr="00591798">
        <w:rPr>
          <w:rFonts w:ascii="Times New Roman" w:hAnsi="Times New Roman" w:cs="Times New Roman"/>
        </w:rPr>
        <w:t xml:space="preserve">. </w:t>
      </w:r>
      <w:r w:rsidR="00336BF1">
        <w:rPr>
          <w:rFonts w:ascii="Times New Roman" w:hAnsi="Times New Roman" w:cs="Times New Roman"/>
        </w:rPr>
        <w:t>We aimed</w:t>
      </w:r>
      <w:r w:rsidR="000609E3">
        <w:rPr>
          <w:rFonts w:ascii="Times New Roman" w:hAnsi="Times New Roman" w:cs="Times New Roman"/>
        </w:rPr>
        <w:t xml:space="preserve"> to</w:t>
      </w:r>
      <w:r w:rsidR="00D00F6A">
        <w:rPr>
          <w:rFonts w:ascii="Times New Roman" w:hAnsi="Times New Roman" w:cs="Times New Roman"/>
        </w:rPr>
        <w:t>: (</w:t>
      </w:r>
      <w:proofErr w:type="spellStart"/>
      <w:r w:rsidR="00C23F27">
        <w:rPr>
          <w:rFonts w:ascii="Times New Roman" w:hAnsi="Times New Roman" w:cs="Times New Roman"/>
        </w:rPr>
        <w:t>i</w:t>
      </w:r>
      <w:proofErr w:type="spellEnd"/>
      <w:r w:rsidR="00D00F6A">
        <w:rPr>
          <w:rFonts w:ascii="Times New Roman" w:hAnsi="Times New Roman" w:cs="Times New Roman"/>
        </w:rPr>
        <w:t>)</w:t>
      </w:r>
      <w:r w:rsidR="00AC2DFF">
        <w:rPr>
          <w:rFonts w:ascii="Times New Roman" w:hAnsi="Times New Roman" w:cs="Times New Roman"/>
        </w:rPr>
        <w:t xml:space="preserve"> </w:t>
      </w:r>
      <w:r w:rsidR="000F1490">
        <w:rPr>
          <w:rFonts w:ascii="Times New Roman" w:hAnsi="Times New Roman" w:cs="Times New Roman"/>
        </w:rPr>
        <w:t>narratively synthesise</w:t>
      </w:r>
      <w:r w:rsidR="00AC2DFF">
        <w:rPr>
          <w:rFonts w:ascii="Times New Roman" w:hAnsi="Times New Roman" w:cs="Times New Roman"/>
        </w:rPr>
        <w:t xml:space="preserve"> stud</w:t>
      </w:r>
      <w:r w:rsidR="006D3B62">
        <w:rPr>
          <w:rFonts w:ascii="Times New Roman" w:hAnsi="Times New Roman" w:cs="Times New Roman"/>
        </w:rPr>
        <w:t>y</w:t>
      </w:r>
      <w:r w:rsidR="00AC2DFF">
        <w:rPr>
          <w:rFonts w:ascii="Times New Roman" w:hAnsi="Times New Roman" w:cs="Times New Roman"/>
        </w:rPr>
        <w:t xml:space="preserve"> characteristics</w:t>
      </w:r>
      <w:r w:rsidR="00AB3D3E">
        <w:rPr>
          <w:rFonts w:ascii="Times New Roman" w:hAnsi="Times New Roman" w:cs="Times New Roman"/>
        </w:rPr>
        <w:t>; (</w:t>
      </w:r>
      <w:r w:rsidR="00C23F27">
        <w:rPr>
          <w:rFonts w:ascii="Times New Roman" w:hAnsi="Times New Roman" w:cs="Times New Roman"/>
        </w:rPr>
        <w:t>ii</w:t>
      </w:r>
      <w:r w:rsidR="00AB3D3E">
        <w:rPr>
          <w:rFonts w:ascii="Times New Roman" w:hAnsi="Times New Roman" w:cs="Times New Roman"/>
        </w:rPr>
        <w:t>)</w:t>
      </w:r>
      <w:r w:rsidR="007A7BF2">
        <w:rPr>
          <w:rFonts w:ascii="Times New Roman" w:hAnsi="Times New Roman" w:cs="Times New Roman"/>
        </w:rPr>
        <w:t xml:space="preserve"> use meta-analytic methods to synthesise evidence for</w:t>
      </w:r>
      <w:r w:rsidR="0095557C">
        <w:rPr>
          <w:rFonts w:ascii="Times New Roman" w:hAnsi="Times New Roman" w:cs="Times New Roman"/>
        </w:rPr>
        <w:t xml:space="preserve"> different seizure domains and reporting statistics; (</w:t>
      </w:r>
      <w:r w:rsidR="00C23F27">
        <w:rPr>
          <w:rFonts w:ascii="Times New Roman" w:hAnsi="Times New Roman" w:cs="Times New Roman"/>
        </w:rPr>
        <w:t>iii</w:t>
      </w:r>
      <w:r w:rsidR="0095557C">
        <w:rPr>
          <w:rFonts w:ascii="Times New Roman" w:hAnsi="Times New Roman" w:cs="Times New Roman"/>
        </w:rPr>
        <w:t xml:space="preserve">) </w:t>
      </w:r>
      <w:r w:rsidR="002618CB">
        <w:rPr>
          <w:rFonts w:ascii="Times New Roman" w:hAnsi="Times New Roman" w:cs="Times New Roman"/>
        </w:rPr>
        <w:t>explore potential sources of heterogeneity using moderator analysis</w:t>
      </w:r>
      <w:r w:rsidR="000609E3">
        <w:rPr>
          <w:rFonts w:ascii="Times New Roman" w:hAnsi="Times New Roman" w:cs="Times New Roman"/>
        </w:rPr>
        <w:t xml:space="preserve"> for seizure freedom rates</w:t>
      </w:r>
      <w:r w:rsidR="009E1AB1">
        <w:rPr>
          <w:rFonts w:ascii="Times New Roman" w:hAnsi="Times New Roman" w:cs="Times New Roman"/>
        </w:rPr>
        <w:t>; and (</w:t>
      </w:r>
      <w:r w:rsidR="00C23F27">
        <w:rPr>
          <w:rFonts w:ascii="Times New Roman" w:hAnsi="Times New Roman" w:cs="Times New Roman"/>
        </w:rPr>
        <w:t>iv</w:t>
      </w:r>
      <w:r w:rsidR="009E1AB1">
        <w:rPr>
          <w:rFonts w:ascii="Times New Roman" w:hAnsi="Times New Roman" w:cs="Times New Roman"/>
        </w:rPr>
        <w:t xml:space="preserve">) </w:t>
      </w:r>
      <w:r w:rsidR="009E1AB1" w:rsidRPr="009E1AB1">
        <w:rPr>
          <w:rFonts w:ascii="Times New Roman" w:hAnsi="Times New Roman" w:cs="Times New Roman"/>
          <w:bCs/>
        </w:rPr>
        <w:t>investigate whether change</w:t>
      </w:r>
      <w:r w:rsidR="003E3FEF">
        <w:rPr>
          <w:rFonts w:ascii="Times New Roman" w:hAnsi="Times New Roman" w:cs="Times New Roman"/>
          <w:bCs/>
        </w:rPr>
        <w:t xml:space="preserve"> </w:t>
      </w:r>
      <w:r w:rsidR="009E1AB1" w:rsidRPr="009E1AB1">
        <w:rPr>
          <w:rFonts w:ascii="Times New Roman" w:hAnsi="Times New Roman" w:cs="Times New Roman"/>
          <w:bCs/>
        </w:rPr>
        <w:t xml:space="preserve">associated with treatment are </w:t>
      </w:r>
      <w:r w:rsidR="0012141E">
        <w:rPr>
          <w:rFonts w:ascii="Times New Roman" w:hAnsi="Times New Roman" w:cs="Times New Roman"/>
          <w:bCs/>
        </w:rPr>
        <w:t xml:space="preserve">maintained or improved </w:t>
      </w:r>
      <w:r w:rsidR="009E1AB1" w:rsidRPr="009E1AB1">
        <w:rPr>
          <w:rFonts w:ascii="Times New Roman" w:hAnsi="Times New Roman" w:cs="Times New Roman"/>
          <w:bCs/>
        </w:rPr>
        <w:t>at follow-up</w:t>
      </w:r>
      <w:r w:rsidR="009E1AB1">
        <w:rPr>
          <w:rFonts w:ascii="Times New Roman" w:hAnsi="Times New Roman" w:cs="Times New Roman"/>
          <w:bCs/>
        </w:rPr>
        <w:t xml:space="preserve">. </w:t>
      </w:r>
    </w:p>
    <w:p w14:paraId="75C94786" w14:textId="5F079BD6" w:rsidR="006B6987" w:rsidRPr="00591798" w:rsidRDefault="006B6987" w:rsidP="004804AB">
      <w:pPr>
        <w:pStyle w:val="BodyText2"/>
        <w:keepNext/>
        <w:tabs>
          <w:tab w:val="left" w:pos="720"/>
          <w:tab w:val="left" w:pos="1365"/>
        </w:tabs>
        <w:jc w:val="center"/>
        <w:rPr>
          <w:rFonts w:ascii="Times New Roman" w:hAnsi="Times New Roman" w:cs="Times New Roman"/>
          <w:b/>
        </w:rPr>
      </w:pPr>
      <w:r w:rsidRPr="00591798">
        <w:rPr>
          <w:rFonts w:ascii="Times New Roman" w:hAnsi="Times New Roman" w:cs="Times New Roman"/>
          <w:b/>
        </w:rPr>
        <w:lastRenderedPageBreak/>
        <w:t>Method</w:t>
      </w:r>
    </w:p>
    <w:p w14:paraId="64A53B13" w14:textId="4B1655B3" w:rsidR="008E4179" w:rsidRPr="00591798" w:rsidRDefault="00885B9A" w:rsidP="008E4179">
      <w:pPr>
        <w:pStyle w:val="Heading2"/>
        <w:rPr>
          <w:rFonts w:eastAsia="Times New Roman" w:cs="Times New Roman"/>
          <w:szCs w:val="24"/>
          <w:lang w:eastAsia="en-GB"/>
        </w:rPr>
      </w:pPr>
      <w:r w:rsidRPr="00591798">
        <w:rPr>
          <w:rFonts w:eastAsia="Times New Roman" w:cs="Times New Roman"/>
          <w:szCs w:val="24"/>
          <w:lang w:eastAsia="en-GB"/>
        </w:rPr>
        <w:t>Search strategy</w:t>
      </w:r>
    </w:p>
    <w:p w14:paraId="33C74476" w14:textId="51D3AD14" w:rsidR="00A13230" w:rsidRPr="00591798" w:rsidRDefault="008B299C" w:rsidP="001F2273">
      <w:pPr>
        <w:pStyle w:val="FirstParagraph"/>
        <w:rPr>
          <w:rFonts w:cs="Times New Roman"/>
          <w:lang w:eastAsia="en-GB"/>
        </w:rPr>
      </w:pPr>
      <w:r>
        <w:rPr>
          <w:rFonts w:cs="Times New Roman"/>
          <w:lang w:eastAsia="en-GB"/>
        </w:rPr>
        <w:t>The</w:t>
      </w:r>
      <w:r w:rsidR="00F94393" w:rsidRPr="00591798">
        <w:rPr>
          <w:rFonts w:cs="Times New Roman"/>
          <w:lang w:eastAsia="en-GB"/>
        </w:rPr>
        <w:t xml:space="preserve"> protocol was pre</w:t>
      </w:r>
      <w:r w:rsidR="000048E5">
        <w:rPr>
          <w:rFonts w:cs="Times New Roman"/>
          <w:lang w:eastAsia="en-GB"/>
        </w:rPr>
        <w:t>-</w:t>
      </w:r>
      <w:r w:rsidR="00B21400" w:rsidRPr="00591798">
        <w:rPr>
          <w:rFonts w:cs="Times New Roman"/>
          <w:lang w:eastAsia="en-GB"/>
        </w:rPr>
        <w:t>registered</w:t>
      </w:r>
      <w:r w:rsidR="00547F90">
        <w:rPr>
          <w:rFonts w:cs="Times New Roman"/>
          <w:lang w:eastAsia="en-GB"/>
        </w:rPr>
        <w:t xml:space="preserve"> </w:t>
      </w:r>
      <w:r w:rsidR="00E33F03">
        <w:rPr>
          <w:rFonts w:cs="Times New Roman"/>
          <w:lang w:eastAsia="en-GB"/>
        </w:rPr>
        <w:t>(</w:t>
      </w:r>
      <w:hyperlink r:id="rId14" w:history="1">
        <w:r w:rsidR="007E545D" w:rsidRPr="00D1127E">
          <w:rPr>
            <w:rStyle w:val="Hyperlink"/>
            <w:rFonts w:cs="Times New Roman"/>
            <w:lang w:eastAsia="en-GB"/>
          </w:rPr>
          <w:t>https://osf.io/2hmc3</w:t>
        </w:r>
      </w:hyperlink>
      <w:r w:rsidR="00E33F03">
        <w:rPr>
          <w:rFonts w:cs="Times New Roman"/>
          <w:lang w:eastAsia="en-GB"/>
        </w:rPr>
        <w:t>)</w:t>
      </w:r>
      <w:r w:rsidR="00F94393" w:rsidRPr="00591798">
        <w:rPr>
          <w:rFonts w:cs="Times New Roman"/>
        </w:rPr>
        <w:t xml:space="preserve">. </w:t>
      </w:r>
      <w:r w:rsidR="00DC2AE2" w:rsidRPr="00591798">
        <w:rPr>
          <w:rFonts w:cs="Times New Roman"/>
          <w:lang w:eastAsia="en-GB"/>
        </w:rPr>
        <w:t xml:space="preserve">In February 2023, we updated </w:t>
      </w:r>
      <w:r w:rsidR="00671EC1">
        <w:rPr>
          <w:rFonts w:cs="Times New Roman"/>
          <w:lang w:eastAsia="en-GB"/>
        </w:rPr>
        <w:t>our</w:t>
      </w:r>
      <w:r w:rsidR="00D9005A" w:rsidRPr="00591798">
        <w:rPr>
          <w:rFonts w:cs="Times New Roman"/>
          <w:lang w:eastAsia="en-GB"/>
        </w:rPr>
        <w:t xml:space="preserve"> previous s</w:t>
      </w:r>
      <w:r w:rsidR="00DC2AE2" w:rsidRPr="00591798">
        <w:rPr>
          <w:rFonts w:cs="Times New Roman"/>
          <w:lang w:eastAsia="en-GB"/>
        </w:rPr>
        <w:t xml:space="preserve">ystematic search </w:t>
      </w:r>
      <w:r w:rsidR="00671EC1">
        <w:rPr>
          <w:rFonts w:cs="Times New Roman"/>
          <w:lang w:eastAsia="en-GB"/>
        </w:rPr>
        <w:t xml:space="preserve">of studies describing </w:t>
      </w:r>
      <w:r>
        <w:rPr>
          <w:rFonts w:cs="Times New Roman"/>
          <w:lang w:eastAsia="en-GB"/>
        </w:rPr>
        <w:t xml:space="preserve">non-seizure </w:t>
      </w:r>
      <w:r w:rsidR="00671EC1">
        <w:rPr>
          <w:rFonts w:cs="Times New Roman"/>
          <w:lang w:eastAsia="en-GB"/>
        </w:rPr>
        <w:t xml:space="preserve">outcomes of psychological treatments in adults with FDS </w:t>
      </w:r>
      <w:r w:rsidR="00D9005A" w:rsidRPr="00591798">
        <w:rPr>
          <w:rFonts w:cs="Times New Roman"/>
          <w:lang w:eastAsia="en-GB"/>
        </w:rPr>
        <w:t>from</w:t>
      </w:r>
      <w:r w:rsidR="00DC2AE2" w:rsidRPr="00591798">
        <w:rPr>
          <w:rFonts w:cs="Times New Roman"/>
          <w:lang w:eastAsia="en-GB"/>
        </w:rPr>
        <w:t xml:space="preserve"> February 2022</w:t>
      </w:r>
      <w:r w:rsidR="00C23F27">
        <w:rPr>
          <w:rFonts w:cs="Times New Roman"/>
          <w:lang w:eastAsia="en-GB"/>
        </w:rPr>
        <w:t xml:space="preserve"> </w:t>
      </w:r>
      <w:r w:rsidR="00C23F27">
        <w:rPr>
          <w:rFonts w:cs="Times New Roman"/>
          <w:lang w:eastAsia="en-GB"/>
        </w:rPr>
        <w:fldChar w:fldCharType="begin"/>
      </w:r>
      <w:r w:rsidR="00A576FD">
        <w:rPr>
          <w:rFonts w:cs="Times New Roman"/>
          <w:lang w:eastAsia="en-GB"/>
        </w:rPr>
        <w:instrText xml:space="preserve"> ADDIN EN.CITE &lt;EndNote&gt;&lt;Cite&gt;&lt;Author&gt;Gaskell&lt;/Author&gt;&lt;Year&gt;2023&lt;/Year&gt;&lt;IDText&gt;A meta‐analytic review of the effectiveness of psychological treatment of functional / dissociative seizures on non‐seizure outcomes in adults&lt;/IDText&gt;&lt;DisplayText&gt;[5]&lt;/DisplayText&gt;&lt;record&gt;&lt;titles&gt;&lt;title&gt;A meta‐analytic review of the effectiveness of psychological treatment of functional / dissociative seizures on non‐seizure outcomes in adults&lt;/title&gt;&lt;/titles&gt;&lt;contributors&gt;&lt;authors&gt;&lt;author&gt;Gaskell, C.&lt;/author&gt;&lt;author&gt;Power, N.&lt;/author&gt;&lt;author&gt;Novakova, B.&lt;/author&gt;&lt;author&gt;Simmonds‐Buckley, M.&lt;/author&gt;&lt;author&gt;Reuber, M.&lt;/author&gt;&lt;author&gt;Kellett, S.&lt;/author&gt;&lt;author&gt;Rawlings, G. H.&lt;/author&gt;&lt;/authors&gt;&lt;/contributors&gt;&lt;added-date format="utc"&gt;1695806990&lt;/added-date&gt;&lt;ref-type name="Journal Article"&gt;17&lt;/ref-type&gt;&lt;dates&gt;&lt;year&gt;2023&lt;/year&gt;&lt;/dates&gt;&lt;rec-number&gt;40250&lt;/rec-number&gt;&lt;publisher&gt;Wiley&lt;/publisher&gt;&lt;last-updated-date format="utc"&gt;1695806990&lt;/last-updated-date&gt;&lt;/record&gt;&lt;/Cite&gt;&lt;/EndNote&gt;</w:instrText>
      </w:r>
      <w:r w:rsidR="00C23F27">
        <w:rPr>
          <w:rFonts w:cs="Times New Roman"/>
          <w:lang w:eastAsia="en-GB"/>
        </w:rPr>
        <w:fldChar w:fldCharType="separate"/>
      </w:r>
      <w:r w:rsidR="00A576FD">
        <w:rPr>
          <w:rFonts w:cs="Times New Roman"/>
          <w:noProof/>
          <w:lang w:eastAsia="en-GB"/>
        </w:rPr>
        <w:t>[5]</w:t>
      </w:r>
      <w:r w:rsidR="00C23F27">
        <w:rPr>
          <w:rFonts w:cs="Times New Roman"/>
          <w:lang w:eastAsia="en-GB"/>
        </w:rPr>
        <w:fldChar w:fldCharType="end"/>
      </w:r>
      <w:r w:rsidR="00D9005A" w:rsidRPr="00591798">
        <w:rPr>
          <w:rFonts w:cs="Times New Roman"/>
          <w:lang w:eastAsia="en-GB"/>
        </w:rPr>
        <w:t xml:space="preserve"> </w:t>
      </w:r>
      <w:r w:rsidR="00DF4201" w:rsidRPr="007E545D">
        <w:rPr>
          <w:rStyle w:val="cf01"/>
          <w:rFonts w:ascii="Times New Roman" w:hAnsi="Times New Roman" w:cs="Times New Roman"/>
          <w:sz w:val="24"/>
          <w:szCs w:val="24"/>
        </w:rPr>
        <w:t>(</w:t>
      </w:r>
      <w:r w:rsidR="001D799C">
        <w:rPr>
          <w:rStyle w:val="cf01"/>
          <w:rFonts w:ascii="Times New Roman" w:hAnsi="Times New Roman" w:cs="Times New Roman"/>
          <w:sz w:val="24"/>
          <w:szCs w:val="24"/>
        </w:rPr>
        <w:t xml:space="preserve">see </w:t>
      </w:r>
      <w:hyperlink r:id="rId15" w:history="1">
        <w:r w:rsidR="001D799C" w:rsidRPr="003E5804">
          <w:rPr>
            <w:rStyle w:val="Hyperlink"/>
            <w:rFonts w:cs="Times New Roman"/>
          </w:rPr>
          <w:t>https://osf.io/sk6xm</w:t>
        </w:r>
      </w:hyperlink>
      <w:r w:rsidR="001D799C">
        <w:rPr>
          <w:rStyle w:val="cf01"/>
          <w:rFonts w:ascii="Times New Roman" w:hAnsi="Times New Roman" w:cs="Times New Roman"/>
          <w:sz w:val="24"/>
          <w:szCs w:val="24"/>
        </w:rPr>
        <w:t xml:space="preserve"> for original review</w:t>
      </w:r>
      <w:r w:rsidR="00DF4201" w:rsidRPr="007E545D">
        <w:rPr>
          <w:rStyle w:val="cf01"/>
          <w:rFonts w:ascii="Times New Roman" w:hAnsi="Times New Roman" w:cs="Times New Roman"/>
          <w:sz w:val="24"/>
          <w:szCs w:val="24"/>
        </w:rPr>
        <w:t>)</w:t>
      </w:r>
      <w:r w:rsidR="00DC2AE2" w:rsidRPr="007E545D">
        <w:rPr>
          <w:rFonts w:cs="Times New Roman"/>
          <w:lang w:eastAsia="en-GB"/>
        </w:rPr>
        <w:t>.</w:t>
      </w:r>
      <w:r w:rsidR="00A13230" w:rsidRPr="00591798">
        <w:rPr>
          <w:rFonts w:cs="Times New Roman"/>
          <w:lang w:eastAsia="en-GB"/>
        </w:rPr>
        <w:t xml:space="preserve"> </w:t>
      </w:r>
    </w:p>
    <w:p w14:paraId="163F8396" w14:textId="37D65058" w:rsidR="00D9005A" w:rsidRPr="00591798" w:rsidRDefault="006B2E3D" w:rsidP="000609E3">
      <w:pPr>
        <w:pStyle w:val="FirstParagraph"/>
        <w:rPr>
          <w:rFonts w:cs="Times New Roman"/>
          <w:color w:val="000000" w:themeColor="text1"/>
          <w:lang w:eastAsia="en-GB"/>
        </w:rPr>
      </w:pPr>
      <w:r>
        <w:rPr>
          <w:rFonts w:cs="Times New Roman"/>
          <w:lang w:eastAsia="en-GB"/>
        </w:rPr>
        <w:t>F</w:t>
      </w:r>
      <w:r w:rsidR="00DC2AE2" w:rsidRPr="00591798">
        <w:rPr>
          <w:rFonts w:cs="Times New Roman"/>
          <w:lang w:eastAsia="en-GB"/>
        </w:rPr>
        <w:t>our electronic databases (CINAHL, PsycINFO, MEDLINE, Cochrane Reviews) were</w:t>
      </w:r>
      <w:r w:rsidR="00885B9A" w:rsidRPr="00591798">
        <w:rPr>
          <w:rFonts w:cs="Times New Roman"/>
          <w:lang w:eastAsia="en-GB"/>
        </w:rPr>
        <w:t xml:space="preserve"> </w:t>
      </w:r>
      <w:r w:rsidR="00D9005A" w:rsidRPr="00591798">
        <w:rPr>
          <w:rFonts w:cs="Times New Roman"/>
          <w:lang w:eastAsia="en-GB"/>
        </w:rPr>
        <w:t>s</w:t>
      </w:r>
      <w:r w:rsidR="00DC2AE2" w:rsidRPr="00591798">
        <w:rPr>
          <w:rFonts w:cs="Times New Roman"/>
          <w:lang w:eastAsia="en-GB"/>
        </w:rPr>
        <w:t>earch</w:t>
      </w:r>
      <w:r w:rsidR="00D9005A" w:rsidRPr="00591798">
        <w:rPr>
          <w:rFonts w:cs="Times New Roman"/>
          <w:lang w:eastAsia="en-GB"/>
        </w:rPr>
        <w:t>ed</w:t>
      </w:r>
      <w:r w:rsidR="00DC2AE2" w:rsidRPr="00591798">
        <w:rPr>
          <w:rFonts w:cs="Times New Roman"/>
          <w:lang w:eastAsia="en-GB"/>
        </w:rPr>
        <w:t xml:space="preserve"> </w:t>
      </w:r>
      <w:r w:rsidR="0092173E" w:rsidRPr="00591798">
        <w:rPr>
          <w:rFonts w:cs="Times New Roman"/>
          <w:lang w:eastAsia="en-GB"/>
        </w:rPr>
        <w:t xml:space="preserve">by GHR &amp; BN </w:t>
      </w:r>
      <w:r w:rsidR="00D9005A" w:rsidRPr="00591798">
        <w:rPr>
          <w:rFonts w:cs="Times New Roman"/>
          <w:lang w:eastAsia="en-GB"/>
        </w:rPr>
        <w:t xml:space="preserve">using </w:t>
      </w:r>
      <w:r w:rsidR="00A13230" w:rsidRPr="00591798">
        <w:rPr>
          <w:rFonts w:cs="Times New Roman"/>
          <w:lang w:eastAsia="en-GB"/>
        </w:rPr>
        <w:t xml:space="preserve">a </w:t>
      </w:r>
      <w:r w:rsidR="00DC2AE2" w:rsidRPr="00591798">
        <w:rPr>
          <w:rFonts w:cs="Times New Roman"/>
          <w:lang w:eastAsia="en-GB"/>
        </w:rPr>
        <w:t>combination</w:t>
      </w:r>
      <w:r w:rsidR="00D9005A" w:rsidRPr="00591798">
        <w:rPr>
          <w:rFonts w:cs="Times New Roman"/>
          <w:lang w:eastAsia="en-GB"/>
        </w:rPr>
        <w:t xml:space="preserve"> of</w:t>
      </w:r>
      <w:r w:rsidR="00DC2AE2" w:rsidRPr="00591798">
        <w:rPr>
          <w:rFonts w:cs="Times New Roman"/>
          <w:lang w:eastAsia="en-GB"/>
        </w:rPr>
        <w:t xml:space="preserve"> a </w:t>
      </w:r>
      <w:r w:rsidR="00D9005A" w:rsidRPr="00591798">
        <w:rPr>
          <w:rFonts w:cs="Times New Roman"/>
          <w:i/>
          <w:iCs/>
          <w:lang w:eastAsia="en-GB"/>
        </w:rPr>
        <w:t>condition</w:t>
      </w:r>
      <w:r w:rsidR="00DC2AE2" w:rsidRPr="00591798">
        <w:rPr>
          <w:rFonts w:cs="Times New Roman"/>
          <w:lang w:eastAsia="en-GB"/>
        </w:rPr>
        <w:t xml:space="preserve"> and </w:t>
      </w:r>
      <w:r w:rsidR="00A13230" w:rsidRPr="00591798">
        <w:rPr>
          <w:rFonts w:cs="Times New Roman"/>
          <w:lang w:eastAsia="en-GB"/>
        </w:rPr>
        <w:t xml:space="preserve">a </w:t>
      </w:r>
      <w:r w:rsidR="00DC2AE2" w:rsidRPr="00591798">
        <w:rPr>
          <w:rFonts w:cs="Times New Roman"/>
          <w:i/>
          <w:iCs/>
          <w:lang w:eastAsia="en-GB"/>
        </w:rPr>
        <w:t xml:space="preserve">treatment </w:t>
      </w:r>
      <w:r w:rsidR="00DC2AE2" w:rsidRPr="00591798">
        <w:rPr>
          <w:rFonts w:cs="Times New Roman"/>
          <w:lang w:eastAsia="en-GB"/>
        </w:rPr>
        <w:t>term</w:t>
      </w:r>
      <w:r w:rsidR="00547F90">
        <w:rPr>
          <w:rFonts w:cs="Times New Roman"/>
          <w:lang w:eastAsia="en-GB"/>
        </w:rPr>
        <w:t xml:space="preserve"> (</w:t>
      </w:r>
      <w:del w:id="39" w:author="Chris Gaskell" w:date="2023-10-18T18:19:00Z">
        <w:r w:rsidR="0065696B" w:rsidDel="003916C6">
          <w:rPr>
            <w:rFonts w:cs="Times New Roman"/>
            <w:lang w:eastAsia="en-GB"/>
          </w:rPr>
          <w:delText>se</w:delText>
        </w:r>
      </w:del>
      <w:del w:id="40" w:author="Chris Gaskell" w:date="2023-10-18T18:18:00Z">
        <w:r w:rsidR="0065696B" w:rsidDel="003916C6">
          <w:rPr>
            <w:rFonts w:cs="Times New Roman"/>
            <w:lang w:eastAsia="en-GB"/>
          </w:rPr>
          <w:delText>.</w:delText>
        </w:r>
      </w:del>
      <w:del w:id="41" w:author="Chris Gaskell" w:date="2023-10-18T18:19:00Z">
        <w:r w:rsidR="0065696B" w:rsidDel="003916C6">
          <w:rPr>
            <w:rFonts w:cs="Times New Roman"/>
            <w:lang w:eastAsia="en-GB"/>
          </w:rPr>
          <w:delText xml:space="preserve"> </w:delText>
        </w:r>
      </w:del>
      <w:r w:rsidR="004F6B40">
        <w:rPr>
          <w:rFonts w:cs="Times New Roman"/>
          <w:lang w:eastAsia="en-GB"/>
        </w:rPr>
        <w:t xml:space="preserve">Supplementary </w:t>
      </w:r>
      <w:r w:rsidR="0052430A">
        <w:rPr>
          <w:rFonts w:cs="Times New Roman"/>
          <w:lang w:eastAsia="en-GB"/>
        </w:rPr>
        <w:t>T</w:t>
      </w:r>
      <w:r w:rsidR="00547F90">
        <w:rPr>
          <w:rFonts w:cs="Times New Roman"/>
          <w:lang w:eastAsia="en-GB"/>
        </w:rPr>
        <w:t>able 1)</w:t>
      </w:r>
      <w:r w:rsidR="00DC2AE2" w:rsidRPr="00591798">
        <w:rPr>
          <w:rFonts w:cs="Times New Roman"/>
          <w:lang w:eastAsia="en-GB"/>
        </w:rPr>
        <w:t>.</w:t>
      </w:r>
      <w:r w:rsidR="00D9005A" w:rsidRPr="00591798">
        <w:rPr>
          <w:rFonts w:cs="Times New Roman"/>
          <w:lang w:eastAsia="en-GB"/>
        </w:rPr>
        <w:t xml:space="preserve"> After duplicates were removed</w:t>
      </w:r>
      <w:r w:rsidR="00B21400" w:rsidRPr="00591798">
        <w:rPr>
          <w:rFonts w:cs="Times New Roman"/>
          <w:lang w:eastAsia="en-GB"/>
        </w:rPr>
        <w:t>,</w:t>
      </w:r>
      <w:r w:rsidR="00D9005A" w:rsidRPr="00591798">
        <w:rPr>
          <w:rFonts w:cs="Times New Roman"/>
          <w:lang w:eastAsia="en-GB"/>
        </w:rPr>
        <w:t xml:space="preserve"> the titles and abstracts were screened</w:t>
      </w:r>
      <w:ins w:id="42" w:author="Chris Gaskell" w:date="2023-10-18T18:19:00Z">
        <w:r w:rsidR="00AD4F7F">
          <w:rPr>
            <w:rFonts w:cs="Times New Roman"/>
            <w:lang w:eastAsia="en-GB"/>
          </w:rPr>
          <w:t xml:space="preserve">, followed by </w:t>
        </w:r>
        <w:r w:rsidR="00B759EA">
          <w:rPr>
            <w:rFonts w:cs="Times New Roman"/>
            <w:lang w:eastAsia="en-GB"/>
          </w:rPr>
          <w:t xml:space="preserve">screening of </w:t>
        </w:r>
      </w:ins>
      <w:del w:id="43" w:author="Chris Gaskell" w:date="2023-10-18T18:19:00Z">
        <w:r w:rsidR="00D9005A" w:rsidRPr="00591798" w:rsidDel="00AD4F7F">
          <w:rPr>
            <w:rFonts w:cs="Times New Roman"/>
            <w:lang w:eastAsia="en-GB"/>
          </w:rPr>
          <w:delText>.</w:delText>
        </w:r>
      </w:del>
      <w:ins w:id="44" w:author="Chris Gaskell" w:date="2023-10-18T18:19:00Z">
        <w:r w:rsidR="00AD4F7F">
          <w:rPr>
            <w:rFonts w:cs="Times New Roman"/>
            <w:lang w:eastAsia="en-GB"/>
          </w:rPr>
          <w:t>f</w:t>
        </w:r>
      </w:ins>
      <w:del w:id="45" w:author="Chris Gaskell" w:date="2023-10-18T18:19:00Z">
        <w:r w:rsidR="00D9005A" w:rsidRPr="00591798" w:rsidDel="00AD4F7F">
          <w:rPr>
            <w:rFonts w:cs="Times New Roman"/>
            <w:lang w:eastAsia="en-GB"/>
          </w:rPr>
          <w:delText xml:space="preserve"> </w:delText>
        </w:r>
        <w:r w:rsidR="00BB69B4" w:rsidDel="00AD4F7F">
          <w:rPr>
            <w:rFonts w:cs="Times New Roman"/>
            <w:lang w:eastAsia="en-GB"/>
          </w:rPr>
          <w:delText>F</w:delText>
        </w:r>
      </w:del>
      <w:r w:rsidR="00BB69B4">
        <w:rPr>
          <w:rFonts w:cs="Times New Roman"/>
          <w:lang w:eastAsia="en-GB"/>
        </w:rPr>
        <w:t>ull-text</w:t>
      </w:r>
      <w:r w:rsidR="00D9005A" w:rsidRPr="00591798">
        <w:rPr>
          <w:rFonts w:cs="Times New Roman"/>
          <w:lang w:eastAsia="en-GB"/>
        </w:rPr>
        <w:t xml:space="preserve"> </w:t>
      </w:r>
      <w:del w:id="46" w:author="Chris Gaskell" w:date="2023-10-18T18:20:00Z">
        <w:r w:rsidR="00D9005A" w:rsidRPr="00591798" w:rsidDel="00B759EA">
          <w:rPr>
            <w:rFonts w:cs="Times New Roman"/>
            <w:lang w:eastAsia="en-GB"/>
          </w:rPr>
          <w:delText>articles</w:delText>
        </w:r>
      </w:del>
      <w:ins w:id="47" w:author="Chris Gaskell" w:date="2023-10-18T18:20:00Z">
        <w:r w:rsidR="00B759EA">
          <w:rPr>
            <w:rFonts w:cs="Times New Roman"/>
            <w:lang w:eastAsia="en-GB"/>
          </w:rPr>
          <w:t>manuscripts</w:t>
        </w:r>
      </w:ins>
      <w:del w:id="48" w:author="Chris Gaskell" w:date="2023-10-18T18:19:00Z">
        <w:r w:rsidR="00D9005A" w:rsidRPr="00591798" w:rsidDel="00B759EA">
          <w:rPr>
            <w:rFonts w:cs="Times New Roman"/>
            <w:lang w:eastAsia="en-GB"/>
          </w:rPr>
          <w:delText xml:space="preserve"> were assessed for eligibility</w:delText>
        </w:r>
      </w:del>
      <w:r w:rsidR="00D9005A" w:rsidRPr="00591798">
        <w:rPr>
          <w:rFonts w:cs="Times New Roman"/>
          <w:lang w:eastAsia="en-GB"/>
        </w:rPr>
        <w:t xml:space="preserve">. Forward and backward </w:t>
      </w:r>
      <w:r w:rsidR="00BB69B4">
        <w:rPr>
          <w:rFonts w:cs="Times New Roman"/>
          <w:lang w:eastAsia="en-GB"/>
        </w:rPr>
        <w:t>searches</w:t>
      </w:r>
      <w:r w:rsidR="00D9005A" w:rsidRPr="00591798">
        <w:rPr>
          <w:rFonts w:cs="Times New Roman"/>
          <w:lang w:eastAsia="en-GB"/>
        </w:rPr>
        <w:t xml:space="preserve"> </w:t>
      </w:r>
      <w:r w:rsidR="00F94393" w:rsidRPr="00591798">
        <w:rPr>
          <w:rFonts w:cs="Times New Roman"/>
          <w:lang w:eastAsia="en-GB"/>
        </w:rPr>
        <w:t>w</w:t>
      </w:r>
      <w:r w:rsidR="004D5DCF">
        <w:rPr>
          <w:rFonts w:cs="Times New Roman"/>
          <w:lang w:eastAsia="en-GB"/>
        </w:rPr>
        <w:t>ere</w:t>
      </w:r>
      <w:r w:rsidR="00D9005A" w:rsidRPr="00591798">
        <w:rPr>
          <w:rFonts w:cs="Times New Roman"/>
          <w:lang w:eastAsia="en-GB"/>
        </w:rPr>
        <w:t xml:space="preserve"> performed using the R package </w:t>
      </w:r>
      <w:r w:rsidR="00D9005A" w:rsidRPr="00591798">
        <w:rPr>
          <w:rFonts w:cs="Times New Roman"/>
          <w:i/>
          <w:iCs/>
          <w:lang w:eastAsia="en-GB"/>
        </w:rPr>
        <w:t>citation chaser</w:t>
      </w:r>
      <w:r w:rsidR="00C23F27">
        <w:rPr>
          <w:rFonts w:cs="Times New Roman"/>
          <w:i/>
          <w:iCs/>
          <w:lang w:eastAsia="en-GB"/>
        </w:rPr>
        <w:t xml:space="preserve"> </w:t>
      </w:r>
      <w:r w:rsidR="00C23F27" w:rsidRPr="00C23F27">
        <w:rPr>
          <w:rFonts w:cs="Times New Roman"/>
          <w:lang w:eastAsia="en-GB"/>
        </w:rPr>
        <w:fldChar w:fldCharType="begin"/>
      </w:r>
      <w:r w:rsidR="00206235">
        <w:rPr>
          <w:rFonts w:cs="Times New Roman"/>
          <w:lang w:eastAsia="en-GB"/>
        </w:rPr>
        <w:instrText xml:space="preserve"> ADDIN EN.CITE &lt;EndNote&gt;&lt;Cite&gt;&lt;Author&gt;Haddaway&lt;/Author&gt;&lt;Year&gt;2022&lt;/Year&gt;&lt;IDText&gt;Citationchaser: A tool for transparent and efficient forward and backward citation chasing in systematic searching&lt;/IDText&gt;&lt;DisplayText&gt;[17]&lt;/DisplayText&gt;&lt;record&gt;&lt;keywords&gt;&lt;keyword&gt;bibliographic checking&lt;/keyword&gt;&lt;keyword&gt;Citations&lt;/keyword&gt;&lt;keyword&gt;evidence synthesis tools&lt;/keyword&gt;&lt;keyword&gt;information retrieval&lt;/keyword&gt;&lt;keyword&gt;Literature reviews&lt;/keyword&gt;&lt;keyword&gt;pearl growing&lt;/keyword&gt;&lt;keyword&gt;Search methods&lt;/keyword&gt;&lt;keyword&gt;software development&lt;/keyword&gt;&lt;keyword&gt;systematic review tool&lt;/keyword&gt;&lt;keyword&gt;systematic searching&lt;/keyword&gt;&lt;/keywords&gt;&lt;isbn&gt;1759-2879&amp;#xD;1759-2887&lt;/isbn&gt;&lt;titles&gt;&lt;title&gt;Citationchaser: A tool for transparent and efficient forward and backward citation chasing in systematic searching&lt;/title&gt;&lt;secondary-title&gt;Res Synth Methods&lt;/secondary-title&gt;&lt;/titles&gt;&lt;pages&gt;533-545&lt;/pages&gt;&lt;number&gt;4&lt;/number&gt;&lt;contributors&gt;&lt;authors&gt;&lt;author&gt;Haddaway, Neal R.&lt;/author&gt;&lt;author&gt;Grainger, Matthew J.&lt;/author&gt;&lt;author&gt;Gray, Charles T.&lt;/author&gt;&lt;/authors&gt;&lt;/contributors&gt;&lt;added-date format="utc"&gt;1696337417&lt;/added-date&gt;&lt;pub-location&gt;England&lt;/pub-location&gt;&lt;ref-type name="Journal Article"&gt;17&lt;/ref-type&gt;&lt;dates&gt;&lt;year&gt;2022&lt;/year&gt;&lt;/dates&gt;&lt;rec-number&gt;40262&lt;/rec-number&gt;&lt;publisher&gt;England: Wiley Subscription Services, Inc&lt;/publisher&gt;&lt;last-updated-date format="utc"&gt;1696337417&lt;/last-updated-date&gt;&lt;electronic-resource-num&gt;10.1002/jrsm.1563&lt;/electronic-resource-num&gt;&lt;volume&gt;13&lt;/volume&gt;&lt;/record&gt;&lt;/Cite&gt;&lt;/EndNote&gt;</w:instrText>
      </w:r>
      <w:r w:rsidR="00C23F27" w:rsidRPr="00C23F27">
        <w:rPr>
          <w:rFonts w:cs="Times New Roman"/>
          <w:lang w:eastAsia="en-GB"/>
        </w:rPr>
        <w:fldChar w:fldCharType="separate"/>
      </w:r>
      <w:r w:rsidR="00206235">
        <w:rPr>
          <w:rFonts w:cs="Times New Roman"/>
          <w:noProof/>
          <w:lang w:eastAsia="en-GB"/>
        </w:rPr>
        <w:t>[17]</w:t>
      </w:r>
      <w:r w:rsidR="00C23F27" w:rsidRPr="00C23F27">
        <w:rPr>
          <w:rFonts w:cs="Times New Roman"/>
          <w:lang w:eastAsia="en-GB"/>
        </w:rPr>
        <w:fldChar w:fldCharType="end"/>
      </w:r>
      <w:r w:rsidR="00C23F27" w:rsidRPr="00C23F27">
        <w:rPr>
          <w:rFonts w:cs="Times New Roman"/>
          <w:lang w:eastAsia="en-GB"/>
        </w:rPr>
        <w:t>.</w:t>
      </w:r>
      <w:r w:rsidR="00D9005A" w:rsidRPr="00591798">
        <w:rPr>
          <w:rFonts w:cs="Times New Roman"/>
          <w:lang w:eastAsia="en-GB"/>
        </w:rPr>
        <w:t xml:space="preserve"> </w:t>
      </w:r>
    </w:p>
    <w:p w14:paraId="065FFBD6" w14:textId="2B505FFB" w:rsidR="0065696B" w:rsidDel="009C4D71" w:rsidRDefault="00547F90" w:rsidP="00B415C4">
      <w:pPr>
        <w:pStyle w:val="BodyText"/>
        <w:ind w:firstLine="720"/>
        <w:rPr>
          <w:del w:id="49" w:author="Chris Gaskell" w:date="2023-10-18T18:20:00Z"/>
          <w:rFonts w:cs="Times New Roman"/>
        </w:rPr>
      </w:pPr>
      <w:r w:rsidRPr="00591798">
        <w:rPr>
          <w:rFonts w:cs="Times New Roman"/>
          <w:lang w:eastAsia="en-GB"/>
        </w:rPr>
        <w:t xml:space="preserve">Inclusion and exclusion criteria are consistent with our previous review </w:t>
      </w:r>
      <w:r w:rsidR="00C23F27">
        <w:fldChar w:fldCharType="begin"/>
      </w:r>
      <w:r w:rsidR="00A576FD">
        <w:rPr>
          <w:rFonts w:cs="Times New Roman"/>
          <w:lang w:eastAsia="en-GB"/>
        </w:rPr>
        <w:instrText xml:space="preserve"> ADDIN EN.CITE &lt;EndNote&gt;&lt;Cite&gt;&lt;Author&gt;Gaskell&lt;/Author&gt;&lt;Year&gt;2023&lt;/Year&gt;&lt;IDText&gt;A meta‐analytic review of the effectiveness of psychological treatment of functional / dissociative seizures on non‐seizure outcomes in adults&lt;/IDText&gt;&lt;DisplayText&gt;[5]&lt;/DisplayText&gt;&lt;record&gt;&lt;titles&gt;&lt;title&gt;A meta‐analytic review of the effectiveness of psychological treatment of functional / dissociative seizures on non‐seizure outcomes in adults&lt;/title&gt;&lt;/titles&gt;&lt;contributors&gt;&lt;authors&gt;&lt;author&gt;Gaskell, C.&lt;/author&gt;&lt;author&gt;Power, N.&lt;/author&gt;&lt;author&gt;Novakova, B.&lt;/author&gt;&lt;author&gt;Simmonds‐Buckley, M.&lt;/author&gt;&lt;author&gt;Reuber, M.&lt;/author&gt;&lt;author&gt;Kellett, S.&lt;/author&gt;&lt;author&gt;Rawlings, G. H.&lt;/author&gt;&lt;/authors&gt;&lt;/contributors&gt;&lt;added-date format="utc"&gt;1695806990&lt;/added-date&gt;&lt;ref-type name="Journal Article"&gt;17&lt;/ref-type&gt;&lt;dates&gt;&lt;year&gt;2023&lt;/year&gt;&lt;/dates&gt;&lt;rec-number&gt;40250&lt;/rec-number&gt;&lt;publisher&gt;Wiley&lt;/publisher&gt;&lt;last-updated-date format="utc"&gt;1695806990&lt;/last-updated-date&gt;&lt;/record&gt;&lt;/Cite&gt;&lt;/EndNote&gt;</w:instrText>
      </w:r>
      <w:r w:rsidR="00C23F27">
        <w:fldChar w:fldCharType="separate"/>
      </w:r>
      <w:r w:rsidR="00A576FD">
        <w:rPr>
          <w:rFonts w:cs="Times New Roman"/>
          <w:noProof/>
          <w:lang w:eastAsia="en-GB"/>
        </w:rPr>
        <w:t>[5]</w:t>
      </w:r>
      <w:r w:rsidR="00C23F27">
        <w:fldChar w:fldCharType="end"/>
      </w:r>
      <w:r w:rsidR="00435FAB">
        <w:rPr>
          <w:rFonts w:cs="Times New Roman"/>
          <w:lang w:eastAsia="en-GB"/>
        </w:rPr>
        <w:t xml:space="preserve"> (Supplementary Table 1)</w:t>
      </w:r>
      <w:r w:rsidR="00135A11">
        <w:rPr>
          <w:rFonts w:cs="Times New Roman"/>
          <w:lang w:eastAsia="en-GB"/>
        </w:rPr>
        <w:t xml:space="preserve">. </w:t>
      </w:r>
      <w:r w:rsidRPr="00591798">
        <w:rPr>
          <w:rFonts w:cs="Times New Roman"/>
          <w:color w:val="000000" w:themeColor="text1"/>
          <w:lang w:eastAsia="en-GB"/>
        </w:rPr>
        <w:t xml:space="preserve">Studies were excluded when the sample was not </w:t>
      </w:r>
      <w:r w:rsidR="00570273">
        <w:rPr>
          <w:rFonts w:cs="Times New Roman"/>
          <w:color w:val="000000" w:themeColor="text1"/>
          <w:lang w:eastAsia="en-GB"/>
        </w:rPr>
        <w:t>adult-focused</w:t>
      </w:r>
      <w:r w:rsidRPr="00591798">
        <w:rPr>
          <w:rFonts w:cs="Times New Roman"/>
          <w:color w:val="000000" w:themeColor="text1"/>
          <w:lang w:eastAsia="en-GB"/>
        </w:rPr>
        <w:t xml:space="preserve"> (average age ≤ 16 years), when </w:t>
      </w:r>
      <w:r w:rsidR="004F6B40">
        <w:rPr>
          <w:rFonts w:cs="Times New Roman"/>
          <w:color w:val="000000" w:themeColor="text1"/>
          <w:lang w:eastAsia="en-GB"/>
        </w:rPr>
        <w:t>most</w:t>
      </w:r>
      <w:r w:rsidRPr="00591798">
        <w:rPr>
          <w:rFonts w:cs="Times New Roman"/>
          <w:color w:val="000000" w:themeColor="text1"/>
          <w:lang w:eastAsia="en-GB"/>
        </w:rPr>
        <w:t xml:space="preserve"> patients (≥ 50%) had comorbid epilepsy, or when the entire population did not receive psychological treatment. </w:t>
      </w:r>
      <w:r w:rsidR="00EA5066" w:rsidRPr="00591798">
        <w:rPr>
          <w:rFonts w:cs="Times New Roman"/>
        </w:rPr>
        <w:t>No exclusions were made based on the time elapsed since intervention to follow-up</w:t>
      </w:r>
      <w:r w:rsidR="00EA5066">
        <w:rPr>
          <w:rFonts w:cs="Times New Roman"/>
        </w:rPr>
        <w:t>;</w:t>
      </w:r>
      <w:r w:rsidR="00EA5066" w:rsidRPr="00591798">
        <w:rPr>
          <w:rFonts w:cs="Times New Roman"/>
        </w:rPr>
        <w:t xml:space="preserve"> however, we required that long-term follow-up outcomes were collected systematically</w:t>
      </w:r>
      <w:r w:rsidR="007D367A">
        <w:rPr>
          <w:rFonts w:cs="Times New Roman"/>
        </w:rPr>
        <w:t>.</w:t>
      </w:r>
    </w:p>
    <w:p w14:paraId="457EDEE6" w14:textId="77777777" w:rsidR="00B415C4" w:rsidRPr="00B415C4" w:rsidRDefault="00B415C4">
      <w:pPr>
        <w:pStyle w:val="BodyText"/>
        <w:ind w:firstLine="720"/>
        <w:pPrChange w:id="50" w:author="Chris Gaskell" w:date="2023-10-18T18:20:00Z">
          <w:pPr>
            <w:pStyle w:val="BodyText2"/>
          </w:pPr>
        </w:pPrChange>
      </w:pPr>
    </w:p>
    <w:p w14:paraId="72CF43E6" w14:textId="027B843F" w:rsidR="008E4179" w:rsidRPr="00591798" w:rsidRDefault="005A3B51" w:rsidP="000609E3">
      <w:pPr>
        <w:spacing w:line="480" w:lineRule="auto"/>
        <w:rPr>
          <w:rFonts w:eastAsiaTheme="majorEastAsia"/>
          <w:b/>
          <w:bCs/>
          <w:color w:val="000000" w:themeColor="text1"/>
        </w:rPr>
      </w:pPr>
      <w:r w:rsidRPr="00591798">
        <w:rPr>
          <w:b/>
          <w:bCs/>
        </w:rPr>
        <w:t>Data collection</w:t>
      </w:r>
    </w:p>
    <w:p w14:paraId="2AB42F4F" w14:textId="63F20001" w:rsidR="00D82CFF" w:rsidRDefault="00182A69" w:rsidP="000609E3">
      <w:pPr>
        <w:pStyle w:val="FirstParagraph"/>
        <w:rPr>
          <w:rFonts w:cs="Times New Roman"/>
        </w:rPr>
      </w:pPr>
      <w:r w:rsidRPr="00591798">
        <w:rPr>
          <w:rFonts w:cs="Times New Roman"/>
        </w:rPr>
        <w:t xml:space="preserve">Relevant data were extracted from manuscripts </w:t>
      </w:r>
      <w:ins w:id="51" w:author="Chris Gaskell" w:date="2023-10-18T18:20:00Z">
        <w:r w:rsidR="000924D5">
          <w:rPr>
            <w:rFonts w:cs="Times New Roman"/>
          </w:rPr>
          <w:t>(</w:t>
        </w:r>
      </w:ins>
      <w:del w:id="52" w:author="Chris Gaskell" w:date="2023-10-18T18:20:00Z">
        <w:r w:rsidRPr="00591798" w:rsidDel="000924D5">
          <w:rPr>
            <w:rFonts w:cs="Times New Roman"/>
          </w:rPr>
          <w:delText xml:space="preserve">by </w:delText>
        </w:r>
      </w:del>
      <w:r w:rsidRPr="00591798">
        <w:rPr>
          <w:rFonts w:cs="Times New Roman"/>
        </w:rPr>
        <w:t>CG</w:t>
      </w:r>
      <w:ins w:id="53" w:author="Chris Gaskell" w:date="2023-10-18T18:20:00Z">
        <w:r w:rsidR="000924D5">
          <w:rPr>
            <w:rFonts w:cs="Times New Roman"/>
          </w:rPr>
          <w:t>) while</w:t>
        </w:r>
      </w:ins>
      <w:del w:id="54" w:author="Chris Gaskell" w:date="2023-10-18T18:20:00Z">
        <w:r w:rsidR="00EB1EAD" w:rsidDel="000924D5">
          <w:rPr>
            <w:rFonts w:cs="Times New Roman"/>
          </w:rPr>
          <w:delText>;</w:delText>
        </w:r>
      </w:del>
      <w:r w:rsidR="00EB1EAD">
        <w:rPr>
          <w:rFonts w:cs="Times New Roman"/>
        </w:rPr>
        <w:t xml:space="preserve"> e</w:t>
      </w:r>
      <w:r w:rsidRPr="00591798">
        <w:rPr>
          <w:rFonts w:cs="Times New Roman"/>
        </w:rPr>
        <w:t>ffect-size data w</w:t>
      </w:r>
      <w:r w:rsidR="004F6B40">
        <w:rPr>
          <w:rFonts w:cs="Times New Roman"/>
        </w:rPr>
        <w:t>ere</w:t>
      </w:r>
      <w:r w:rsidRPr="00591798">
        <w:rPr>
          <w:rFonts w:cs="Times New Roman"/>
        </w:rPr>
        <w:t xml:space="preserve"> extracted in duplicate</w:t>
      </w:r>
      <w:r w:rsidR="00542F7C" w:rsidRPr="00591798">
        <w:rPr>
          <w:rFonts w:cs="Times New Roman"/>
        </w:rPr>
        <w:t xml:space="preserve"> </w:t>
      </w:r>
      <w:del w:id="55" w:author="Chris Gaskell" w:date="2023-10-18T18:21:00Z">
        <w:r w:rsidR="00B917D0" w:rsidDel="000924D5">
          <w:rPr>
            <w:rFonts w:cs="Times New Roman"/>
          </w:rPr>
          <w:delText xml:space="preserve">by </w:delText>
        </w:r>
      </w:del>
      <w:ins w:id="56" w:author="Chris Gaskell" w:date="2023-10-18T18:21:00Z">
        <w:r w:rsidR="000924D5">
          <w:rPr>
            <w:rFonts w:cs="Times New Roman"/>
          </w:rPr>
          <w:t>(</w:t>
        </w:r>
      </w:ins>
      <w:r w:rsidR="00542F7C" w:rsidRPr="00591798">
        <w:rPr>
          <w:rFonts w:cs="Times New Roman"/>
        </w:rPr>
        <w:t>CG &amp; NP</w:t>
      </w:r>
      <w:ins w:id="57" w:author="Chris Gaskell" w:date="2023-10-18T18:21:00Z">
        <w:r w:rsidR="000924D5">
          <w:rPr>
            <w:rFonts w:cs="Times New Roman"/>
          </w:rPr>
          <w:t>)</w:t>
        </w:r>
      </w:ins>
      <w:r w:rsidR="00542F7C" w:rsidRPr="00591798">
        <w:rPr>
          <w:rFonts w:cs="Times New Roman"/>
        </w:rPr>
        <w:t xml:space="preserve">. </w:t>
      </w:r>
      <w:r w:rsidRPr="00591798">
        <w:rPr>
          <w:rFonts w:cs="Times New Roman"/>
        </w:rPr>
        <w:t xml:space="preserve">When </w:t>
      </w:r>
      <w:r w:rsidR="00542F7C" w:rsidRPr="00591798">
        <w:rPr>
          <w:rFonts w:cs="Times New Roman"/>
        </w:rPr>
        <w:t>manuscript</w:t>
      </w:r>
      <w:r w:rsidRPr="00591798">
        <w:rPr>
          <w:rFonts w:cs="Times New Roman"/>
        </w:rPr>
        <w:t>s</w:t>
      </w:r>
      <w:r w:rsidR="00542F7C" w:rsidRPr="00591798">
        <w:rPr>
          <w:rFonts w:cs="Times New Roman"/>
        </w:rPr>
        <w:t xml:space="preserve"> reported overlapping samples</w:t>
      </w:r>
      <w:r w:rsidRPr="00591798">
        <w:rPr>
          <w:rFonts w:cs="Times New Roman"/>
        </w:rPr>
        <w:t>,</w:t>
      </w:r>
      <w:r w:rsidR="00542F7C" w:rsidRPr="00591798">
        <w:rPr>
          <w:rFonts w:cs="Times New Roman"/>
        </w:rPr>
        <w:t xml:space="preserve"> preference </w:t>
      </w:r>
      <w:r w:rsidRPr="00591798">
        <w:rPr>
          <w:rFonts w:cs="Times New Roman"/>
        </w:rPr>
        <w:t xml:space="preserve">was </w:t>
      </w:r>
      <w:r w:rsidR="00607A7E" w:rsidRPr="00591798">
        <w:rPr>
          <w:rFonts w:cs="Times New Roman"/>
        </w:rPr>
        <w:t xml:space="preserve">given </w:t>
      </w:r>
      <w:r w:rsidRPr="00591798">
        <w:rPr>
          <w:rFonts w:cs="Times New Roman"/>
        </w:rPr>
        <w:t>using a decision</w:t>
      </w:r>
      <w:r w:rsidR="00542F7C" w:rsidRPr="00591798">
        <w:rPr>
          <w:rFonts w:cs="Times New Roman"/>
        </w:rPr>
        <w:t xml:space="preserve"> hierarchy favouring robustness.</w:t>
      </w:r>
      <w:r w:rsidRPr="00591798">
        <w:rPr>
          <w:rFonts w:cs="Times New Roman"/>
        </w:rPr>
        <w:t xml:space="preserve"> </w:t>
      </w:r>
      <w:r w:rsidR="00542F7C" w:rsidRPr="00591798">
        <w:rPr>
          <w:rFonts w:cs="Times New Roman"/>
        </w:rPr>
        <w:t xml:space="preserve">Treatment </w:t>
      </w:r>
      <w:ins w:id="58" w:author="Chris Gaskell" w:date="2023-10-18T18:21:00Z">
        <w:r w:rsidR="00EF730F">
          <w:rPr>
            <w:rFonts w:cs="Times New Roman"/>
          </w:rPr>
          <w:t xml:space="preserve">and patient </w:t>
        </w:r>
      </w:ins>
      <w:r w:rsidR="00542F7C" w:rsidRPr="00591798">
        <w:rPr>
          <w:rFonts w:cs="Times New Roman"/>
        </w:rPr>
        <w:t xml:space="preserve">variables </w:t>
      </w:r>
      <w:ins w:id="59" w:author="Chris Gaskell" w:date="2023-10-18T18:22:00Z">
        <w:r w:rsidR="00543B2C">
          <w:rPr>
            <w:rFonts w:cs="Times New Roman"/>
          </w:rPr>
          <w:lastRenderedPageBreak/>
          <w:t xml:space="preserve">included in the moderator analysis </w:t>
        </w:r>
      </w:ins>
      <w:del w:id="60" w:author="Chris Gaskell" w:date="2023-10-18T18:22:00Z">
        <w:r w:rsidR="00542F7C" w:rsidRPr="00591798" w:rsidDel="00543B2C">
          <w:rPr>
            <w:rFonts w:cs="Times New Roman"/>
          </w:rPr>
          <w:delText xml:space="preserve">included </w:delText>
        </w:r>
        <w:r w:rsidR="00542F7C" w:rsidRPr="00591798" w:rsidDel="00543B2C">
          <w:rPr>
            <w:rFonts w:cs="Times New Roman"/>
            <w:i/>
            <w:iCs/>
          </w:rPr>
          <w:delText>format</w:delText>
        </w:r>
        <w:r w:rsidR="00542F7C" w:rsidRPr="00591798" w:rsidDel="00543B2C">
          <w:rPr>
            <w:rFonts w:cs="Times New Roman"/>
          </w:rPr>
          <w:delText xml:space="preserve">, </w:delText>
        </w:r>
        <w:r w:rsidR="00542F7C" w:rsidRPr="00591798" w:rsidDel="00543B2C">
          <w:rPr>
            <w:rFonts w:cs="Times New Roman"/>
            <w:i/>
            <w:iCs/>
          </w:rPr>
          <w:delText>setting</w:delText>
        </w:r>
        <w:r w:rsidR="00542F7C" w:rsidRPr="00591798" w:rsidDel="00543B2C">
          <w:rPr>
            <w:rFonts w:cs="Times New Roman"/>
          </w:rPr>
          <w:delText xml:space="preserve">, </w:delText>
        </w:r>
        <w:r w:rsidR="00542F7C" w:rsidRPr="00591798" w:rsidDel="00543B2C">
          <w:rPr>
            <w:rFonts w:cs="Times New Roman"/>
            <w:i/>
            <w:iCs/>
          </w:rPr>
          <w:delText>modality</w:delText>
        </w:r>
        <w:r w:rsidRPr="00591798" w:rsidDel="00543B2C">
          <w:rPr>
            <w:rFonts w:cs="Times New Roman"/>
          </w:rPr>
          <w:delText xml:space="preserve"> </w:delText>
        </w:r>
        <w:r w:rsidR="00542F7C" w:rsidRPr="00591798" w:rsidDel="00543B2C">
          <w:rPr>
            <w:rFonts w:cs="Times New Roman"/>
          </w:rPr>
          <w:delText xml:space="preserve">and </w:delText>
        </w:r>
        <w:r w:rsidR="001E7590" w:rsidDel="00543B2C">
          <w:rPr>
            <w:rFonts w:cs="Times New Roman"/>
            <w:i/>
            <w:iCs/>
          </w:rPr>
          <w:delText>duration/dosage</w:delText>
        </w:r>
        <w:r w:rsidR="001E7590" w:rsidRPr="00591798" w:rsidDel="00543B2C">
          <w:rPr>
            <w:rFonts w:cs="Times New Roman"/>
          </w:rPr>
          <w:delText xml:space="preserve"> </w:delText>
        </w:r>
      </w:del>
      <w:r w:rsidRPr="00591798">
        <w:rPr>
          <w:rFonts w:cs="Times New Roman"/>
        </w:rPr>
        <w:t>(</w:t>
      </w:r>
      <w:r w:rsidR="00EB1EAD">
        <w:rPr>
          <w:rFonts w:cs="Times New Roman"/>
        </w:rPr>
        <w:t xml:space="preserve">see </w:t>
      </w:r>
      <w:r w:rsidR="004F6B40">
        <w:rPr>
          <w:rFonts w:cs="Times New Roman"/>
        </w:rPr>
        <w:t xml:space="preserve">Supplementary </w:t>
      </w:r>
      <w:r w:rsidR="0052430A">
        <w:rPr>
          <w:rFonts w:cs="Times New Roman"/>
        </w:rPr>
        <w:t>T</w:t>
      </w:r>
      <w:r w:rsidR="00EB1EAD">
        <w:rPr>
          <w:rFonts w:cs="Times New Roman"/>
        </w:rPr>
        <w:t>able 2</w:t>
      </w:r>
      <w:r w:rsidRPr="00591798">
        <w:rPr>
          <w:rFonts w:cs="Times New Roman"/>
        </w:rPr>
        <w:t>)</w:t>
      </w:r>
      <w:del w:id="61" w:author="Chris Gaskell" w:date="2023-10-18T18:22:00Z">
        <w:r w:rsidR="00542F7C" w:rsidRPr="00591798" w:rsidDel="00543B2C">
          <w:rPr>
            <w:rFonts w:cs="Times New Roman"/>
          </w:rPr>
          <w:delText xml:space="preserve">. </w:delText>
        </w:r>
        <w:r w:rsidR="00992667" w:rsidDel="00543B2C">
          <w:rPr>
            <w:rFonts w:cs="Times New Roman"/>
          </w:rPr>
          <w:delText>Moderator variables</w:delText>
        </w:r>
      </w:del>
      <w:r w:rsidR="00992667">
        <w:rPr>
          <w:rFonts w:cs="Times New Roman"/>
        </w:rPr>
        <w:t xml:space="preserve"> included treatment</w:t>
      </w:r>
      <w:r w:rsidR="009B5745">
        <w:rPr>
          <w:rFonts w:cs="Times New Roman"/>
        </w:rPr>
        <w:t xml:space="preserve"> </w:t>
      </w:r>
      <w:ins w:id="62" w:author="Chris Gaskell" w:date="2023-10-18T18:22:00Z">
        <w:r w:rsidR="00543B2C">
          <w:rPr>
            <w:rFonts w:cs="Times New Roman"/>
          </w:rPr>
          <w:t>-</w:t>
        </w:r>
      </w:ins>
      <w:r w:rsidR="00962FA1">
        <w:rPr>
          <w:rFonts w:cs="Times New Roman"/>
        </w:rPr>
        <w:t xml:space="preserve">format, </w:t>
      </w:r>
      <w:ins w:id="63" w:author="Chris Gaskell" w:date="2023-10-18T18:22:00Z">
        <w:r w:rsidR="00543B2C">
          <w:rPr>
            <w:rFonts w:cs="Times New Roman"/>
          </w:rPr>
          <w:t>-</w:t>
        </w:r>
      </w:ins>
      <w:r w:rsidR="00962FA1">
        <w:rPr>
          <w:rFonts w:cs="Times New Roman"/>
        </w:rPr>
        <w:t>delivery</w:t>
      </w:r>
      <w:r w:rsidR="00992667">
        <w:rPr>
          <w:rFonts w:cs="Times New Roman"/>
        </w:rPr>
        <w:t xml:space="preserve">, </w:t>
      </w:r>
      <w:ins w:id="64" w:author="Chris Gaskell" w:date="2023-10-18T18:22:00Z">
        <w:r w:rsidR="00543B2C">
          <w:rPr>
            <w:rFonts w:cs="Times New Roman"/>
          </w:rPr>
          <w:t>-</w:t>
        </w:r>
      </w:ins>
      <w:r w:rsidR="00992667">
        <w:rPr>
          <w:rFonts w:cs="Times New Roman"/>
        </w:rPr>
        <w:t xml:space="preserve">modality, </w:t>
      </w:r>
      <w:del w:id="65" w:author="Chris Gaskell" w:date="2023-10-18T18:22:00Z">
        <w:r w:rsidR="009B5745" w:rsidDel="00543B2C">
          <w:rPr>
            <w:rFonts w:cs="Times New Roman"/>
          </w:rPr>
          <w:delText xml:space="preserve">and </w:delText>
        </w:r>
      </w:del>
      <w:ins w:id="66" w:author="Chris Gaskell" w:date="2023-10-18T18:22:00Z">
        <w:r w:rsidR="00543B2C">
          <w:rPr>
            <w:rFonts w:cs="Times New Roman"/>
          </w:rPr>
          <w:t>-</w:t>
        </w:r>
      </w:ins>
      <w:r w:rsidR="00992667">
        <w:rPr>
          <w:rFonts w:cs="Times New Roman"/>
        </w:rPr>
        <w:t xml:space="preserve">duration, </w:t>
      </w:r>
      <w:del w:id="67" w:author="Chris Gaskell" w:date="2023-10-18T18:22:00Z">
        <w:r w:rsidR="009B5745" w:rsidDel="00543B2C">
          <w:rPr>
            <w:rFonts w:cs="Times New Roman"/>
          </w:rPr>
          <w:delText xml:space="preserve">and </w:delText>
        </w:r>
      </w:del>
      <w:r w:rsidR="00992667">
        <w:rPr>
          <w:rFonts w:cs="Times New Roman"/>
        </w:rPr>
        <w:t>risk of bias, age</w:t>
      </w:r>
      <w:ins w:id="68" w:author="Chris Gaskell" w:date="2023-10-18T18:22:00Z">
        <w:r w:rsidR="00543B2C">
          <w:rPr>
            <w:rFonts w:cs="Times New Roman"/>
          </w:rPr>
          <w:t>,</w:t>
        </w:r>
      </w:ins>
      <w:r w:rsidR="00992667">
        <w:rPr>
          <w:rFonts w:cs="Times New Roman"/>
        </w:rPr>
        <w:t xml:space="preserve"> and gender. </w:t>
      </w:r>
    </w:p>
    <w:p w14:paraId="65A755D6" w14:textId="77777777" w:rsidR="00962FA1" w:rsidRPr="00962FA1" w:rsidRDefault="00962FA1" w:rsidP="00962FA1">
      <w:pPr>
        <w:pStyle w:val="BodyText"/>
      </w:pPr>
    </w:p>
    <w:p w14:paraId="73791A20" w14:textId="1EBFAC36" w:rsidR="00542F7C" w:rsidRPr="00591798" w:rsidRDefault="00542F7C" w:rsidP="00885B9A">
      <w:pPr>
        <w:pStyle w:val="Heading2"/>
        <w:rPr>
          <w:rFonts w:cs="Times New Roman"/>
          <w:szCs w:val="24"/>
        </w:rPr>
      </w:pPr>
      <w:r w:rsidRPr="00591798">
        <w:rPr>
          <w:rFonts w:cs="Times New Roman"/>
          <w:szCs w:val="24"/>
        </w:rPr>
        <w:t xml:space="preserve">Risk of </w:t>
      </w:r>
      <w:r w:rsidR="00607A7E" w:rsidRPr="00591798">
        <w:rPr>
          <w:rFonts w:cs="Times New Roman"/>
          <w:szCs w:val="24"/>
        </w:rPr>
        <w:t>B</w:t>
      </w:r>
      <w:r w:rsidRPr="00591798">
        <w:rPr>
          <w:rFonts w:cs="Times New Roman"/>
          <w:szCs w:val="24"/>
        </w:rPr>
        <w:t>ias</w:t>
      </w:r>
    </w:p>
    <w:p w14:paraId="0B13A3C5" w14:textId="17F23F62" w:rsidR="005166AF" w:rsidRDefault="00542F7C" w:rsidP="005166AF">
      <w:pPr>
        <w:pStyle w:val="FirstParagraph"/>
        <w:rPr>
          <w:rFonts w:cs="Times New Roman"/>
        </w:rPr>
      </w:pPr>
      <w:r w:rsidRPr="00591798">
        <w:rPr>
          <w:rFonts w:cs="Times New Roman"/>
        </w:rPr>
        <w:t>Cochrane Collaboration’s tool for assessing risk of bias</w:t>
      </w:r>
      <w:r w:rsidR="005166AF">
        <w:rPr>
          <w:rFonts w:cs="Times New Roman"/>
        </w:rPr>
        <w:t xml:space="preserve"> was used</w:t>
      </w:r>
      <w:r w:rsidRPr="00591798">
        <w:rPr>
          <w:rFonts w:cs="Times New Roman"/>
        </w:rPr>
        <w:t xml:space="preserve"> (ROB-2)</w:t>
      </w:r>
      <w:r w:rsidR="0065696B">
        <w:rPr>
          <w:rFonts w:cs="Times New Roman"/>
        </w:rPr>
        <w:t xml:space="preserve"> – see Figure 2</w:t>
      </w:r>
      <w:r w:rsidR="00C23F27">
        <w:rPr>
          <w:rFonts w:cs="Times New Roman"/>
        </w:rPr>
        <w:t xml:space="preserve"> </w:t>
      </w:r>
      <w:r w:rsidR="00C23F27">
        <w:rPr>
          <w:rFonts w:cs="Times New Roman"/>
        </w:rPr>
        <w:fldChar w:fldCharType="begin"/>
      </w:r>
      <w:r w:rsidR="00206235">
        <w:rPr>
          <w:rFonts w:cs="Times New Roman"/>
        </w:rPr>
        <w:instrText xml:space="preserve"> ADDIN EN.CITE &lt;EndNote&gt;&lt;Cite&gt;&lt;Author&gt;Sterne&lt;/Author&gt;&lt;Year&gt;2019&lt;/Year&gt;&lt;IDText&gt;RoB 2: a revised tool for assessing risk of bias in randomised trials&lt;/IDText&gt;&lt;DisplayText&gt;[18]&lt;/DisplayText&gt;&lt;record&gt;&lt;dates&gt;&lt;pub-dates&gt;&lt;date&gt;Aug 28&lt;/date&gt;&lt;/pub-dates&gt;&lt;year&gt;2019&lt;/year&gt;&lt;/dates&gt;&lt;urls&gt;&lt;related-urls&gt;&lt;url&gt;&amp;lt;Go to ISI&amp;gt;://WOS:000483891600002&lt;/url&gt;&lt;/related-urls&gt;&lt;/urls&gt;&lt;isbn&gt;0959-535X&lt;/isbn&gt;&lt;work-type&gt;Article&lt;/work-type&gt;&lt;titles&gt;&lt;title&gt;RoB 2: a revised tool for assessing risk of bias in randomised trials&lt;/title&gt;&lt;secondary-title&gt;Bmj-British Medical Journal&lt;/secondary-title&gt;&lt;/titles&gt;&lt;contributors&gt;&lt;authors&gt;&lt;author&gt;Sterne, Jonathan A. C.&lt;/author&gt;&lt;author&gt;Savovic, Jelena&lt;/author&gt;&lt;author&gt;Page, Matthew J.&lt;/author&gt;&lt;author&gt;Elbers, Roy G.&lt;/author&gt;&lt;author&gt;Blencowe, Natalie S.&lt;/author&gt;&lt;author&gt;Boutron, Isabelle&lt;/author&gt;&lt;author&gt;Cates, Christopher J.&lt;/author&gt;&lt;author&gt;Cheng, Hung-Yuan&lt;/author&gt;&lt;author&gt;Corbett, Mark S.&lt;/author&gt;&lt;author&gt;Eldridge, Sandra M.&lt;/author&gt;&lt;author&gt;Emberson, Jonathan R.&lt;/author&gt;&lt;author&gt;Hernan, Miguel A.&lt;/author&gt;&lt;author&gt;Hopewell, Sally&lt;/author&gt;&lt;author&gt;Hrobjartsson, Asbjorn&lt;/author&gt;&lt;author&gt;Junqueira, Daniela R.&lt;/author&gt;&lt;author&gt;Juni, Peter&lt;/author&gt;&lt;author&gt;Kirkham, Jamie J.&lt;/author&gt;&lt;author&gt;Lasserson, Toby&lt;/author&gt;&lt;author&gt;Li, Tianjing&lt;/author&gt;&lt;author&gt;McAleenan, Alexandra&lt;/author&gt;&lt;author&gt;Reeves, Barnaby C.&lt;/author&gt;&lt;author&gt;Shepperd, Sasha&lt;/author&gt;&lt;author&gt;Shrier, Ian&lt;/author&gt;&lt;author&gt;Stewart, Lesley A.&lt;/author&gt;&lt;author&gt;Tilling, Kate&lt;/author&gt;&lt;author&gt;White, Ian R.&lt;/author&gt;&lt;author&gt;Whiting, Penny F.&lt;/author&gt;&lt;author&gt;Higgins, Julian P. T.&lt;/author&gt;&lt;/authors&gt;&lt;/contributors&gt;&lt;custom7&gt;l4898&lt;/custom7&gt;&lt;added-date format="utc"&gt;1696337568&lt;/added-date&gt;&lt;ref-type name="Journal Article"&gt;17&lt;/ref-type&gt;&lt;rec-number&gt;40263&lt;/rec-number&gt;&lt;last-updated-date format="utc"&gt;1696337568&lt;/last-updated-date&gt;&lt;accession-num&gt;WOS:000483891600002&lt;/accession-num&gt;&lt;electronic-resource-num&gt;10.1136/bmj.l4898&lt;/electronic-resource-num&gt;&lt;volume&gt;366&lt;/volume&gt;&lt;/record&gt;&lt;/Cite&gt;&lt;/EndNote&gt;</w:instrText>
      </w:r>
      <w:r w:rsidR="00C23F27">
        <w:rPr>
          <w:rFonts w:cs="Times New Roman"/>
        </w:rPr>
        <w:fldChar w:fldCharType="separate"/>
      </w:r>
      <w:r w:rsidR="00206235">
        <w:rPr>
          <w:rFonts w:cs="Times New Roman"/>
          <w:noProof/>
        </w:rPr>
        <w:t>[18]</w:t>
      </w:r>
      <w:r w:rsidR="00C23F27">
        <w:rPr>
          <w:rFonts w:cs="Times New Roman"/>
        </w:rPr>
        <w:fldChar w:fldCharType="end"/>
      </w:r>
      <w:r w:rsidRPr="00591798">
        <w:rPr>
          <w:rFonts w:cs="Times New Roman"/>
        </w:rPr>
        <w:t xml:space="preserve">. </w:t>
      </w:r>
      <w:r w:rsidR="00C4156D">
        <w:rPr>
          <w:rFonts w:cs="Times New Roman"/>
        </w:rPr>
        <w:t xml:space="preserve">Studies </w:t>
      </w:r>
      <w:r w:rsidR="0065696B">
        <w:rPr>
          <w:rFonts w:cs="Times New Roman"/>
        </w:rPr>
        <w:t>were</w:t>
      </w:r>
      <w:r w:rsidR="00C4156D">
        <w:rPr>
          <w:rFonts w:cs="Times New Roman"/>
        </w:rPr>
        <w:t xml:space="preserve"> given a score of “high”, “low” or “unclear” risk for each</w:t>
      </w:r>
      <w:r w:rsidR="0065696B">
        <w:rPr>
          <w:rFonts w:cs="Times New Roman"/>
        </w:rPr>
        <w:t xml:space="preserve"> of the seven</w:t>
      </w:r>
      <w:r w:rsidR="00C4156D">
        <w:rPr>
          <w:rFonts w:cs="Times New Roman"/>
        </w:rPr>
        <w:t xml:space="preserve"> item</w:t>
      </w:r>
      <w:r w:rsidR="0065696B">
        <w:rPr>
          <w:rFonts w:cs="Times New Roman"/>
        </w:rPr>
        <w:t>s</w:t>
      </w:r>
      <w:r w:rsidR="00C4156D">
        <w:rPr>
          <w:rFonts w:cs="Times New Roman"/>
        </w:rPr>
        <w:t xml:space="preserve">. </w:t>
      </w:r>
      <w:r w:rsidR="0065696B">
        <w:rPr>
          <w:rFonts w:cs="Times New Roman"/>
        </w:rPr>
        <w:t>A</w:t>
      </w:r>
      <w:r w:rsidR="00407931">
        <w:rPr>
          <w:rFonts w:cs="Times New Roman"/>
        </w:rPr>
        <w:t xml:space="preserve">ll studies were given an overall </w:t>
      </w:r>
      <w:r w:rsidR="00C4156D">
        <w:rPr>
          <w:rFonts w:cs="Times New Roman"/>
        </w:rPr>
        <w:t xml:space="preserve">risk of bias score of </w:t>
      </w:r>
      <w:r w:rsidRPr="00591798">
        <w:rPr>
          <w:rFonts w:cs="Times New Roman"/>
        </w:rPr>
        <w:t>“high”,</w:t>
      </w:r>
      <w:r w:rsidR="00C4156D">
        <w:rPr>
          <w:rFonts w:cs="Times New Roman"/>
        </w:rPr>
        <w:t xml:space="preserve"> “medium” or </w:t>
      </w:r>
      <w:r w:rsidRPr="00591798">
        <w:rPr>
          <w:rFonts w:cs="Times New Roman"/>
        </w:rPr>
        <w:t>“low”</w:t>
      </w:r>
      <w:r w:rsidR="00C4156D">
        <w:rPr>
          <w:rFonts w:cs="Times New Roman"/>
        </w:rPr>
        <w:t xml:space="preserve">. </w:t>
      </w:r>
      <w:r w:rsidR="006B2E3D">
        <w:rPr>
          <w:rFonts w:cs="Times New Roman"/>
        </w:rPr>
        <w:t>See</w:t>
      </w:r>
      <w:r w:rsidR="00C4156D">
        <w:rPr>
          <w:rFonts w:cs="Times New Roman"/>
        </w:rPr>
        <w:t xml:space="preserve"> Gaskell et al., </w:t>
      </w:r>
      <w:r w:rsidR="00C23F27">
        <w:rPr>
          <w:rFonts w:cs="Times New Roman"/>
          <w:lang w:eastAsia="en-GB"/>
        </w:rPr>
        <w:fldChar w:fldCharType="begin"/>
      </w:r>
      <w:r w:rsidR="00A576FD">
        <w:rPr>
          <w:rFonts w:cs="Times New Roman"/>
          <w:lang w:eastAsia="en-GB"/>
        </w:rPr>
        <w:instrText xml:space="preserve"> ADDIN EN.CITE &lt;EndNote&gt;&lt;Cite&gt;&lt;Author&gt;Gaskell&lt;/Author&gt;&lt;Year&gt;2023&lt;/Year&gt;&lt;IDText&gt;A meta‐analytic review of the effectiveness of psychological treatment of functional / dissociative seizures on non‐seizure outcomes in adults&lt;/IDText&gt;&lt;DisplayText&gt;[5]&lt;/DisplayText&gt;&lt;record&gt;&lt;titles&gt;&lt;title&gt;A meta‐analytic review of the effectiveness of psychological treatment of functional / dissociative seizures on non‐seizure outcomes in adults&lt;/title&gt;&lt;/titles&gt;&lt;contributors&gt;&lt;authors&gt;&lt;author&gt;Gaskell, C.&lt;/author&gt;&lt;author&gt;Power, N.&lt;/author&gt;&lt;author&gt;Novakova, B.&lt;/author&gt;&lt;author&gt;Simmonds‐Buckley, M.&lt;/author&gt;&lt;author&gt;Reuber, M.&lt;/author&gt;&lt;author&gt;Kellett, S.&lt;/author&gt;&lt;author&gt;Rawlings, G. H.&lt;/author&gt;&lt;/authors&gt;&lt;/contributors&gt;&lt;added-date format="utc"&gt;1695806990&lt;/added-date&gt;&lt;ref-type name="Journal Article"&gt;17&lt;/ref-type&gt;&lt;dates&gt;&lt;year&gt;2023&lt;/year&gt;&lt;/dates&gt;&lt;rec-number&gt;40250&lt;/rec-number&gt;&lt;publisher&gt;Wiley&lt;/publisher&gt;&lt;last-updated-date format="utc"&gt;1695806990&lt;/last-updated-date&gt;&lt;/record&gt;&lt;/Cite&gt;&lt;/EndNote&gt;</w:instrText>
      </w:r>
      <w:r w:rsidR="00C23F27">
        <w:rPr>
          <w:rFonts w:cs="Times New Roman"/>
          <w:lang w:eastAsia="en-GB"/>
        </w:rPr>
        <w:fldChar w:fldCharType="separate"/>
      </w:r>
      <w:r w:rsidR="00A576FD">
        <w:rPr>
          <w:rFonts w:cs="Times New Roman"/>
          <w:noProof/>
          <w:lang w:eastAsia="en-GB"/>
        </w:rPr>
        <w:t>[5]</w:t>
      </w:r>
      <w:r w:rsidR="00C23F27">
        <w:rPr>
          <w:rFonts w:cs="Times New Roman"/>
          <w:lang w:eastAsia="en-GB"/>
        </w:rPr>
        <w:fldChar w:fldCharType="end"/>
      </w:r>
      <w:r w:rsidR="00C23F27">
        <w:rPr>
          <w:rFonts w:cs="Times New Roman"/>
        </w:rPr>
        <w:t xml:space="preserve"> </w:t>
      </w:r>
      <w:r w:rsidR="00C4156D">
        <w:rPr>
          <w:rFonts w:cs="Times New Roman"/>
        </w:rPr>
        <w:t xml:space="preserve">for </w:t>
      </w:r>
      <w:r w:rsidR="006B2E3D">
        <w:rPr>
          <w:rFonts w:cs="Times New Roman"/>
        </w:rPr>
        <w:t xml:space="preserve">more information. </w:t>
      </w:r>
      <w:r w:rsidRPr="00591798">
        <w:rPr>
          <w:rFonts w:cs="Times New Roman"/>
        </w:rPr>
        <w:t xml:space="preserve">All risk of bias ratings were performed in duplicate by </w:t>
      </w:r>
      <w:r w:rsidR="00885B9A" w:rsidRPr="00591798">
        <w:rPr>
          <w:rFonts w:cs="Times New Roman"/>
        </w:rPr>
        <w:t xml:space="preserve">GHR </w:t>
      </w:r>
      <w:r w:rsidR="005166AF">
        <w:rPr>
          <w:rFonts w:cs="Times New Roman"/>
        </w:rPr>
        <w:t>&amp;</w:t>
      </w:r>
      <w:r w:rsidR="00885B9A" w:rsidRPr="00591798">
        <w:rPr>
          <w:rFonts w:cs="Times New Roman"/>
        </w:rPr>
        <w:t xml:space="preserve"> BN</w:t>
      </w:r>
      <w:r w:rsidR="00182A69" w:rsidRPr="00591798">
        <w:rPr>
          <w:rFonts w:cs="Times New Roman"/>
        </w:rPr>
        <w:t>.</w:t>
      </w:r>
      <w:bookmarkStart w:id="69" w:name="_Toc89624105"/>
      <w:r w:rsidR="001B2BFA">
        <w:rPr>
          <w:rFonts w:cs="Times New Roman"/>
        </w:rPr>
        <w:t xml:space="preserve"> </w:t>
      </w:r>
      <w:r w:rsidR="005166AF">
        <w:rPr>
          <w:rFonts w:cs="Times New Roman"/>
        </w:rPr>
        <w:t xml:space="preserve"> </w:t>
      </w:r>
    </w:p>
    <w:p w14:paraId="5C8D48F9" w14:textId="68B1755E" w:rsidR="006D3EFC" w:rsidDel="003821A8" w:rsidRDefault="006D3EFC" w:rsidP="00E07BC3">
      <w:pPr>
        <w:pStyle w:val="FirstParagraph"/>
        <w:rPr>
          <w:del w:id="70" w:author="Chris Gaskell" w:date="2023-10-18T18:24:00Z"/>
        </w:rPr>
      </w:pPr>
      <w:r w:rsidRPr="001B2BFA">
        <w:t xml:space="preserve">The quality of the evidence base included in the meta-analyses in terms risk of bias, publication bias, inconsistency, </w:t>
      </w:r>
      <w:r w:rsidR="005166AF" w:rsidRPr="001B2BFA">
        <w:t>imprecision,</w:t>
      </w:r>
      <w:r w:rsidRPr="001B2BFA">
        <w:t xml:space="preserve"> and indirectness of treatment estimate effects was </w:t>
      </w:r>
      <w:r w:rsidR="00EB7769" w:rsidRPr="001B2BFA">
        <w:t xml:space="preserve">further </w:t>
      </w:r>
      <w:r w:rsidRPr="001B2BFA">
        <w:t>assessed using the Grading of Recommendations Assessment, Development, and Evaluation (GRADE) approach</w:t>
      </w:r>
      <w:r w:rsidR="00B321A4">
        <w:t xml:space="preserve"> </w:t>
      </w:r>
      <w:r w:rsidR="004226FF">
        <w:fldChar w:fldCharType="begin"/>
      </w:r>
      <w:r w:rsidR="004226FF">
        <w:instrText xml:space="preserve"> ADDIN EN.CITE &lt;EndNote&gt;&lt;Cite&gt;&lt;Author&gt;Schünemann&lt;/Author&gt;&lt;Year&gt;2013&lt;/Year&gt;&lt;IDText&gt;Handbook for grading the quality of evidence and the strength of recommendations using the GRADE approach.&lt;/IDText&gt;&lt;DisplayText&gt;[19]&lt;/DisplayText&gt;&lt;record&gt;&lt;titles&gt;&lt;title&gt;Handbook for grading the quality of evidence and the strength of recommendations using the GRADE approach.&lt;/title&gt;&lt;/titles&gt;&lt;contributors&gt;&lt;authors&gt;&lt;author&gt;Schünemann, H&lt;/author&gt;&lt;author&gt;Brożek, J&lt;/author&gt;&lt;author&gt;Guyatt, G&lt;/author&gt;&lt;author&gt;Oxman, A&lt;/author&gt;&lt;/authors&gt;&lt;/contributors&gt;&lt;added-date format="utc"&gt;1697533260&lt;/added-date&gt;&lt;pub-location&gt;https://gdt.gradepro.org/app/handbook/handbook.html&lt;/pub-location&gt;&lt;ref-type name="Book"&gt;6&lt;/ref-type&gt;&lt;dates&gt;&lt;year&gt;2013&lt;/year&gt;&lt;/dates&gt;&lt;rec-number&gt;40358&lt;/rec-number&gt;&lt;last-updated-date format="utc"&gt;1697533335&lt;/last-updated-date&gt;&lt;/record&gt;&lt;/Cite&gt;&lt;/EndNote&gt;</w:instrText>
      </w:r>
      <w:r w:rsidR="004226FF">
        <w:fldChar w:fldCharType="separate"/>
      </w:r>
      <w:r w:rsidR="004226FF">
        <w:rPr>
          <w:noProof/>
        </w:rPr>
        <w:t>[19]</w:t>
      </w:r>
      <w:r w:rsidR="004226FF">
        <w:fldChar w:fldCharType="end"/>
      </w:r>
      <w:r w:rsidRPr="001B2BFA">
        <w:t>.  The GRADE assessment</w:t>
      </w:r>
      <w:r w:rsidR="00EB7769" w:rsidRPr="001B2BFA">
        <w:t>s</w:t>
      </w:r>
      <w:r w:rsidRPr="001B2BFA">
        <w:t xml:space="preserve"> </w:t>
      </w:r>
      <w:r w:rsidR="00EB7769" w:rsidRPr="001B2BFA">
        <w:t>were</w:t>
      </w:r>
      <w:r w:rsidRPr="001B2BFA">
        <w:t xml:space="preserve"> completed </w:t>
      </w:r>
      <w:del w:id="71" w:author="Chris Gaskell" w:date="2023-10-18T18:24:00Z">
        <w:r w:rsidRPr="001B2BFA" w:rsidDel="007A46CB">
          <w:delText xml:space="preserve">by </w:delText>
        </w:r>
        <w:r w:rsidR="004226FF" w:rsidDel="007A46CB">
          <w:delText>authors,</w:delText>
        </w:r>
      </w:del>
      <w:ins w:id="72" w:author="Chris Gaskell" w:date="2023-10-18T18:24:00Z">
        <w:r w:rsidR="007A46CB">
          <w:t>(</w:t>
        </w:r>
      </w:ins>
      <w:del w:id="73" w:author="Chris Gaskell" w:date="2023-10-18T18:24:00Z">
        <w:r w:rsidR="004226FF" w:rsidDel="007A46CB">
          <w:delText xml:space="preserve"> </w:delText>
        </w:r>
      </w:del>
      <w:r w:rsidRPr="001B2BFA">
        <w:t xml:space="preserve">SK </w:t>
      </w:r>
      <w:r w:rsidR="00C1513F">
        <w:t>&amp;</w:t>
      </w:r>
      <w:r w:rsidRPr="001B2BFA">
        <w:t xml:space="preserve"> MSB</w:t>
      </w:r>
      <w:ins w:id="74" w:author="Chris Gaskell" w:date="2023-10-18T18:24:00Z">
        <w:r w:rsidR="007A46CB">
          <w:t>)</w:t>
        </w:r>
      </w:ins>
      <w:r w:rsidRPr="001B2BFA">
        <w:t xml:space="preserve"> during a consensus review meeting (rated as high, moderate, low, or very low quality</w:t>
      </w:r>
      <w:r w:rsidR="00670473">
        <w:t>, Supplementary Table 3</w:t>
      </w:r>
      <w:r w:rsidRPr="001B2BFA">
        <w:t xml:space="preserve">). </w:t>
      </w:r>
    </w:p>
    <w:p w14:paraId="2E326D2A" w14:textId="77777777" w:rsidR="00B00A7D" w:rsidRPr="00B00A7D" w:rsidRDefault="00B00A7D">
      <w:pPr>
        <w:pStyle w:val="FirstParagraph"/>
        <w:pPrChange w:id="75" w:author="Chris Gaskell" w:date="2023-10-18T18:24:00Z">
          <w:pPr>
            <w:pStyle w:val="BodyText2"/>
          </w:pPr>
        </w:pPrChange>
      </w:pPr>
    </w:p>
    <w:p w14:paraId="0B82639D" w14:textId="3A124AD3" w:rsidR="008E4179" w:rsidRPr="00591798" w:rsidRDefault="00182A69" w:rsidP="008E4179">
      <w:pPr>
        <w:pStyle w:val="Heading2"/>
        <w:rPr>
          <w:rFonts w:cs="Times New Roman"/>
          <w:szCs w:val="24"/>
        </w:rPr>
      </w:pPr>
      <w:commentRangeStart w:id="76"/>
      <w:commentRangeStart w:id="77"/>
      <w:r w:rsidRPr="00591798">
        <w:rPr>
          <w:rFonts w:cs="Times New Roman"/>
          <w:szCs w:val="24"/>
        </w:rPr>
        <w:t>Analys</w:t>
      </w:r>
      <w:r w:rsidR="008E4179" w:rsidRPr="00591798">
        <w:rPr>
          <w:rFonts w:cs="Times New Roman"/>
          <w:szCs w:val="24"/>
        </w:rPr>
        <w:t>is</w:t>
      </w:r>
      <w:bookmarkEnd w:id="69"/>
      <w:commentRangeEnd w:id="76"/>
      <w:r w:rsidR="00B415C4">
        <w:rPr>
          <w:rStyle w:val="CommentReference"/>
          <w:rFonts w:asciiTheme="minorHAnsi" w:eastAsiaTheme="minorHAnsi" w:hAnsiTheme="minorHAnsi" w:cstheme="minorBidi"/>
          <w:b w:val="0"/>
          <w:bCs w:val="0"/>
          <w:color w:val="auto"/>
        </w:rPr>
        <w:commentReference w:id="76"/>
      </w:r>
      <w:commentRangeEnd w:id="77"/>
      <w:r w:rsidR="001D13CC">
        <w:rPr>
          <w:rStyle w:val="CommentReference"/>
          <w:rFonts w:asciiTheme="minorHAnsi" w:eastAsiaTheme="minorHAnsi" w:hAnsiTheme="minorHAnsi" w:cstheme="minorBidi"/>
          <w:b w:val="0"/>
          <w:bCs w:val="0"/>
          <w:color w:val="auto"/>
        </w:rPr>
        <w:commentReference w:id="77"/>
      </w:r>
    </w:p>
    <w:p w14:paraId="51AEB926" w14:textId="6CE97B7C" w:rsidR="008F21A7" w:rsidRPr="00C23F27" w:rsidRDefault="005A3B51" w:rsidP="00C23F27">
      <w:pPr>
        <w:pStyle w:val="BodyText2"/>
        <w:ind w:firstLine="720"/>
        <w:rPr>
          <w:rFonts w:ascii="Times New Roman" w:hAnsi="Times New Roman" w:cs="Times New Roman"/>
          <w:color w:val="000000" w:themeColor="text1"/>
        </w:rPr>
      </w:pPr>
      <w:r w:rsidRPr="00C23F27">
        <w:rPr>
          <w:rFonts w:ascii="Times New Roman" w:hAnsi="Times New Roman" w:cs="Times New Roman"/>
          <w:color w:val="000000" w:themeColor="text1"/>
        </w:rPr>
        <w:t>For the narrative synthesis, no restrictions were made on how outcomes were reported</w:t>
      </w:r>
      <w:r w:rsidR="004226FF">
        <w:rPr>
          <w:rFonts w:ascii="Times New Roman" w:hAnsi="Times New Roman" w:cs="Times New Roman"/>
          <w:color w:val="000000" w:themeColor="text1"/>
        </w:rPr>
        <w:t xml:space="preserve">; </w:t>
      </w:r>
      <w:r w:rsidRPr="00C23F27">
        <w:rPr>
          <w:rFonts w:ascii="Times New Roman" w:hAnsi="Times New Roman" w:cs="Times New Roman"/>
          <w:color w:val="000000" w:themeColor="text1"/>
        </w:rPr>
        <w:t>however</w:t>
      </w:r>
      <w:r w:rsidR="00860DF4" w:rsidRPr="00C23F27">
        <w:rPr>
          <w:rFonts w:ascii="Times New Roman" w:hAnsi="Times New Roman" w:cs="Times New Roman"/>
          <w:color w:val="000000" w:themeColor="text1"/>
        </w:rPr>
        <w:t>,</w:t>
      </w:r>
      <w:r w:rsidRPr="00C23F27">
        <w:rPr>
          <w:rFonts w:ascii="Times New Roman" w:hAnsi="Times New Roman" w:cs="Times New Roman"/>
          <w:color w:val="000000" w:themeColor="text1"/>
        </w:rPr>
        <w:t xml:space="preserve"> for meta-analy</w:t>
      </w:r>
      <w:r w:rsidR="004226FF">
        <w:rPr>
          <w:rFonts w:ascii="Times New Roman" w:hAnsi="Times New Roman" w:cs="Times New Roman"/>
          <w:color w:val="000000" w:themeColor="text1"/>
        </w:rPr>
        <w:t xml:space="preserve">ses, </w:t>
      </w:r>
      <w:r w:rsidRPr="00C23F27">
        <w:rPr>
          <w:rFonts w:ascii="Times New Roman" w:hAnsi="Times New Roman" w:cs="Times New Roman"/>
          <w:color w:val="000000" w:themeColor="text1"/>
        </w:rPr>
        <w:t xml:space="preserve">only outcomes reporting sufficient data to permit synthesis </w:t>
      </w:r>
      <w:r w:rsidR="004226FF">
        <w:rPr>
          <w:rFonts w:ascii="Times New Roman" w:hAnsi="Times New Roman" w:cs="Times New Roman"/>
          <w:color w:val="000000" w:themeColor="text1"/>
        </w:rPr>
        <w:t>were</w:t>
      </w:r>
      <w:r w:rsidRPr="00C23F27">
        <w:rPr>
          <w:rFonts w:ascii="Times New Roman" w:hAnsi="Times New Roman" w:cs="Times New Roman"/>
          <w:color w:val="000000" w:themeColor="text1"/>
        </w:rPr>
        <w:t xml:space="preserve"> included (s</w:t>
      </w:r>
      <w:r w:rsidR="00EB6C1F">
        <w:rPr>
          <w:rFonts w:ascii="Times New Roman" w:hAnsi="Times New Roman" w:cs="Times New Roman"/>
          <w:color w:val="000000" w:themeColor="text1"/>
        </w:rPr>
        <w:t>ee below)</w:t>
      </w:r>
      <w:r w:rsidRPr="00C23F27">
        <w:rPr>
          <w:rFonts w:ascii="Times New Roman" w:hAnsi="Times New Roman" w:cs="Times New Roman"/>
          <w:color w:val="000000" w:themeColor="text1"/>
        </w:rPr>
        <w:t>.</w:t>
      </w:r>
      <w:r w:rsidR="00C72B14" w:rsidRPr="00C23F27">
        <w:rPr>
          <w:rFonts w:ascii="Times New Roman" w:hAnsi="Times New Roman" w:cs="Times New Roman"/>
          <w:color w:val="000000" w:themeColor="text1"/>
        </w:rPr>
        <w:t xml:space="preserve"> </w:t>
      </w:r>
      <w:r w:rsidR="008907B4" w:rsidRPr="00C23F27">
        <w:rPr>
          <w:rFonts w:ascii="Times New Roman" w:hAnsi="Times New Roman" w:cs="Times New Roman"/>
        </w:rPr>
        <w:t xml:space="preserve">For the purposes of the meta-analysis, outcomes were distinguished as either </w:t>
      </w:r>
      <w:r w:rsidR="00860DF4" w:rsidRPr="00C23F27">
        <w:rPr>
          <w:rFonts w:ascii="Times New Roman" w:hAnsi="Times New Roman" w:cs="Times New Roman"/>
        </w:rPr>
        <w:t xml:space="preserve">relating to </w:t>
      </w:r>
      <w:r w:rsidR="008907B4" w:rsidRPr="00C23F27">
        <w:rPr>
          <w:rFonts w:ascii="Times New Roman" w:hAnsi="Times New Roman" w:cs="Times New Roman"/>
        </w:rPr>
        <w:t>the acute treatment phase (pre-</w:t>
      </w:r>
      <w:r w:rsidR="004226FF">
        <w:rPr>
          <w:rFonts w:ascii="Times New Roman" w:hAnsi="Times New Roman" w:cs="Times New Roman"/>
        </w:rPr>
        <w:t xml:space="preserve">vs. </w:t>
      </w:r>
      <w:r w:rsidR="008907B4" w:rsidRPr="00C23F27">
        <w:rPr>
          <w:rFonts w:ascii="Times New Roman" w:hAnsi="Times New Roman" w:cs="Times New Roman"/>
        </w:rPr>
        <w:t xml:space="preserve">post-treatment) </w:t>
      </w:r>
      <w:r w:rsidR="008907B4" w:rsidRPr="00C23F27">
        <w:rPr>
          <w:rFonts w:ascii="Times New Roman" w:hAnsi="Times New Roman" w:cs="Times New Roman"/>
          <w:i/>
          <w:iCs/>
        </w:rPr>
        <w:t>or</w:t>
      </w:r>
      <w:r w:rsidR="008907B4" w:rsidRPr="00C23F27">
        <w:rPr>
          <w:rFonts w:ascii="Times New Roman" w:hAnsi="Times New Roman" w:cs="Times New Roman"/>
        </w:rPr>
        <w:t xml:space="preserve"> follow-up (pre-treatment </w:t>
      </w:r>
      <w:r w:rsidR="004226FF">
        <w:rPr>
          <w:rFonts w:ascii="Times New Roman" w:hAnsi="Times New Roman" w:cs="Times New Roman"/>
        </w:rPr>
        <w:t>vs.</w:t>
      </w:r>
      <w:r w:rsidR="008907B4" w:rsidRPr="00C23F27">
        <w:rPr>
          <w:rFonts w:ascii="Times New Roman" w:hAnsi="Times New Roman" w:cs="Times New Roman"/>
        </w:rPr>
        <w:t xml:space="preserve"> follow</w:t>
      </w:r>
      <w:r w:rsidR="004226FF">
        <w:rPr>
          <w:rFonts w:ascii="Times New Roman" w:hAnsi="Times New Roman" w:cs="Times New Roman"/>
        </w:rPr>
        <w:t>-</w:t>
      </w:r>
      <w:r w:rsidR="008907B4" w:rsidRPr="00C23F27">
        <w:rPr>
          <w:rFonts w:ascii="Times New Roman" w:hAnsi="Times New Roman" w:cs="Times New Roman"/>
        </w:rPr>
        <w:t>up).</w:t>
      </w:r>
      <w:r w:rsidR="00C72B14" w:rsidRPr="00C23F27">
        <w:rPr>
          <w:rFonts w:ascii="Times New Roman" w:hAnsi="Times New Roman" w:cs="Times New Roman"/>
        </w:rPr>
        <w:t xml:space="preserve"> </w:t>
      </w:r>
      <w:r w:rsidR="008F21A7" w:rsidRPr="00C23F27">
        <w:rPr>
          <w:rFonts w:ascii="Times New Roman" w:hAnsi="Times New Roman" w:cs="Times New Roman"/>
        </w:rPr>
        <w:t xml:space="preserve">Quantitative outcomes </w:t>
      </w:r>
      <w:r w:rsidR="00993FC4" w:rsidRPr="00C23F27">
        <w:rPr>
          <w:rFonts w:ascii="Times New Roman" w:hAnsi="Times New Roman" w:cs="Times New Roman"/>
        </w:rPr>
        <w:t>were</w:t>
      </w:r>
      <w:r w:rsidR="008F21A7" w:rsidRPr="00C23F27">
        <w:rPr>
          <w:rFonts w:ascii="Times New Roman" w:hAnsi="Times New Roman" w:cs="Times New Roman"/>
        </w:rPr>
        <w:t xml:space="preserve"> delineated by construct and metric. This include</w:t>
      </w:r>
      <w:r w:rsidR="00993FC4" w:rsidRPr="00C23F27">
        <w:rPr>
          <w:rFonts w:ascii="Times New Roman" w:hAnsi="Times New Roman" w:cs="Times New Roman"/>
        </w:rPr>
        <w:t>d</w:t>
      </w:r>
      <w:r w:rsidR="008F21A7" w:rsidRPr="00C23F27">
        <w:rPr>
          <w:rFonts w:ascii="Times New Roman" w:hAnsi="Times New Roman" w:cs="Times New Roman"/>
        </w:rPr>
        <w:t xml:space="preserve"> </w:t>
      </w:r>
      <w:r w:rsidR="008F21A7" w:rsidRPr="00C23F27">
        <w:rPr>
          <w:rFonts w:ascii="Times New Roman" w:hAnsi="Times New Roman" w:cs="Times New Roman"/>
        </w:rPr>
        <w:lastRenderedPageBreak/>
        <w:t>seizure</w:t>
      </w:r>
      <w:r w:rsidR="008F21A7" w:rsidRPr="00C23F27">
        <w:rPr>
          <w:rFonts w:ascii="Times New Roman" w:hAnsi="Times New Roman" w:cs="Times New Roman"/>
          <w:i/>
          <w:iCs/>
        </w:rPr>
        <w:t xml:space="preserve"> </w:t>
      </w:r>
      <w:r w:rsidR="008E2A12" w:rsidRPr="00C23F27">
        <w:rPr>
          <w:rFonts w:ascii="Times New Roman" w:hAnsi="Times New Roman" w:cs="Times New Roman"/>
          <w:i/>
          <w:iCs/>
        </w:rPr>
        <w:t>-</w:t>
      </w:r>
      <w:r w:rsidR="008F21A7" w:rsidRPr="00C23F27">
        <w:rPr>
          <w:rFonts w:ascii="Times New Roman" w:hAnsi="Times New Roman" w:cs="Times New Roman"/>
          <w:i/>
          <w:iCs/>
        </w:rPr>
        <w:t xml:space="preserve">frequency </w:t>
      </w:r>
      <w:r w:rsidR="008F21A7" w:rsidRPr="00C23F27">
        <w:rPr>
          <w:rFonts w:ascii="Times New Roman" w:hAnsi="Times New Roman" w:cs="Times New Roman"/>
        </w:rPr>
        <w:t xml:space="preserve">(mean change, median change), </w:t>
      </w:r>
      <w:r w:rsidR="008E2A12" w:rsidRPr="00C23F27">
        <w:rPr>
          <w:rFonts w:ascii="Times New Roman" w:hAnsi="Times New Roman" w:cs="Times New Roman"/>
        </w:rPr>
        <w:t>-</w:t>
      </w:r>
      <w:r w:rsidR="00F70D61" w:rsidRPr="00C23F27">
        <w:rPr>
          <w:rFonts w:ascii="Times New Roman" w:hAnsi="Times New Roman" w:cs="Times New Roman"/>
          <w:i/>
          <w:iCs/>
        </w:rPr>
        <w:t>freedom</w:t>
      </w:r>
      <w:r w:rsidR="008F21A7" w:rsidRPr="00C23F27">
        <w:rPr>
          <w:rFonts w:ascii="Times New Roman" w:hAnsi="Times New Roman" w:cs="Times New Roman"/>
        </w:rPr>
        <w:t xml:space="preserve"> (</w:t>
      </w:r>
      <w:r w:rsidR="00AD74F8" w:rsidRPr="00C23F27">
        <w:rPr>
          <w:rFonts w:ascii="Times New Roman" w:hAnsi="Times New Roman" w:cs="Times New Roman"/>
        </w:rPr>
        <w:t>proportion</w:t>
      </w:r>
      <w:r w:rsidR="008F21A7" w:rsidRPr="00C23F27">
        <w:rPr>
          <w:rFonts w:ascii="Times New Roman" w:hAnsi="Times New Roman" w:cs="Times New Roman"/>
        </w:rPr>
        <w:t xml:space="preserve">), </w:t>
      </w:r>
      <w:r w:rsidR="00C12241" w:rsidRPr="00C23F27">
        <w:rPr>
          <w:rFonts w:ascii="Times New Roman" w:hAnsi="Times New Roman" w:cs="Times New Roman"/>
        </w:rPr>
        <w:t>-</w:t>
      </w:r>
      <w:r w:rsidR="008F21A7" w:rsidRPr="00C23F27">
        <w:rPr>
          <w:rFonts w:ascii="Times New Roman" w:hAnsi="Times New Roman" w:cs="Times New Roman"/>
          <w:i/>
          <w:iCs/>
        </w:rPr>
        <w:t>improvement</w:t>
      </w:r>
      <w:r w:rsidR="008F21A7" w:rsidRPr="00C23F27">
        <w:rPr>
          <w:rStyle w:val="FootnoteReference"/>
          <w:rFonts w:cs="Times New Roman"/>
          <w:i/>
          <w:iCs/>
          <w:sz w:val="24"/>
        </w:rPr>
        <w:footnoteReference w:id="1"/>
      </w:r>
      <w:r w:rsidR="008F21A7" w:rsidRPr="00C23F27">
        <w:rPr>
          <w:rFonts w:ascii="Times New Roman" w:hAnsi="Times New Roman" w:cs="Times New Roman"/>
        </w:rPr>
        <w:t xml:space="preserve"> (</w:t>
      </w:r>
      <w:r w:rsidR="00AD74F8" w:rsidRPr="00C23F27">
        <w:rPr>
          <w:rFonts w:ascii="Times New Roman" w:hAnsi="Times New Roman" w:cs="Times New Roman"/>
        </w:rPr>
        <w:t>proportion</w:t>
      </w:r>
      <w:r w:rsidR="008F21A7" w:rsidRPr="00C23F27">
        <w:rPr>
          <w:rFonts w:ascii="Times New Roman" w:hAnsi="Times New Roman" w:cs="Times New Roman"/>
        </w:rPr>
        <w:t xml:space="preserve">), </w:t>
      </w:r>
      <w:r w:rsidR="00C12241" w:rsidRPr="00C23F27">
        <w:rPr>
          <w:rFonts w:ascii="Times New Roman" w:hAnsi="Times New Roman" w:cs="Times New Roman"/>
        </w:rPr>
        <w:t>-</w:t>
      </w:r>
      <w:r w:rsidR="008F21A7" w:rsidRPr="00C23F27">
        <w:rPr>
          <w:rFonts w:ascii="Times New Roman" w:hAnsi="Times New Roman" w:cs="Times New Roman"/>
          <w:i/>
          <w:iCs/>
        </w:rPr>
        <w:t>clusters</w:t>
      </w:r>
      <w:r w:rsidR="008F21A7" w:rsidRPr="00C23F27">
        <w:rPr>
          <w:rFonts w:ascii="Times New Roman" w:hAnsi="Times New Roman" w:cs="Times New Roman"/>
        </w:rPr>
        <w:t>,</w:t>
      </w:r>
      <w:r w:rsidR="00C72B14" w:rsidRPr="00C23F27">
        <w:rPr>
          <w:rFonts w:ascii="Times New Roman" w:hAnsi="Times New Roman" w:cs="Times New Roman"/>
        </w:rPr>
        <w:t xml:space="preserve"> </w:t>
      </w:r>
      <w:r w:rsidR="00992667">
        <w:rPr>
          <w:rFonts w:ascii="Times New Roman" w:hAnsi="Times New Roman" w:cs="Times New Roman"/>
        </w:rPr>
        <w:t>-</w:t>
      </w:r>
      <w:r w:rsidR="008F21A7" w:rsidRPr="00C23F27">
        <w:rPr>
          <w:rFonts w:ascii="Times New Roman" w:hAnsi="Times New Roman" w:cs="Times New Roman"/>
          <w:i/>
          <w:iCs/>
        </w:rPr>
        <w:t>intensity</w:t>
      </w:r>
      <w:r w:rsidR="00992667">
        <w:rPr>
          <w:rFonts w:ascii="Times New Roman" w:hAnsi="Times New Roman" w:cs="Times New Roman"/>
          <w:i/>
          <w:iCs/>
        </w:rPr>
        <w:t>, -</w:t>
      </w:r>
      <w:r w:rsidR="008F21A7" w:rsidRPr="00C23F27">
        <w:rPr>
          <w:rFonts w:ascii="Times New Roman" w:hAnsi="Times New Roman" w:cs="Times New Roman"/>
          <w:i/>
          <w:iCs/>
        </w:rPr>
        <w:t>severity</w:t>
      </w:r>
      <w:r w:rsidR="008F21A7" w:rsidRPr="00C23F27">
        <w:rPr>
          <w:rFonts w:ascii="Times New Roman" w:hAnsi="Times New Roman" w:cs="Times New Roman"/>
        </w:rPr>
        <w:t xml:space="preserve">, </w:t>
      </w:r>
      <w:r w:rsidR="00C12241" w:rsidRPr="00C23F27">
        <w:rPr>
          <w:rFonts w:ascii="Times New Roman" w:hAnsi="Times New Roman" w:cs="Times New Roman"/>
        </w:rPr>
        <w:t>-</w:t>
      </w:r>
      <w:r w:rsidR="008F21A7" w:rsidRPr="00C23F27">
        <w:rPr>
          <w:rFonts w:ascii="Times New Roman" w:hAnsi="Times New Roman" w:cs="Times New Roman"/>
          <w:i/>
          <w:iCs/>
        </w:rPr>
        <w:t>burden</w:t>
      </w:r>
      <w:r w:rsidR="008F21A7" w:rsidRPr="00C23F27">
        <w:rPr>
          <w:rFonts w:ascii="Times New Roman" w:hAnsi="Times New Roman" w:cs="Times New Roman"/>
        </w:rPr>
        <w:t xml:space="preserve">, and </w:t>
      </w:r>
      <w:r w:rsidR="00C12241" w:rsidRPr="00C23F27">
        <w:rPr>
          <w:rFonts w:ascii="Times New Roman" w:hAnsi="Times New Roman" w:cs="Times New Roman"/>
        </w:rPr>
        <w:t>-</w:t>
      </w:r>
      <w:r w:rsidR="00CA1F8B" w:rsidRPr="00992667">
        <w:rPr>
          <w:rFonts w:ascii="Times New Roman" w:hAnsi="Times New Roman" w:cs="Times New Roman"/>
          <w:i/>
          <w:iCs/>
        </w:rPr>
        <w:t>bothersomness</w:t>
      </w:r>
      <w:r w:rsidR="008F21A7" w:rsidRPr="00C23F27">
        <w:rPr>
          <w:rFonts w:ascii="Times New Roman" w:hAnsi="Times New Roman" w:cs="Times New Roman"/>
        </w:rPr>
        <w:t xml:space="preserve">. For metrics </w:t>
      </w:r>
      <w:r w:rsidR="000E3167" w:rsidRPr="00C23F27">
        <w:rPr>
          <w:rFonts w:ascii="Times New Roman" w:hAnsi="Times New Roman" w:cs="Times New Roman"/>
        </w:rPr>
        <w:t xml:space="preserve">sufficiently represented </w:t>
      </w:r>
      <w:r w:rsidR="008F21A7" w:rsidRPr="00C23F27">
        <w:rPr>
          <w:rFonts w:ascii="Times New Roman" w:hAnsi="Times New Roman" w:cs="Times New Roman"/>
        </w:rPr>
        <w:t>(</w:t>
      </w:r>
      <w:r w:rsidR="00CA1F8B" w:rsidRPr="00C23F27">
        <w:rPr>
          <w:rFonts w:ascii="Times New Roman" w:hAnsi="Times New Roman" w:cs="Times New Roman"/>
        </w:rPr>
        <w:t>≥</w:t>
      </w:r>
      <w:r w:rsidR="00177DF6" w:rsidRPr="00C23F27">
        <w:rPr>
          <w:rFonts w:ascii="Times New Roman" w:hAnsi="Times New Roman" w:cs="Times New Roman"/>
        </w:rPr>
        <w:t xml:space="preserve"> 10 </w:t>
      </w:r>
      <w:r w:rsidR="00CA1F8B" w:rsidRPr="00C23F27">
        <w:rPr>
          <w:rFonts w:ascii="Times New Roman" w:hAnsi="Times New Roman" w:cs="Times New Roman"/>
        </w:rPr>
        <w:t>study outcomes</w:t>
      </w:r>
      <w:r w:rsidR="008F21A7" w:rsidRPr="00C23F27">
        <w:rPr>
          <w:rFonts w:ascii="Times New Roman" w:hAnsi="Times New Roman" w:cs="Times New Roman"/>
        </w:rPr>
        <w:t>)</w:t>
      </w:r>
      <w:r w:rsidR="004226FF">
        <w:rPr>
          <w:rFonts w:ascii="Times New Roman" w:hAnsi="Times New Roman" w:cs="Times New Roman"/>
        </w:rPr>
        <w:t>,</w:t>
      </w:r>
      <w:r w:rsidR="008F21A7" w:rsidRPr="00C23F27">
        <w:rPr>
          <w:rFonts w:ascii="Times New Roman" w:hAnsi="Times New Roman" w:cs="Times New Roman"/>
        </w:rPr>
        <w:t xml:space="preserve"> </w:t>
      </w:r>
      <w:r w:rsidR="00F70D61" w:rsidRPr="00C23F27">
        <w:rPr>
          <w:rFonts w:ascii="Times New Roman" w:hAnsi="Times New Roman" w:cs="Times New Roman"/>
        </w:rPr>
        <w:t xml:space="preserve">meta-analyses </w:t>
      </w:r>
      <w:r w:rsidR="004226FF">
        <w:rPr>
          <w:rFonts w:ascii="Times New Roman" w:hAnsi="Times New Roman" w:cs="Times New Roman"/>
        </w:rPr>
        <w:t xml:space="preserve">were </w:t>
      </w:r>
      <w:r w:rsidR="00F70D61" w:rsidRPr="00C23F27">
        <w:rPr>
          <w:rFonts w:ascii="Times New Roman" w:hAnsi="Times New Roman" w:cs="Times New Roman"/>
        </w:rPr>
        <w:t>used</w:t>
      </w:r>
      <w:r w:rsidR="00177DF6" w:rsidRPr="00C23F27">
        <w:rPr>
          <w:rFonts w:ascii="Times New Roman" w:hAnsi="Times New Roman" w:cs="Times New Roman"/>
        </w:rPr>
        <w:t xml:space="preserve"> to aggregate effect-size</w:t>
      </w:r>
      <w:r w:rsidR="000E3167" w:rsidRPr="00C23F27">
        <w:rPr>
          <w:rFonts w:ascii="Times New Roman" w:hAnsi="Times New Roman" w:cs="Times New Roman"/>
        </w:rPr>
        <w:t>s</w:t>
      </w:r>
      <w:r w:rsidR="00F70D61" w:rsidRPr="00C23F27">
        <w:rPr>
          <w:rFonts w:ascii="Times New Roman" w:hAnsi="Times New Roman" w:cs="Times New Roman"/>
        </w:rPr>
        <w:t>.</w:t>
      </w:r>
    </w:p>
    <w:p w14:paraId="3DF1F33D" w14:textId="72FF0BE5" w:rsidR="00F70D61" w:rsidRDefault="00F70D61" w:rsidP="00C23F27">
      <w:pPr>
        <w:pStyle w:val="BodyText"/>
        <w:ind w:firstLine="720"/>
        <w:rPr>
          <w:rFonts w:cs="Times New Roman"/>
        </w:rPr>
      </w:pPr>
      <w:del w:id="78" w:author="Chris Gaskell" w:date="2023-10-18T18:25:00Z">
        <w:r w:rsidRPr="00C23F27" w:rsidDel="00D36776">
          <w:rPr>
            <w:rFonts w:cs="Times New Roman"/>
          </w:rPr>
          <w:delText>We expect</w:delText>
        </w:r>
        <w:r w:rsidR="000E3167" w:rsidRPr="00C23F27" w:rsidDel="00D36776">
          <w:rPr>
            <w:rFonts w:cs="Times New Roman"/>
          </w:rPr>
          <w:delText>ed</w:delText>
        </w:r>
        <w:r w:rsidRPr="00C23F27" w:rsidDel="00D36776">
          <w:rPr>
            <w:rFonts w:cs="Times New Roman"/>
          </w:rPr>
          <w:delText xml:space="preserve"> that there </w:delText>
        </w:r>
        <w:r w:rsidR="000E3167" w:rsidRPr="00C23F27" w:rsidDel="00D36776">
          <w:rPr>
            <w:rFonts w:cs="Times New Roman"/>
          </w:rPr>
          <w:delText>would</w:delText>
        </w:r>
        <w:r w:rsidRPr="00C23F27" w:rsidDel="00D36776">
          <w:rPr>
            <w:rFonts w:cs="Times New Roman"/>
          </w:rPr>
          <w:delText xml:space="preserve"> be variability in </w:delText>
        </w:r>
        <w:r w:rsidR="000E3167" w:rsidRPr="00C23F27" w:rsidDel="00D36776">
          <w:rPr>
            <w:rFonts w:cs="Times New Roman"/>
          </w:rPr>
          <w:delText>reporting</w:delText>
        </w:r>
        <w:r w:rsidRPr="00C23F27" w:rsidDel="00D36776">
          <w:rPr>
            <w:rFonts w:cs="Times New Roman"/>
          </w:rPr>
          <w:delText xml:space="preserve"> </w:delText>
        </w:r>
        <w:r w:rsidR="00EB6C1F" w:rsidDel="00D36776">
          <w:rPr>
            <w:rFonts w:cs="Times New Roman"/>
          </w:rPr>
          <w:delText xml:space="preserve">of </w:delText>
        </w:r>
      </w:del>
      <w:ins w:id="79" w:author="Chris Gaskell" w:date="2023-10-18T18:25:00Z">
        <w:r w:rsidR="00D36776">
          <w:rPr>
            <w:rFonts w:cs="Times New Roman"/>
          </w:rPr>
          <w:t>O</w:t>
        </w:r>
      </w:ins>
      <w:del w:id="80" w:author="Chris Gaskell" w:date="2023-10-18T18:25:00Z">
        <w:r w:rsidR="00EB6C1F" w:rsidDel="00D36776">
          <w:rPr>
            <w:rFonts w:cs="Times New Roman"/>
          </w:rPr>
          <w:delText>o</w:delText>
        </w:r>
      </w:del>
      <w:r w:rsidR="00EB6C1F">
        <w:rPr>
          <w:rFonts w:cs="Times New Roman"/>
        </w:rPr>
        <w:t xml:space="preserve">utcomes </w:t>
      </w:r>
      <w:ins w:id="81" w:author="Chris Gaskell" w:date="2023-10-18T18:25:00Z">
        <w:r w:rsidR="00D36776">
          <w:rPr>
            <w:rFonts w:cs="Times New Roman"/>
          </w:rPr>
          <w:t xml:space="preserve">variability </w:t>
        </w:r>
      </w:ins>
      <w:r w:rsidRPr="00C23F27">
        <w:rPr>
          <w:rFonts w:cs="Times New Roman"/>
        </w:rPr>
        <w:t xml:space="preserve">(e.g., mean, median, </w:t>
      </w:r>
      <w:r w:rsidR="00AD74F8" w:rsidRPr="00C23F27">
        <w:rPr>
          <w:rFonts w:cs="Times New Roman"/>
        </w:rPr>
        <w:t>proportion</w:t>
      </w:r>
      <w:r w:rsidRPr="00C23F27">
        <w:rPr>
          <w:rFonts w:cs="Times New Roman"/>
        </w:rPr>
        <w:t>)</w:t>
      </w:r>
      <w:ins w:id="82" w:author="Chris Gaskell" w:date="2023-10-18T18:25:00Z">
        <w:r w:rsidR="00D36776">
          <w:rPr>
            <w:rFonts w:cs="Times New Roman"/>
          </w:rPr>
          <w:t xml:space="preserve"> was expected and </w:t>
        </w:r>
      </w:ins>
      <w:del w:id="83" w:author="Chris Gaskell" w:date="2023-10-18T18:25:00Z">
        <w:r w:rsidRPr="00C23F27" w:rsidDel="00D36776">
          <w:rPr>
            <w:rFonts w:cs="Times New Roman"/>
          </w:rPr>
          <w:delText>. This</w:delText>
        </w:r>
      </w:del>
      <w:r w:rsidRPr="00C23F27">
        <w:rPr>
          <w:rFonts w:cs="Times New Roman"/>
        </w:rPr>
        <w:t xml:space="preserve"> is </w:t>
      </w:r>
      <w:ins w:id="84" w:author="Chris Gaskell" w:date="2023-10-18T18:25:00Z">
        <w:r w:rsidR="00D36776">
          <w:rPr>
            <w:rFonts w:cs="Times New Roman"/>
          </w:rPr>
          <w:t xml:space="preserve">a </w:t>
        </w:r>
      </w:ins>
      <w:r w:rsidRPr="00C23F27">
        <w:rPr>
          <w:rFonts w:cs="Times New Roman"/>
        </w:rPr>
        <w:t>challen</w:t>
      </w:r>
      <w:ins w:id="85" w:author="Chris Gaskell" w:date="2023-10-18T18:25:00Z">
        <w:r w:rsidR="00D36776">
          <w:rPr>
            <w:rFonts w:cs="Times New Roman"/>
          </w:rPr>
          <w:t>ge</w:t>
        </w:r>
      </w:ins>
      <w:del w:id="86" w:author="Chris Gaskell" w:date="2023-10-18T18:25:00Z">
        <w:r w:rsidRPr="00C23F27" w:rsidDel="00D36776">
          <w:rPr>
            <w:rFonts w:cs="Times New Roman"/>
          </w:rPr>
          <w:delText>ging</w:delText>
        </w:r>
      </w:del>
      <w:r w:rsidRPr="00C23F27">
        <w:rPr>
          <w:rFonts w:cs="Times New Roman"/>
        </w:rPr>
        <w:t xml:space="preserve"> for research synthesis as different summary</w:t>
      </w:r>
      <w:r w:rsidRPr="007B38F1">
        <w:rPr>
          <w:rFonts w:cs="Times New Roman"/>
        </w:rPr>
        <w:t xml:space="preserve"> statistics </w:t>
      </w:r>
      <w:del w:id="87" w:author="Chris Gaskell" w:date="2023-10-18T18:25:00Z">
        <w:r w:rsidRPr="007B38F1" w:rsidDel="00A52C1E">
          <w:rPr>
            <w:rFonts w:cs="Times New Roman"/>
          </w:rPr>
          <w:delText xml:space="preserve">(e.g., mean </w:delText>
        </w:r>
        <w:r w:rsidR="00CA1F8B" w:rsidDel="00A52C1E">
          <w:rPr>
            <w:rFonts w:cs="Times New Roman"/>
          </w:rPr>
          <w:delText>vs.</w:delText>
        </w:r>
        <w:r w:rsidRPr="007B38F1" w:rsidDel="00A52C1E">
          <w:rPr>
            <w:rFonts w:cs="Times New Roman"/>
          </w:rPr>
          <w:delText xml:space="preserve"> median) </w:delText>
        </w:r>
      </w:del>
      <w:r w:rsidRPr="007B38F1">
        <w:rPr>
          <w:rFonts w:cs="Times New Roman"/>
        </w:rPr>
        <w:t xml:space="preserve">cannot easily be </w:t>
      </w:r>
      <w:del w:id="88" w:author="Chris Gaskell" w:date="2023-10-18T18:25:00Z">
        <w:r w:rsidRPr="007B38F1" w:rsidDel="00A52C1E">
          <w:rPr>
            <w:rFonts w:cs="Times New Roman"/>
          </w:rPr>
          <w:delText xml:space="preserve">combined </w:delText>
        </w:r>
      </w:del>
      <w:ins w:id="89" w:author="Chris Gaskell" w:date="2023-10-18T18:25:00Z">
        <w:r w:rsidR="00A52C1E">
          <w:rPr>
            <w:rFonts w:cs="Times New Roman"/>
          </w:rPr>
          <w:t>synthesised</w:t>
        </w:r>
        <w:r w:rsidR="00A52C1E" w:rsidRPr="007B38F1">
          <w:rPr>
            <w:rFonts w:cs="Times New Roman"/>
          </w:rPr>
          <w:t xml:space="preserve"> </w:t>
        </w:r>
      </w:ins>
      <w:r w:rsidR="00206235">
        <w:rPr>
          <w:rFonts w:cs="Times New Roman"/>
        </w:rPr>
        <w:fldChar w:fldCharType="begin">
          <w:fldData xml:space="preserve">PEVuZE5vdGU+PENpdGU+PEF1dGhvcj5NY0dyYXRoPC9BdXRob3I+PFllYXI+MjAyMDwvWWVhcj48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</w:fldData>
        </w:fldChar>
      </w:r>
      <w:r w:rsidR="004226FF">
        <w:rPr>
          <w:rFonts w:cs="Times New Roman"/>
        </w:rPr>
        <w:instrText xml:space="preserve"> ADDIN EN.CITE </w:instrText>
      </w:r>
      <w:r w:rsidR="004226FF">
        <w:rPr>
          <w:rFonts w:cs="Times New Roman"/>
        </w:rPr>
        <w:fldChar w:fldCharType="begin">
          <w:fldData xml:space="preserve">PEVuZE5vdGU+PENpdGU+PEF1dGhvcj5NY0dyYXRoPC9BdXRob3I+PFllYXI+MjAyMDwvWWVhcj48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</w:fldData>
        </w:fldChar>
      </w:r>
      <w:r w:rsidR="004226FF">
        <w:rPr>
          <w:rFonts w:cs="Times New Roman"/>
        </w:rPr>
        <w:instrText xml:space="preserve"> ADDIN EN.CITE.DATA </w:instrText>
      </w:r>
      <w:r w:rsidR="004226FF">
        <w:rPr>
          <w:rFonts w:cs="Times New Roman"/>
        </w:rPr>
      </w:r>
      <w:r w:rsidR="004226FF">
        <w:rPr>
          <w:rFonts w:cs="Times New Roman"/>
        </w:rPr>
        <w:fldChar w:fldCharType="end"/>
      </w:r>
      <w:r w:rsidR="00206235">
        <w:rPr>
          <w:rFonts w:cs="Times New Roman"/>
        </w:rPr>
      </w:r>
      <w:r w:rsidR="00206235">
        <w:rPr>
          <w:rFonts w:cs="Times New Roman"/>
        </w:rPr>
        <w:fldChar w:fldCharType="separate"/>
      </w:r>
      <w:r w:rsidR="004226FF">
        <w:rPr>
          <w:rFonts w:cs="Times New Roman"/>
          <w:noProof/>
        </w:rPr>
        <w:t>[20, 21]</w:t>
      </w:r>
      <w:r w:rsidR="00206235">
        <w:rPr>
          <w:rFonts w:cs="Times New Roman"/>
        </w:rPr>
        <w:fldChar w:fldCharType="end"/>
      </w:r>
      <w:r w:rsidRPr="007B38F1">
        <w:rPr>
          <w:rFonts w:cs="Times New Roman"/>
        </w:rPr>
        <w:t xml:space="preserve">. Our approach to this </w:t>
      </w:r>
      <w:r w:rsidR="000E3167">
        <w:rPr>
          <w:rFonts w:cs="Times New Roman"/>
        </w:rPr>
        <w:t>wa</w:t>
      </w:r>
      <w:r w:rsidRPr="007B38F1">
        <w:rPr>
          <w:rFonts w:cs="Times New Roman"/>
        </w:rPr>
        <w:t>s: (</w:t>
      </w:r>
      <w:proofErr w:type="spellStart"/>
      <w:r w:rsidRPr="007B38F1">
        <w:rPr>
          <w:rFonts w:cs="Times New Roman"/>
        </w:rPr>
        <w:t>i</w:t>
      </w:r>
      <w:proofErr w:type="spellEnd"/>
      <w:r w:rsidRPr="007B38F1">
        <w:rPr>
          <w:rFonts w:cs="Times New Roman"/>
        </w:rPr>
        <w:t xml:space="preserve">) </w:t>
      </w:r>
      <w:r w:rsidR="00FC1321" w:rsidRPr="007B38F1">
        <w:rPr>
          <w:rFonts w:cs="Times New Roman"/>
        </w:rPr>
        <w:t xml:space="preserve">data </w:t>
      </w:r>
      <w:r w:rsidR="000E3167">
        <w:rPr>
          <w:rFonts w:cs="Times New Roman"/>
        </w:rPr>
        <w:t>was</w:t>
      </w:r>
      <w:r w:rsidR="00FC1321" w:rsidRPr="007B38F1">
        <w:rPr>
          <w:rFonts w:cs="Times New Roman"/>
        </w:rPr>
        <w:t xml:space="preserve"> converted to effect-size metrics based on the type of data reported (i.e., mean and standard deviations expressed as Cohen’s </w:t>
      </w:r>
      <w:r w:rsidR="00FC1321" w:rsidRPr="007B38F1">
        <w:rPr>
          <w:rFonts w:cs="Times New Roman"/>
          <w:i/>
          <w:iCs/>
        </w:rPr>
        <w:t xml:space="preserve">d, </w:t>
      </w:r>
      <w:r w:rsidR="00FC1321" w:rsidRPr="007B38F1">
        <w:rPr>
          <w:rFonts w:cs="Times New Roman"/>
        </w:rPr>
        <w:t>median</w:t>
      </w:r>
      <w:r w:rsidR="000E3167">
        <w:rPr>
          <w:rFonts w:cs="Times New Roman"/>
        </w:rPr>
        <w:t>s</w:t>
      </w:r>
      <w:r w:rsidR="00FC1321" w:rsidRPr="007B38F1">
        <w:rPr>
          <w:rFonts w:cs="Times New Roman"/>
        </w:rPr>
        <w:t xml:space="preserve"> expressed as median change); (ii) when data </w:t>
      </w:r>
      <w:r w:rsidR="000E3167">
        <w:rPr>
          <w:rFonts w:cs="Times New Roman"/>
        </w:rPr>
        <w:t>wa</w:t>
      </w:r>
      <w:r w:rsidR="00FC1321" w:rsidRPr="007B38F1">
        <w:rPr>
          <w:rFonts w:cs="Times New Roman"/>
        </w:rPr>
        <w:t xml:space="preserve">s available </w:t>
      </w:r>
      <w:r w:rsidR="00E824F0" w:rsidRPr="007B38F1">
        <w:rPr>
          <w:rFonts w:cs="Times New Roman"/>
        </w:rPr>
        <w:t>in multiple forms</w:t>
      </w:r>
      <w:r w:rsidR="00FC1321" w:rsidRPr="007B38F1">
        <w:rPr>
          <w:rFonts w:cs="Times New Roman"/>
        </w:rPr>
        <w:t xml:space="preserve"> (e.g., both means and medians are reported) then </w:t>
      </w:r>
      <w:r w:rsidR="000E3167">
        <w:rPr>
          <w:rFonts w:cs="Times New Roman"/>
        </w:rPr>
        <w:t>multiple metrics were</w:t>
      </w:r>
      <w:r w:rsidR="00FC1321" w:rsidRPr="007B38F1">
        <w:rPr>
          <w:rFonts w:cs="Times New Roman"/>
        </w:rPr>
        <w:t xml:space="preserve"> calculated; (iii) </w:t>
      </w:r>
      <w:r w:rsidR="00E824F0" w:rsidRPr="007B38F1">
        <w:rPr>
          <w:rFonts w:cs="Times New Roman"/>
        </w:rPr>
        <w:t xml:space="preserve">when raw data </w:t>
      </w:r>
      <w:r w:rsidR="000E3167">
        <w:rPr>
          <w:rFonts w:cs="Times New Roman"/>
        </w:rPr>
        <w:t>wa</w:t>
      </w:r>
      <w:r w:rsidR="00E824F0" w:rsidRPr="007B38F1">
        <w:rPr>
          <w:rFonts w:cs="Times New Roman"/>
        </w:rPr>
        <w:t xml:space="preserve">s provided then all forms </w:t>
      </w:r>
      <w:r w:rsidR="000E3167">
        <w:rPr>
          <w:rFonts w:cs="Times New Roman"/>
        </w:rPr>
        <w:t>were</w:t>
      </w:r>
      <w:r w:rsidR="00E824F0" w:rsidRPr="007B38F1">
        <w:rPr>
          <w:rFonts w:cs="Times New Roman"/>
        </w:rPr>
        <w:t xml:space="preserve"> </w:t>
      </w:r>
      <w:ins w:id="90" w:author="Chris Gaskell" w:date="2023-10-18T18:26:00Z">
        <w:r w:rsidR="00A52C1E">
          <w:rPr>
            <w:rFonts w:cs="Times New Roman"/>
          </w:rPr>
          <w:t xml:space="preserve">manually </w:t>
        </w:r>
      </w:ins>
      <w:r w:rsidR="00E824F0" w:rsidRPr="007B38F1">
        <w:rPr>
          <w:rFonts w:cs="Times New Roman"/>
        </w:rPr>
        <w:t xml:space="preserve">calculated; (iv) </w:t>
      </w:r>
      <w:r w:rsidR="00FC1321" w:rsidRPr="007B38F1">
        <w:rPr>
          <w:rFonts w:cs="Times New Roman"/>
        </w:rPr>
        <w:t xml:space="preserve">meta-analyses </w:t>
      </w:r>
      <w:r w:rsidR="00183ABF">
        <w:rPr>
          <w:rFonts w:cs="Times New Roman"/>
        </w:rPr>
        <w:t>were</w:t>
      </w:r>
      <w:r w:rsidR="00FC1321" w:rsidRPr="007B38F1">
        <w:rPr>
          <w:rFonts w:cs="Times New Roman"/>
        </w:rPr>
        <w:t xml:space="preserve"> </w:t>
      </w:r>
      <w:r w:rsidR="00BC32BB">
        <w:rPr>
          <w:rFonts w:cs="Times New Roman"/>
        </w:rPr>
        <w:t>domain-specific;</w:t>
      </w:r>
      <w:r w:rsidR="00FC1321" w:rsidRPr="007B38F1">
        <w:rPr>
          <w:rFonts w:cs="Times New Roman"/>
        </w:rPr>
        <w:t xml:space="preserve"> (v) where enough data </w:t>
      </w:r>
      <w:r w:rsidR="00183ABF">
        <w:rPr>
          <w:rFonts w:cs="Times New Roman"/>
        </w:rPr>
        <w:t>wa</w:t>
      </w:r>
      <w:r w:rsidR="00FC1321" w:rsidRPr="007B38F1">
        <w:rPr>
          <w:rFonts w:cs="Times New Roman"/>
        </w:rPr>
        <w:t xml:space="preserve">s reported then meta-analyses </w:t>
      </w:r>
      <w:r w:rsidR="00183ABF">
        <w:rPr>
          <w:rFonts w:cs="Times New Roman"/>
        </w:rPr>
        <w:t>were</w:t>
      </w:r>
      <w:r w:rsidR="00FC1321" w:rsidRPr="007B38F1">
        <w:rPr>
          <w:rFonts w:cs="Times New Roman"/>
        </w:rPr>
        <w:t xml:space="preserve"> conducted for both the acute treatment phase and follow</w:t>
      </w:r>
      <w:r w:rsidR="004226FF">
        <w:rPr>
          <w:rFonts w:cs="Times New Roman"/>
        </w:rPr>
        <w:t>-</w:t>
      </w:r>
      <w:r w:rsidR="00FC1321" w:rsidRPr="007B38F1">
        <w:rPr>
          <w:rFonts w:cs="Times New Roman"/>
        </w:rPr>
        <w:t>up.</w:t>
      </w:r>
    </w:p>
    <w:p w14:paraId="11562AC4" w14:textId="24588653" w:rsidR="00C059D6" w:rsidRDefault="00182A69" w:rsidP="00C059D6">
      <w:pPr>
        <w:pStyle w:val="FirstParagraph"/>
        <w:rPr>
          <w:rFonts w:cs="Times New Roman"/>
          <w:kern w:val="28"/>
          <w:lang w:val="en" w:eastAsia="en-CA"/>
        </w:rPr>
      </w:pPr>
      <w:r w:rsidRPr="007B38F1">
        <w:rPr>
          <w:rFonts w:cs="Times New Roman"/>
        </w:rPr>
        <w:t xml:space="preserve">All analyses </w:t>
      </w:r>
      <w:r w:rsidR="00183ABF">
        <w:rPr>
          <w:rFonts w:cs="Times New Roman"/>
        </w:rPr>
        <w:t>were</w:t>
      </w:r>
      <w:r w:rsidR="00D749BF" w:rsidRPr="007B38F1">
        <w:rPr>
          <w:rFonts w:cs="Times New Roman"/>
        </w:rPr>
        <w:t xml:space="preserve"> </w:t>
      </w:r>
      <w:r w:rsidRPr="007B38F1">
        <w:rPr>
          <w:rFonts w:cs="Times New Roman"/>
        </w:rPr>
        <w:t xml:space="preserve">conducted using </w:t>
      </w:r>
      <w:r w:rsidR="00322380" w:rsidRPr="007B38F1">
        <w:rPr>
          <w:rFonts w:cs="Times New Roman"/>
        </w:rPr>
        <w:t>the R statistical analysis environment</w:t>
      </w:r>
      <w:r w:rsidR="00206235">
        <w:rPr>
          <w:rFonts w:cs="Times New Roman"/>
        </w:rPr>
        <w:t xml:space="preserve"> </w:t>
      </w:r>
      <w:r w:rsidR="00206235">
        <w:rPr>
          <w:rFonts w:cs="Times New Roman"/>
        </w:rPr>
        <w:fldChar w:fldCharType="begin"/>
      </w:r>
      <w:r w:rsidR="004226FF">
        <w:rPr>
          <w:rFonts w:cs="Times New Roman"/>
        </w:rPr>
        <w:instrText xml:space="preserve"> ADDIN EN.CITE &lt;EndNote&gt;&lt;Cite&gt;&lt;Author&gt;R&lt;/Author&gt;&lt;Year&gt;2022&lt;/Year&gt;&lt;IDText&gt;R: A language and environment for statistical       computing. R Foundation for Statistical Computing, Vienna, Austria.  URL https://www.R-project.org/.  &lt;/IDText&gt;&lt;DisplayText&gt;[22]&lt;/DisplayText&gt;&lt;record&gt;&lt;titles&gt;&lt;title&gt;R: A language and environment for statistical       computing. R Foundation for Statistical Computing, Vienna, Austria.  URL https://www.R-project.org/.  &lt;/title&gt;&lt;/titles&gt;&lt;contributors&gt;&lt;authors&gt;&lt;author&gt;R Core Team&lt;/author&gt;&lt;/authors&gt;&lt;/contributors&gt;&lt;added-date format="utc"&gt;1696855490&lt;/added-date&gt;&lt;ref-type name="Online Multimedia"&gt;48&lt;/ref-type&gt;&lt;dates&gt;&lt;year&gt;2022&lt;/year&gt;&lt;/dates&gt;&lt;rec-number&gt;40348&lt;/rec-number&gt;&lt;last-updated-date format="utc"&gt;1696855525&lt;/last-updated-date&gt;&lt;/record&gt;&lt;/Cite&gt;&lt;/EndNote&gt;</w:instrText>
      </w:r>
      <w:r w:rsidR="00206235">
        <w:rPr>
          <w:rFonts w:cs="Times New Roman"/>
        </w:rPr>
        <w:fldChar w:fldCharType="separate"/>
      </w:r>
      <w:r w:rsidR="004226FF">
        <w:rPr>
          <w:rFonts w:cs="Times New Roman"/>
          <w:noProof/>
        </w:rPr>
        <w:t>[22]</w:t>
      </w:r>
      <w:r w:rsidR="00206235">
        <w:rPr>
          <w:rFonts w:cs="Times New Roman"/>
        </w:rPr>
        <w:fldChar w:fldCharType="end"/>
      </w:r>
      <w:r w:rsidR="00322380" w:rsidRPr="007B38F1">
        <w:rPr>
          <w:rFonts w:cs="Times New Roman"/>
        </w:rPr>
        <w:t xml:space="preserve">. </w:t>
      </w:r>
      <w:r w:rsidR="00FD47F9" w:rsidRPr="007B38F1">
        <w:rPr>
          <w:rFonts w:cs="Times New Roman"/>
        </w:rPr>
        <w:t>S</w:t>
      </w:r>
      <w:r w:rsidRPr="007B38F1">
        <w:rPr>
          <w:rFonts w:cs="Times New Roman"/>
        </w:rPr>
        <w:t xml:space="preserve">tandardised mean change (i.e., Cohen’s </w:t>
      </w:r>
      <w:r w:rsidRPr="007B38F1">
        <w:rPr>
          <w:rFonts w:cs="Times New Roman"/>
          <w:i/>
          <w:iCs/>
        </w:rPr>
        <w:t>d</w:t>
      </w:r>
      <w:r w:rsidRPr="007B38F1">
        <w:rPr>
          <w:rFonts w:cs="Times New Roman"/>
        </w:rPr>
        <w:t xml:space="preserve">) </w:t>
      </w:r>
      <w:r w:rsidR="00183ABF">
        <w:rPr>
          <w:rFonts w:cs="Times New Roman"/>
        </w:rPr>
        <w:t>was</w:t>
      </w:r>
      <w:r w:rsidR="00BE7C05">
        <w:rPr>
          <w:rFonts w:cs="Times New Roman"/>
        </w:rPr>
        <w:t xml:space="preserve"> </w:t>
      </w:r>
      <w:r w:rsidRPr="007B38F1">
        <w:rPr>
          <w:rFonts w:cs="Times New Roman"/>
        </w:rPr>
        <w:t xml:space="preserve">calculated </w:t>
      </w:r>
      <w:r w:rsidR="00FD47F9" w:rsidRPr="007B38F1">
        <w:rPr>
          <w:rFonts w:cs="Times New Roman"/>
        </w:rPr>
        <w:t xml:space="preserve">using the </w:t>
      </w:r>
      <w:proofErr w:type="spellStart"/>
      <w:r w:rsidR="00FD47F9" w:rsidRPr="007B38F1">
        <w:rPr>
          <w:rFonts w:cs="Times New Roman"/>
          <w:i/>
          <w:iCs/>
        </w:rPr>
        <w:t>metafor</w:t>
      </w:r>
      <w:proofErr w:type="spellEnd"/>
      <w:r w:rsidR="00FD47F9" w:rsidRPr="007B38F1">
        <w:rPr>
          <w:rFonts w:cs="Times New Roman"/>
          <w:i/>
          <w:iCs/>
        </w:rPr>
        <w:t xml:space="preserve"> </w:t>
      </w:r>
      <w:r w:rsidR="00FD47F9" w:rsidRPr="007B38F1">
        <w:rPr>
          <w:rFonts w:cs="Times New Roman"/>
        </w:rPr>
        <w:t>package</w:t>
      </w:r>
      <w:r w:rsidR="008548FA" w:rsidRPr="007B38F1">
        <w:rPr>
          <w:rFonts w:cs="Times New Roman"/>
        </w:rPr>
        <w:t xml:space="preserve"> </w:t>
      </w:r>
      <w:r w:rsidR="005B4D62">
        <w:rPr>
          <w:rFonts w:cs="Times New Roman"/>
        </w:rPr>
        <w:fldChar w:fldCharType="begin"/>
      </w:r>
      <w:r w:rsidR="004226FF">
        <w:rPr>
          <w:rFonts w:cs="Times New Roman"/>
        </w:rPr>
        <w:instrText xml:space="preserve"> ADDIN EN.CITE &lt;EndNote&gt;&lt;Cite&gt;&lt;Author&gt;Viechtbauer&lt;/Author&gt;&lt;Year&gt;2010&lt;/Year&gt;&lt;IDText&gt;Conducting Meta-Analyses in   R   with the   metafor&lt;/IDText&gt;&lt;DisplayText&gt;[23]&lt;/DisplayText&gt;&lt;record&gt;&lt;titles&gt;&lt;title&gt;Conducting Meta-Analyses in   R   with the   metafor&amp;#xA;  Package &lt;/title&gt;&lt;secondary-title&gt;Journal of Statistical Software&lt;/secondary-title&gt;&lt;/titles&gt;&lt;pages&gt;1-48&lt;/pages&gt;&lt;number&gt;3&lt;/number&gt;&lt;contributors&gt;&lt;authors&gt;&lt;author&gt;Viechtbauer, W&lt;/author&gt;&lt;/authors&gt;&lt;/contributors&gt;&lt;added-date format="utc"&gt;1696855646&lt;/added-date&gt;&lt;ref-type name="Journal Article"&gt;17&lt;/ref-type&gt;&lt;dates&gt;&lt;year&gt;2010&lt;/year&gt;&lt;/dates&gt;&lt;rec-number&gt;40349&lt;/rec-number&gt;&lt;last-updated-date format="utc"&gt;1696855702&lt;/last-updated-date&gt;&lt;volume&gt;36&lt;/volume&gt;&lt;/record&gt;&lt;/Cite&gt;&lt;/EndNote&gt;</w:instrText>
      </w:r>
      <w:r w:rsidR="005B4D62">
        <w:rPr>
          <w:rFonts w:cs="Times New Roman"/>
        </w:rPr>
        <w:fldChar w:fldCharType="separate"/>
      </w:r>
      <w:r w:rsidR="004226FF">
        <w:rPr>
          <w:rFonts w:cs="Times New Roman"/>
          <w:noProof/>
        </w:rPr>
        <w:t>[23]</w:t>
      </w:r>
      <w:r w:rsidR="005B4D62">
        <w:rPr>
          <w:rFonts w:cs="Times New Roman"/>
        </w:rPr>
        <w:fldChar w:fldCharType="end"/>
      </w:r>
      <w:r w:rsidRPr="007B38F1">
        <w:rPr>
          <w:rFonts w:cs="Times New Roman"/>
        </w:rPr>
        <w:t xml:space="preserve">. </w:t>
      </w:r>
      <w:del w:id="91" w:author="Chris Gaskell" w:date="2023-10-18T18:26:00Z">
        <w:r w:rsidR="008548FA" w:rsidRPr="007B38F1" w:rsidDel="00C8156A">
          <w:rPr>
            <w:rFonts w:cs="Times New Roman"/>
          </w:rPr>
          <w:delText>C</w:delText>
        </w:r>
        <w:r w:rsidR="00AD74F8" w:rsidRPr="007B38F1" w:rsidDel="00C8156A">
          <w:rPr>
            <w:rFonts w:cs="Times New Roman"/>
          </w:rPr>
          <w:delText>onversion</w:delText>
        </w:r>
        <w:r w:rsidR="006B6EF5" w:rsidDel="00C8156A">
          <w:rPr>
            <w:rFonts w:cs="Times New Roman"/>
          </w:rPr>
          <w:delText>s</w:delText>
        </w:r>
        <w:r w:rsidR="00AD74F8" w:rsidRPr="007B38F1" w:rsidDel="00C8156A">
          <w:rPr>
            <w:rFonts w:cs="Times New Roman"/>
          </w:rPr>
          <w:delText xml:space="preserve"> </w:delText>
        </w:r>
        <w:r w:rsidR="00183ABF" w:rsidDel="00C8156A">
          <w:rPr>
            <w:rFonts w:cs="Times New Roman"/>
          </w:rPr>
          <w:delText>were</w:delText>
        </w:r>
        <w:r w:rsidR="00AD74F8" w:rsidRPr="007B38F1" w:rsidDel="00C8156A">
          <w:rPr>
            <w:rFonts w:cs="Times New Roman"/>
          </w:rPr>
          <w:delText xml:space="preserve"> </w:delText>
        </w:r>
        <w:r w:rsidR="008548FA" w:rsidRPr="007B38F1" w:rsidDel="00C8156A">
          <w:rPr>
            <w:rFonts w:cs="Times New Roman"/>
          </w:rPr>
          <w:delText xml:space="preserve">not </w:delText>
        </w:r>
        <w:r w:rsidR="00AD74F8" w:rsidRPr="007B38F1" w:rsidDel="00C8156A">
          <w:rPr>
            <w:rFonts w:cs="Times New Roman"/>
          </w:rPr>
          <w:delText xml:space="preserve">required for median change or proportions. </w:delText>
        </w:r>
        <w:r w:rsidR="00AD74F8" w:rsidRPr="007B38F1" w:rsidDel="007D0A7D">
          <w:rPr>
            <w:rFonts w:cs="Times New Roman"/>
          </w:rPr>
          <w:delText xml:space="preserve">In terms of meta-analysis, </w:delText>
        </w:r>
      </w:del>
      <w:ins w:id="92" w:author="Chris Gaskell" w:date="2023-10-18T18:26:00Z">
        <w:r w:rsidR="007D0A7D">
          <w:rPr>
            <w:rFonts w:cs="Times New Roman"/>
          </w:rPr>
          <w:t>R</w:t>
        </w:r>
      </w:ins>
      <w:del w:id="93" w:author="Chris Gaskell" w:date="2023-10-18T18:26:00Z">
        <w:r w:rsidR="00AD74F8" w:rsidRPr="007B38F1" w:rsidDel="007D0A7D">
          <w:rPr>
            <w:rFonts w:cs="Times New Roman"/>
          </w:rPr>
          <w:delText>r</w:delText>
        </w:r>
      </w:del>
      <w:r w:rsidR="00AD74F8" w:rsidRPr="007B38F1">
        <w:rPr>
          <w:rFonts w:cs="Times New Roman"/>
        </w:rPr>
        <w:t>andom effects model</w:t>
      </w:r>
      <w:r w:rsidR="008548FA" w:rsidRPr="007B38F1">
        <w:rPr>
          <w:rFonts w:cs="Times New Roman"/>
        </w:rPr>
        <w:t>s</w:t>
      </w:r>
      <w:r w:rsidR="00AD74F8" w:rsidRPr="007B38F1">
        <w:rPr>
          <w:rFonts w:cs="Times New Roman"/>
        </w:rPr>
        <w:t xml:space="preserve"> </w:t>
      </w:r>
      <w:r w:rsidR="00E71ED9" w:rsidRPr="007B38F1">
        <w:rPr>
          <w:rFonts w:cs="Times New Roman"/>
        </w:rPr>
        <w:t xml:space="preserve">were </w:t>
      </w:r>
      <w:r w:rsidR="00AD74F8" w:rsidRPr="007B38F1">
        <w:rPr>
          <w:rFonts w:cs="Times New Roman"/>
        </w:rPr>
        <w:t>selected as effects were anticipated to show heterogeneity</w:t>
      </w:r>
      <w:r w:rsidR="00EB6C1F">
        <w:rPr>
          <w:rFonts w:cs="Times New Roman"/>
        </w:rPr>
        <w:t xml:space="preserve"> </w:t>
      </w:r>
      <w:r w:rsidR="00AD74F8" w:rsidRPr="007B38F1">
        <w:rPr>
          <w:rFonts w:cs="Times New Roman"/>
        </w:rPr>
        <w:t>and results were intended to be generalisable beyond the current pool of studies</w:t>
      </w:r>
      <w:r w:rsidR="00D95214">
        <w:rPr>
          <w:rFonts w:cs="Times New Roman"/>
        </w:rPr>
        <w:t xml:space="preserve"> </w:t>
      </w:r>
      <w:r w:rsidR="00D95214">
        <w:rPr>
          <w:rFonts w:cs="Times New Roman"/>
        </w:rPr>
        <w:fldChar w:fldCharType="begin"/>
      </w:r>
      <w:r w:rsidR="004226FF">
        <w:rPr>
          <w:rFonts w:cs="Times New Roman"/>
        </w:rPr>
        <w:instrText xml:space="preserve"> ADDIN EN.CITE &lt;EndNote&gt;&lt;Cite&gt;&lt;Author&gt;Borenstein&lt;/Author&gt;&lt;Year&gt;2009&lt;/Year&gt;&lt;IDText&gt;Introduction to meta-analysis&lt;/IDText&gt;&lt;DisplayText&gt;[24]&lt;/DisplayText&gt;&lt;record&gt;&lt;keywords&gt;&lt;keyword&gt;Meta-analysis&lt;/keyword&gt;&lt;keyword&gt;Social sciences -- Statistical methods&lt;/keyword&gt;&lt;keyword&gt;Medicine -- Research -- Evaluation&lt;/keyword&gt;&lt;keyword&gt;Psychometrics&lt;/keyword&gt;&lt;/keywords&gt;&lt;isbn&gt;9780470057247&amp;#xD;0470057246&lt;/isbn&gt;&lt;titles&gt;&lt;title&gt;Introduction to meta-analysis&lt;/title&gt;&lt;/titles&gt;&lt;contributors&gt;&lt;authors&gt;&lt;author&gt;Borenstein, Michael&lt;/author&gt;&lt;/authors&gt;&lt;/contributors&gt;&lt;added-date format="utc"&gt;1696855799&lt;/added-date&gt;&lt;pub-location&gt;Chichester&lt;/pub-location&gt;&lt;ref-type name="Journal Article"&gt;17&lt;/ref-type&gt;&lt;dates&gt;&lt;year&gt;2009&lt;/year&gt;&lt;/dates&gt;&lt;rec-number&gt;40350&lt;/rec-number&gt;&lt;publisher&gt;Chichester : John Wiley &amp;amp; Sons, 2009&lt;/publisher&gt;&lt;last-updated-date format="utc"&gt;1696855799&lt;/last-updated-date&gt;&lt;contributors&gt;&lt;secondary-authors&gt;&lt;author&gt;Borenstein, Michael&lt;/author&gt;&lt;/secondary-authors&gt;&lt;/contributors&gt;&lt;/record&gt;&lt;/Cite&gt;&lt;/EndNote&gt;</w:instrText>
      </w:r>
      <w:r w:rsidR="00D95214">
        <w:rPr>
          <w:rFonts w:cs="Times New Roman"/>
        </w:rPr>
        <w:fldChar w:fldCharType="separate"/>
      </w:r>
      <w:r w:rsidR="004226FF">
        <w:rPr>
          <w:rFonts w:cs="Times New Roman"/>
          <w:noProof/>
        </w:rPr>
        <w:t>[24]</w:t>
      </w:r>
      <w:r w:rsidR="00D95214">
        <w:rPr>
          <w:rFonts w:cs="Times New Roman"/>
        </w:rPr>
        <w:fldChar w:fldCharType="end"/>
      </w:r>
      <w:r w:rsidR="00AD74F8" w:rsidRPr="007B38F1">
        <w:rPr>
          <w:rFonts w:cs="Times New Roman"/>
        </w:rPr>
        <w:t xml:space="preserve">. </w:t>
      </w:r>
      <w:del w:id="94" w:author="Chris Gaskell" w:date="2023-10-18T18:27:00Z">
        <w:r w:rsidR="00860DF4" w:rsidDel="00EB4293">
          <w:rPr>
            <w:rFonts w:cs="Times New Roman"/>
          </w:rPr>
          <w:delText>D</w:delText>
        </w:r>
        <w:r w:rsidR="00AD74F8" w:rsidRPr="007B38F1" w:rsidDel="00EB4293">
          <w:rPr>
            <w:rFonts w:cs="Times New Roman"/>
          </w:rPr>
          <w:delText xml:space="preserve">ifferent </w:delText>
        </w:r>
        <w:r w:rsidR="00E71ED9" w:rsidRPr="007B38F1" w:rsidDel="00EB4293">
          <w:rPr>
            <w:rFonts w:cs="Times New Roman"/>
          </w:rPr>
          <w:delText xml:space="preserve">meta-analytic </w:delText>
        </w:r>
        <w:r w:rsidR="00AD74F8" w:rsidRPr="007B38F1" w:rsidDel="00EB4293">
          <w:rPr>
            <w:rFonts w:cs="Times New Roman"/>
          </w:rPr>
          <w:delText xml:space="preserve">approaches </w:delText>
        </w:r>
        <w:r w:rsidR="00BE7C05" w:rsidDel="00EB4293">
          <w:rPr>
            <w:rFonts w:cs="Times New Roman"/>
          </w:rPr>
          <w:delText>were</w:delText>
        </w:r>
        <w:r w:rsidR="00AD74F8" w:rsidRPr="007B38F1" w:rsidDel="00EB4293">
          <w:rPr>
            <w:rFonts w:cs="Times New Roman"/>
          </w:rPr>
          <w:delText xml:space="preserve"> required for the </w:delText>
        </w:r>
        <w:r w:rsidR="00860DF4" w:rsidDel="00EB4293">
          <w:rPr>
            <w:rFonts w:cs="Times New Roman"/>
          </w:rPr>
          <w:delText>various</w:delText>
        </w:r>
        <w:r w:rsidR="00AD74F8" w:rsidRPr="007B38F1" w:rsidDel="00EB4293">
          <w:rPr>
            <w:rFonts w:cs="Times New Roman"/>
          </w:rPr>
          <w:delText xml:space="preserve"> </w:delText>
        </w:r>
        <w:r w:rsidR="00E71ED9" w:rsidRPr="007B38F1" w:rsidDel="00EB4293">
          <w:rPr>
            <w:rFonts w:cs="Times New Roman"/>
          </w:rPr>
          <w:delText>outcome form</w:delText>
        </w:r>
        <w:r w:rsidR="00860DF4" w:rsidDel="00EB4293">
          <w:rPr>
            <w:rFonts w:cs="Times New Roman"/>
          </w:rPr>
          <w:delText>at</w:delText>
        </w:r>
        <w:r w:rsidR="00E71ED9" w:rsidRPr="007B38F1" w:rsidDel="00EB4293">
          <w:rPr>
            <w:rFonts w:cs="Times New Roman"/>
          </w:rPr>
          <w:delText>s</w:delText>
        </w:r>
        <w:r w:rsidR="004B022C" w:rsidDel="00EB4293">
          <w:rPr>
            <w:rFonts w:cs="Times New Roman"/>
          </w:rPr>
          <w:delText>;</w:delText>
        </w:r>
        <w:r w:rsidR="00AD74F8" w:rsidRPr="007B38F1" w:rsidDel="00EB4293">
          <w:rPr>
            <w:rFonts w:cs="Times New Roman"/>
          </w:rPr>
          <w:delText xml:space="preserve"> </w:delText>
        </w:r>
      </w:del>
      <w:ins w:id="95" w:author="Chris Gaskell" w:date="2023-10-18T18:27:00Z">
        <w:r w:rsidR="00EB4293">
          <w:rPr>
            <w:rFonts w:cs="Times New Roman"/>
          </w:rPr>
          <w:t>S</w:t>
        </w:r>
      </w:ins>
      <w:del w:id="96" w:author="Chris Gaskell" w:date="2023-10-18T18:27:00Z">
        <w:r w:rsidR="00E71ED9" w:rsidRPr="007B38F1" w:rsidDel="00EB4293">
          <w:rPr>
            <w:rFonts w:cs="Times New Roman"/>
          </w:rPr>
          <w:delText>s</w:delText>
        </w:r>
      </w:del>
      <w:r w:rsidR="00E71ED9" w:rsidRPr="007B38F1">
        <w:rPr>
          <w:rFonts w:cs="Times New Roman"/>
        </w:rPr>
        <w:t>tandardise</w:t>
      </w:r>
      <w:r w:rsidR="00FB5FA8">
        <w:rPr>
          <w:rFonts w:cs="Times New Roman"/>
        </w:rPr>
        <w:t>d</w:t>
      </w:r>
      <w:r w:rsidR="00E71ED9" w:rsidRPr="007B38F1">
        <w:rPr>
          <w:rFonts w:cs="Times New Roman"/>
        </w:rPr>
        <w:t xml:space="preserve"> mean change</w:t>
      </w:r>
      <w:r w:rsidR="00AD74F8" w:rsidRPr="007B38F1">
        <w:rPr>
          <w:rFonts w:cs="Times New Roman"/>
        </w:rPr>
        <w:t xml:space="preserve"> </w:t>
      </w:r>
      <w:ins w:id="97" w:author="Chris Gaskell" w:date="2023-10-18T18:27:00Z">
        <w:r w:rsidR="00EB4293">
          <w:rPr>
            <w:rFonts w:cs="Times New Roman"/>
          </w:rPr>
          <w:t xml:space="preserve">outcomes </w:t>
        </w:r>
      </w:ins>
      <w:r w:rsidR="00AD74F8" w:rsidRPr="007B38F1">
        <w:rPr>
          <w:rFonts w:cs="Times New Roman"/>
        </w:rPr>
        <w:t>w</w:t>
      </w:r>
      <w:ins w:id="98" w:author="Chris Gaskell" w:date="2023-10-18T18:27:00Z">
        <w:r w:rsidR="00EB4293">
          <w:rPr>
            <w:rFonts w:cs="Times New Roman"/>
          </w:rPr>
          <w:t>ere</w:t>
        </w:r>
      </w:ins>
      <w:del w:id="99" w:author="Chris Gaskell" w:date="2023-10-18T18:27:00Z">
        <w:r w:rsidR="00AD74F8" w:rsidRPr="007B38F1" w:rsidDel="00EB4293">
          <w:rPr>
            <w:rFonts w:cs="Times New Roman"/>
          </w:rPr>
          <w:delText>as</w:delText>
        </w:r>
      </w:del>
      <w:r w:rsidR="00AD74F8" w:rsidRPr="007B38F1">
        <w:rPr>
          <w:rFonts w:cs="Times New Roman"/>
        </w:rPr>
        <w:t xml:space="preserve"> </w:t>
      </w:r>
      <w:del w:id="100" w:author="Chris Gaskell" w:date="2023-10-18T18:27:00Z">
        <w:r w:rsidR="00AD74F8" w:rsidRPr="007B38F1" w:rsidDel="00EB4293">
          <w:rPr>
            <w:rFonts w:cs="Times New Roman"/>
          </w:rPr>
          <w:delText xml:space="preserve">handled </w:delText>
        </w:r>
      </w:del>
      <w:ins w:id="101" w:author="Chris Gaskell" w:date="2023-10-18T18:27:00Z">
        <w:r w:rsidR="00EB4293">
          <w:rPr>
            <w:rFonts w:cs="Times New Roman"/>
          </w:rPr>
          <w:t>aggrega</w:t>
        </w:r>
      </w:ins>
      <w:ins w:id="102" w:author="Chris Gaskell" w:date="2023-10-18T18:28:00Z">
        <w:r w:rsidR="00EB4293">
          <w:rPr>
            <w:rFonts w:cs="Times New Roman"/>
          </w:rPr>
          <w:t xml:space="preserve">ted </w:t>
        </w:r>
      </w:ins>
      <w:r w:rsidR="00AD74F8" w:rsidRPr="007B38F1">
        <w:rPr>
          <w:rFonts w:cs="Times New Roman"/>
        </w:rPr>
        <w:t xml:space="preserve">using </w:t>
      </w:r>
      <w:del w:id="103" w:author="Chris Gaskell" w:date="2023-10-18T18:28:00Z">
        <w:r w:rsidR="00AD74F8" w:rsidRPr="007B38F1" w:rsidDel="005E64B9">
          <w:rPr>
            <w:rFonts w:cs="Times New Roman"/>
          </w:rPr>
          <w:delText xml:space="preserve">meta-analysis </w:delText>
        </w:r>
        <w:r w:rsidR="004F637F" w:rsidDel="005E64B9">
          <w:rPr>
            <w:rFonts w:cs="Times New Roman"/>
          </w:rPr>
          <w:delText>(</w:delText>
        </w:r>
      </w:del>
      <w:del w:id="104" w:author="Chris Gaskell" w:date="2023-10-19T18:39:00Z">
        <w:r w:rsidR="00702BC9" w:rsidRPr="005E64B9" w:rsidDel="002278D8">
          <w:rPr>
            <w:rFonts w:cs="Times New Roman"/>
            <w:highlight w:val="yellow"/>
            <w:rPrChange w:id="105" w:author="Chris Gaskell" w:date="2023-10-18T18:28:00Z">
              <w:rPr>
                <w:rFonts w:cs="Times New Roman"/>
              </w:rPr>
            </w:rPrChange>
          </w:rPr>
          <w:delText>residual</w:delText>
        </w:r>
      </w:del>
      <w:ins w:id="106" w:author="Chris Gaskell" w:date="2023-10-19T18:39:00Z">
        <w:r w:rsidR="002278D8">
          <w:rPr>
            <w:rFonts w:cs="Times New Roman"/>
          </w:rPr>
          <w:t>restricted</w:t>
        </w:r>
      </w:ins>
      <w:r w:rsidR="00702BC9" w:rsidRPr="00702BC9">
        <w:rPr>
          <w:rFonts w:cs="Times New Roman"/>
        </w:rPr>
        <w:t xml:space="preserve"> maximum likelihood</w:t>
      </w:r>
      <w:ins w:id="107" w:author="Chris Gaskell" w:date="2023-10-18T18:28:00Z">
        <w:r w:rsidR="005E64B9">
          <w:rPr>
            <w:rFonts w:cs="Times New Roman"/>
          </w:rPr>
          <w:t xml:space="preserve"> </w:t>
        </w:r>
      </w:ins>
      <w:ins w:id="108" w:author="Chris Gaskell" w:date="2023-10-18T18:29:00Z">
        <w:r w:rsidR="004B701D">
          <w:rPr>
            <w:rFonts w:cs="Times New Roman"/>
          </w:rPr>
          <w:t>(</w:t>
        </w:r>
      </w:ins>
      <w:proofErr w:type="spellStart"/>
      <w:del w:id="109" w:author="Chris Gaskell" w:date="2023-10-18T18:28:00Z">
        <w:r w:rsidR="004F637F" w:rsidDel="005E64B9">
          <w:rPr>
            <w:rFonts w:cs="Times New Roman"/>
          </w:rPr>
          <w:delText>)</w:delText>
        </w:r>
        <w:r w:rsidR="004F637F" w:rsidDel="004B701D">
          <w:rPr>
            <w:rFonts w:cs="Times New Roman"/>
          </w:rPr>
          <w:delText xml:space="preserve"> </w:delText>
        </w:r>
      </w:del>
      <w:del w:id="110" w:author="Chris Gaskell" w:date="2023-10-18T18:29:00Z">
        <w:r w:rsidR="00AD74F8" w:rsidRPr="007B38F1" w:rsidDel="004B701D">
          <w:rPr>
            <w:rFonts w:cs="Times New Roman"/>
          </w:rPr>
          <w:delText xml:space="preserve">with the </w:delText>
        </w:r>
      </w:del>
      <w:commentRangeStart w:id="111"/>
      <w:r w:rsidR="00AD74F8" w:rsidRPr="007B38F1">
        <w:rPr>
          <w:rFonts w:cs="Times New Roman"/>
          <w:i/>
          <w:iCs/>
        </w:rPr>
        <w:t>metafor</w:t>
      </w:r>
      <w:commentRangeEnd w:id="111"/>
      <w:proofErr w:type="spellEnd"/>
      <w:r w:rsidR="002030E2">
        <w:rPr>
          <w:rStyle w:val="CommentReference"/>
          <w:rFonts w:asciiTheme="minorHAnsi" w:hAnsiTheme="minorHAnsi"/>
        </w:rPr>
        <w:commentReference w:id="111"/>
      </w:r>
      <w:r w:rsidR="00AD74F8" w:rsidRPr="007B38F1">
        <w:rPr>
          <w:rFonts w:cs="Times New Roman"/>
        </w:rPr>
        <w:t xml:space="preserve"> package</w:t>
      </w:r>
      <w:ins w:id="112" w:author="Chris Gaskell" w:date="2023-10-18T18:29:00Z">
        <w:r w:rsidR="004B701D">
          <w:rPr>
            <w:rFonts w:cs="Times New Roman"/>
          </w:rPr>
          <w:t>),</w:t>
        </w:r>
      </w:ins>
      <w:del w:id="113" w:author="Chris Gaskell" w:date="2023-10-18T18:29:00Z">
        <w:r w:rsidR="00AD74F8" w:rsidRPr="007B38F1" w:rsidDel="004B701D">
          <w:rPr>
            <w:rFonts w:cs="Times New Roman"/>
          </w:rPr>
          <w:delText>.</w:delText>
        </w:r>
      </w:del>
      <w:r w:rsidR="00AD74F8" w:rsidRPr="007B38F1">
        <w:rPr>
          <w:rFonts w:cs="Times New Roman"/>
        </w:rPr>
        <w:t xml:space="preserve"> </w:t>
      </w:r>
      <w:ins w:id="114" w:author="Chris Gaskell" w:date="2023-10-18T18:29:00Z">
        <w:r w:rsidR="004B701D">
          <w:rPr>
            <w:rFonts w:cs="Times New Roman"/>
          </w:rPr>
          <w:t>m</w:t>
        </w:r>
      </w:ins>
      <w:del w:id="115" w:author="Chris Gaskell" w:date="2023-10-18T18:29:00Z">
        <w:r w:rsidR="00AD74F8" w:rsidRPr="007B38F1" w:rsidDel="004B701D">
          <w:rPr>
            <w:rFonts w:cs="Times New Roman"/>
          </w:rPr>
          <w:delText>M</w:delText>
        </w:r>
      </w:del>
      <w:r w:rsidR="00AD74F8" w:rsidRPr="007B38F1">
        <w:rPr>
          <w:rFonts w:cs="Times New Roman"/>
        </w:rPr>
        <w:t xml:space="preserve">edian change </w:t>
      </w:r>
      <w:ins w:id="116" w:author="Chris Gaskell" w:date="2023-10-18T18:29:00Z">
        <w:r w:rsidR="006541C4">
          <w:rPr>
            <w:rFonts w:cs="Times New Roman"/>
          </w:rPr>
          <w:t xml:space="preserve">outcomes </w:t>
        </w:r>
      </w:ins>
      <w:del w:id="117" w:author="Chris Gaskell" w:date="2023-10-18T18:29:00Z">
        <w:r w:rsidR="00AD74F8" w:rsidRPr="007B38F1" w:rsidDel="006541C4">
          <w:rPr>
            <w:rFonts w:cs="Times New Roman"/>
          </w:rPr>
          <w:delText xml:space="preserve">was handled </w:delText>
        </w:r>
      </w:del>
      <w:ins w:id="118" w:author="Chris Gaskell" w:date="2023-10-18T18:29:00Z">
        <w:r w:rsidR="006541C4">
          <w:rPr>
            <w:rFonts w:cs="Times New Roman"/>
          </w:rPr>
          <w:t xml:space="preserve">were aggregated </w:t>
        </w:r>
      </w:ins>
      <w:r w:rsidR="00AD74F8" w:rsidRPr="007B38F1">
        <w:rPr>
          <w:rFonts w:cs="Times New Roman"/>
        </w:rPr>
        <w:t xml:space="preserve">using </w:t>
      </w:r>
      <w:r w:rsidR="003F5036">
        <w:rPr>
          <w:rFonts w:cs="Times New Roman"/>
        </w:rPr>
        <w:t xml:space="preserve">the weighted median of the difference </w:t>
      </w:r>
      <w:r w:rsidR="00AD74F8" w:rsidRPr="007B38F1">
        <w:rPr>
          <w:rFonts w:cs="Times New Roman"/>
        </w:rPr>
        <w:t>of medians</w:t>
      </w:r>
      <w:r w:rsidR="00D95214">
        <w:rPr>
          <w:rFonts w:cs="Times New Roman"/>
        </w:rPr>
        <w:t xml:space="preserve"> </w:t>
      </w:r>
      <w:r w:rsidR="0089496C">
        <w:rPr>
          <w:rFonts w:cs="Times New Roman"/>
        </w:rPr>
        <w:fldChar w:fldCharType="begin"/>
      </w:r>
      <w:r w:rsidR="004226FF">
        <w:rPr>
          <w:rFonts w:cs="Times New Roman"/>
        </w:rPr>
        <w:instrText xml:space="preserve"> ADDIN EN.CITE &lt;EndNote&gt;&lt;Cite&gt;&lt;Author&gt;McGrath&lt;/Author&gt;&lt;Year&gt;2020&lt;/Year&gt;&lt;IDText&gt;Meta-analysis of the difference of medians&lt;/IDText&gt;&lt;DisplayText&gt;[20]&lt;/DisplayText&gt;&lt;record&gt;&lt;dates&gt;&lt;pub-dates&gt;&lt;date&gt;Jan&lt;/date&gt;&lt;/pub-dates&gt;&lt;year&gt;2020&lt;/year&gt;&lt;/dates&gt;&lt;urls&gt;&lt;related-urls&gt;&lt;url&gt;&amp;lt;Go to ISI&amp;gt;://WOS:000505894700005&lt;/url&gt;&lt;/related-urls&gt;&lt;/urls&gt;&lt;isbn&gt;0323-3847&lt;/isbn&gt;&lt;work-type&gt;Article&lt;/work-type&gt;&lt;titles&gt;&lt;title&gt;Meta-analysis of the difference of medians&lt;/title&gt;&lt;secondary-title&gt;Biometrical Journal&lt;/secondary-title&gt;&lt;/titles&gt;&lt;pages&gt;69-98&lt;/pages&gt;&lt;number&gt;1&lt;/number&gt;&lt;contributors&gt;&lt;authors&gt;&lt;author&gt;McGrath, Sean&lt;/author&gt;&lt;author&gt;Sohn, Hojoon&lt;/author&gt;&lt;author&gt;Steele, Russell&lt;/author&gt;&lt;author&gt;Benedetti, Andrea&lt;/author&gt;&lt;/authors&gt;&lt;/contributors&gt;&lt;added-date format="utc"&gt;1696855300&lt;/added-date&gt;&lt;ref-type name="Journal Article"&gt;17&lt;/ref-type&gt;&lt;rec-number&gt;40347&lt;/rec-number&gt;&lt;last-updated-date format="utc"&gt;1696855300&lt;/last-updated-date&gt;&lt;accession-num&gt;WOS:000505894700005&lt;/accession-num&gt;&lt;electronic-resource-num&gt;10.1002/bimj.201900036&lt;/electronic-resource-num&gt;&lt;volume&gt;62&lt;/volume&gt;&lt;/record&gt;&lt;/Cite&gt;&lt;/EndNote&gt;</w:instrText>
      </w:r>
      <w:r w:rsidR="0089496C">
        <w:rPr>
          <w:rFonts w:cs="Times New Roman"/>
        </w:rPr>
        <w:fldChar w:fldCharType="separate"/>
      </w:r>
      <w:r w:rsidR="004226FF">
        <w:rPr>
          <w:rFonts w:cs="Times New Roman"/>
          <w:noProof/>
        </w:rPr>
        <w:t>[20]</w:t>
      </w:r>
      <w:r w:rsidR="0089496C">
        <w:rPr>
          <w:rFonts w:cs="Times New Roman"/>
        </w:rPr>
        <w:fldChar w:fldCharType="end"/>
      </w:r>
      <w:del w:id="119" w:author="Chris Gaskell" w:date="2023-10-18T18:30:00Z">
        <w:r w:rsidR="0089496C" w:rsidDel="00AD146F">
          <w:rPr>
            <w:rFonts w:cs="Times New Roman"/>
          </w:rPr>
          <w:delText>,</w:delText>
        </w:r>
      </w:del>
      <w:r w:rsidR="0089496C">
        <w:rPr>
          <w:rFonts w:cs="Times New Roman"/>
        </w:rPr>
        <w:t xml:space="preserve"> </w:t>
      </w:r>
      <w:del w:id="120" w:author="Chris Gaskell" w:date="2023-10-18T18:30:00Z">
        <w:r w:rsidR="00AD74F8" w:rsidRPr="007B38F1" w:rsidDel="00AD146F">
          <w:rPr>
            <w:rFonts w:cs="Times New Roman"/>
          </w:rPr>
          <w:delText xml:space="preserve">using </w:delText>
        </w:r>
      </w:del>
      <w:ins w:id="121" w:author="Chris Gaskell" w:date="2023-10-18T18:30:00Z">
        <w:r w:rsidR="00AD146F">
          <w:rPr>
            <w:rFonts w:cs="Times New Roman"/>
          </w:rPr>
          <w:t xml:space="preserve">with </w:t>
        </w:r>
      </w:ins>
      <w:r w:rsidR="00AD74F8" w:rsidRPr="004804AB">
        <w:rPr>
          <w:rFonts w:cs="Times New Roman"/>
        </w:rPr>
        <w:t xml:space="preserve">the </w:t>
      </w:r>
      <w:proofErr w:type="spellStart"/>
      <w:r w:rsidR="00AD74F8" w:rsidRPr="004804AB">
        <w:rPr>
          <w:rFonts w:cs="Times New Roman"/>
          <w:i/>
          <w:iCs/>
        </w:rPr>
        <w:t>metamedian</w:t>
      </w:r>
      <w:proofErr w:type="spellEnd"/>
      <w:r w:rsidR="00AD74F8" w:rsidRPr="004804AB">
        <w:rPr>
          <w:rFonts w:cs="Times New Roman"/>
        </w:rPr>
        <w:t xml:space="preserve"> package</w:t>
      </w:r>
      <w:r w:rsidR="0089496C">
        <w:rPr>
          <w:rFonts w:cs="Times New Roman"/>
        </w:rPr>
        <w:t xml:space="preserve"> </w:t>
      </w:r>
      <w:r w:rsidR="0089496C">
        <w:rPr>
          <w:rFonts w:cs="Times New Roman"/>
        </w:rPr>
        <w:fldChar w:fldCharType="begin"/>
      </w:r>
      <w:r w:rsidR="0089496C">
        <w:rPr>
          <w:rFonts w:cs="Times New Roman"/>
        </w:rPr>
        <w:instrText xml:space="preserve"> ADDIN EN.CITE &lt;EndNote&gt;&lt;Cite&gt;&lt;Author&gt;McGrath&lt;/Author&gt;&lt;Year&gt;2023&lt;/Year&gt;&lt;IDText&gt;metamedian: An R package for meta-analyzing studies reporting medians&lt;/IDText&gt;&lt;DisplayText&gt;[16]&lt;/DisplayText&gt;&lt;record&gt;&lt;urls&gt;&lt;related-urls&gt;&lt;url&gt;https://arxiv.org/pdf/2302.14243.pdf&lt;/url&gt;&lt;/related-urls&gt;&lt;/urls&gt;&lt;titles&gt;&lt;title&gt;metamedian: An R package for meta-analyzing studies reporting medians&lt;/title&gt;&lt;/titles&gt;&lt;contributors&gt;&lt;authors&gt;&lt;author&gt;McGrath, S&lt;/author&gt;&lt;author&gt;Zhao, X&lt;/author&gt;&lt;author&gt;Ozturk, O&lt;/author&gt;&lt;author&gt;Katzenschlager, S&lt;/author&gt;&lt;author&gt;Steele, R&lt;/author&gt;&lt;author&gt;Benedetti, A&lt;/author&gt;&lt;/authors&gt;&lt;/contributors&gt;&lt;added-date format="utc"&gt;1696337236&lt;/added-date&gt;&lt;ref-type name="Unpublished Work"&gt;34&lt;/ref-type&gt;&lt;dates&gt;&lt;year&gt;2023&lt;/year&gt;&lt;/dates&gt;&lt;rec-number&gt;40261&lt;/rec-number&gt;&lt;last-updated-date format="utc"&gt;1696337268&lt;/last-updated-date&gt;&lt;/record&gt;&lt;/Cite&gt;&lt;/EndNote&gt;</w:instrText>
      </w:r>
      <w:r w:rsidR="0089496C">
        <w:rPr>
          <w:rFonts w:cs="Times New Roman"/>
        </w:rPr>
        <w:fldChar w:fldCharType="separate"/>
      </w:r>
      <w:r w:rsidR="0089496C">
        <w:rPr>
          <w:rFonts w:cs="Times New Roman"/>
          <w:noProof/>
        </w:rPr>
        <w:t>[16]</w:t>
      </w:r>
      <w:r w:rsidR="0089496C">
        <w:rPr>
          <w:rFonts w:cs="Times New Roman"/>
        </w:rPr>
        <w:fldChar w:fldCharType="end"/>
      </w:r>
      <w:r w:rsidR="00AD74F8" w:rsidRPr="00AA2A12">
        <w:rPr>
          <w:rFonts w:cs="Times New Roman"/>
        </w:rPr>
        <w:t xml:space="preserve">, and </w:t>
      </w:r>
      <w:ins w:id="122" w:author="Chris Gaskell" w:date="2023-10-18T18:30:00Z">
        <w:r w:rsidR="00AD146F">
          <w:rPr>
            <w:rFonts w:cs="Times New Roman"/>
          </w:rPr>
          <w:t xml:space="preserve">finally </w:t>
        </w:r>
      </w:ins>
      <w:r w:rsidR="00AD74F8" w:rsidRPr="00AA2A12">
        <w:rPr>
          <w:rFonts w:cs="Times New Roman"/>
        </w:rPr>
        <w:t>proportion</w:t>
      </w:r>
      <w:r w:rsidR="00B94880" w:rsidRPr="00AA2A12">
        <w:rPr>
          <w:rFonts w:cs="Times New Roman"/>
        </w:rPr>
        <w:t>s</w:t>
      </w:r>
      <w:r w:rsidR="00AD74F8" w:rsidRPr="00AA2A12">
        <w:rPr>
          <w:rFonts w:cs="Times New Roman"/>
        </w:rPr>
        <w:t xml:space="preserve"> were handled using the </w:t>
      </w:r>
      <w:proofErr w:type="spellStart"/>
      <w:r w:rsidR="00AD74F8" w:rsidRPr="00AA2A12">
        <w:rPr>
          <w:rFonts w:cs="Times New Roman"/>
          <w:i/>
          <w:iCs/>
        </w:rPr>
        <w:lastRenderedPageBreak/>
        <w:t>metaprop</w:t>
      </w:r>
      <w:proofErr w:type="spellEnd"/>
      <w:r w:rsidR="00AD74F8" w:rsidRPr="00AA2A12">
        <w:rPr>
          <w:rFonts w:cs="Times New Roman"/>
          <w:i/>
          <w:iCs/>
        </w:rPr>
        <w:t xml:space="preserve"> </w:t>
      </w:r>
      <w:r w:rsidR="00AD74F8" w:rsidRPr="00AA2A12">
        <w:rPr>
          <w:rFonts w:cs="Times New Roman"/>
        </w:rPr>
        <w:t>package</w:t>
      </w:r>
      <w:ins w:id="123" w:author="Chris Gaskell" w:date="2023-10-18T18:30:00Z">
        <w:r w:rsidR="007C0A8C">
          <w:rPr>
            <w:rFonts w:cs="Times New Roman"/>
          </w:rPr>
          <w:t xml:space="preserve"> (</w:t>
        </w:r>
        <w:commentRangeStart w:id="124"/>
        <w:r w:rsidR="007C0A8C" w:rsidRPr="007C0A8C">
          <w:rPr>
            <w:rFonts w:cs="Times New Roman"/>
            <w:highlight w:val="yellow"/>
            <w:rPrChange w:id="125" w:author="Chris Gaskell" w:date="2023-10-18T18:30:00Z">
              <w:rPr>
                <w:rFonts w:cs="Times New Roman"/>
              </w:rPr>
            </w:rPrChange>
          </w:rPr>
          <w:t>ref</w:t>
        </w:r>
      </w:ins>
      <w:commentRangeEnd w:id="124"/>
      <w:ins w:id="126" w:author="Chris Gaskell" w:date="2023-10-19T18:45:00Z">
        <w:r w:rsidR="0059516C">
          <w:rPr>
            <w:rStyle w:val="CommentReference"/>
            <w:rFonts w:asciiTheme="minorHAnsi" w:hAnsiTheme="minorHAnsi"/>
          </w:rPr>
          <w:commentReference w:id="124"/>
        </w:r>
      </w:ins>
      <w:ins w:id="127" w:author="Chris Gaskell" w:date="2023-10-18T18:30:00Z">
        <w:r w:rsidR="007C0A8C">
          <w:rPr>
            <w:rFonts w:cs="Times New Roman"/>
          </w:rPr>
          <w:t>)</w:t>
        </w:r>
      </w:ins>
      <w:r w:rsidR="0089496C">
        <w:rPr>
          <w:rFonts w:cs="Times New Roman"/>
        </w:rPr>
        <w:t>.</w:t>
      </w:r>
      <w:r w:rsidR="00C059D6">
        <w:rPr>
          <w:rFonts w:cs="Times New Roman"/>
        </w:rPr>
        <w:t xml:space="preserve"> Freeman-Tukey transformations of very low or high proportions were made </w:t>
      </w:r>
      <w:r w:rsidR="0089496C">
        <w:rPr>
          <w:rFonts w:cs="Times New Roman"/>
        </w:rPr>
        <w:fldChar w:fldCharType="begin">
          <w:fldData xml:space="preserve">PEVuZE5vdGU+PENpdGU+PEF1dGhvcj5CYXJlbmRyZWd0PC9BdXRob3I+PFllYXI+MjAxMzwvWWVh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</w:fldData>
        </w:fldChar>
      </w:r>
      <w:r w:rsidR="004226FF">
        <w:rPr>
          <w:rFonts w:cs="Times New Roman"/>
        </w:rPr>
        <w:instrText xml:space="preserve"> ADDIN EN.CITE </w:instrText>
      </w:r>
      <w:r w:rsidR="004226FF">
        <w:rPr>
          <w:rFonts w:cs="Times New Roman"/>
        </w:rPr>
        <w:fldChar w:fldCharType="begin">
          <w:fldData xml:space="preserve">PEVuZE5vdGU+PENpdGU+PEF1dGhvcj5CYXJlbmRyZWd0PC9BdXRob3I+PFllYXI+MjAxMzwvWWVh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</w:fldData>
        </w:fldChar>
      </w:r>
      <w:r w:rsidR="004226FF">
        <w:rPr>
          <w:rFonts w:cs="Times New Roman"/>
        </w:rPr>
        <w:instrText xml:space="preserve"> ADDIN EN.CITE.DATA </w:instrText>
      </w:r>
      <w:r w:rsidR="004226FF">
        <w:rPr>
          <w:rFonts w:cs="Times New Roman"/>
        </w:rPr>
      </w:r>
      <w:r w:rsidR="004226FF">
        <w:rPr>
          <w:rFonts w:cs="Times New Roman"/>
        </w:rPr>
        <w:fldChar w:fldCharType="end"/>
      </w:r>
      <w:r w:rsidR="0089496C">
        <w:rPr>
          <w:rFonts w:cs="Times New Roman"/>
        </w:rPr>
      </w:r>
      <w:r w:rsidR="0089496C">
        <w:rPr>
          <w:rFonts w:cs="Times New Roman"/>
        </w:rPr>
        <w:fldChar w:fldCharType="separate"/>
      </w:r>
      <w:r w:rsidR="004226FF">
        <w:rPr>
          <w:rFonts w:cs="Times New Roman"/>
          <w:noProof/>
        </w:rPr>
        <w:t>[25]</w:t>
      </w:r>
      <w:r w:rsidR="0089496C">
        <w:rPr>
          <w:rFonts w:cs="Times New Roman"/>
        </w:rPr>
        <w:fldChar w:fldCharType="end"/>
      </w:r>
      <w:r w:rsidR="00AD74F8" w:rsidRPr="00AA2A12">
        <w:rPr>
          <w:rFonts w:cs="Times New Roman"/>
          <w:kern w:val="28"/>
          <w:lang w:val="en" w:eastAsia="en-CA"/>
        </w:rPr>
        <w:t>.</w:t>
      </w:r>
      <w:r w:rsidR="00AD74F8" w:rsidRPr="007B38F1">
        <w:rPr>
          <w:rFonts w:cs="Times New Roman"/>
          <w:kern w:val="28"/>
          <w:lang w:val="en" w:eastAsia="en-CA"/>
        </w:rPr>
        <w:t xml:space="preserve"> </w:t>
      </w:r>
    </w:p>
    <w:p w14:paraId="30E4ED35" w14:textId="5BD2A47F" w:rsidR="00A60DB7" w:rsidRDefault="000B4F41" w:rsidP="00A60DB7">
      <w:pPr>
        <w:pStyle w:val="FirstParagraph"/>
        <w:rPr>
          <w:rFonts w:cs="Times New Roman"/>
        </w:rPr>
      </w:pPr>
      <w:r w:rsidRPr="007B38F1">
        <w:rPr>
          <w:rFonts w:cs="Times New Roman"/>
        </w:rPr>
        <w:t xml:space="preserve">For </w:t>
      </w:r>
      <w:r w:rsidR="00D51407" w:rsidRPr="007B38F1">
        <w:rPr>
          <w:rFonts w:cs="Times New Roman"/>
        </w:rPr>
        <w:t xml:space="preserve">the primary meta-analysis (seizure freedom), we sought to </w:t>
      </w:r>
      <w:r w:rsidR="00182A69" w:rsidRPr="007B38F1">
        <w:rPr>
          <w:rFonts w:cs="Times New Roman"/>
        </w:rPr>
        <w:t xml:space="preserve">explore under what conditions </w:t>
      </w:r>
      <w:r w:rsidR="004903F4">
        <w:rPr>
          <w:rFonts w:cs="Times New Roman"/>
        </w:rPr>
        <w:t>study outcomes</w:t>
      </w:r>
      <w:r w:rsidR="00182A69" w:rsidRPr="007B38F1">
        <w:rPr>
          <w:rFonts w:cs="Times New Roman"/>
        </w:rPr>
        <w:t xml:space="preserve"> significantly vary</w:t>
      </w:r>
      <w:r w:rsidR="00D51407" w:rsidRPr="007B38F1">
        <w:rPr>
          <w:rFonts w:cs="Times New Roman"/>
        </w:rPr>
        <w:t xml:space="preserve"> </w:t>
      </w:r>
      <w:r w:rsidR="004903F4">
        <w:rPr>
          <w:rFonts w:cs="Times New Roman"/>
        </w:rPr>
        <w:t xml:space="preserve">using </w:t>
      </w:r>
      <w:r w:rsidR="00182A69" w:rsidRPr="007B38F1">
        <w:rPr>
          <w:rFonts w:cs="Times New Roman"/>
        </w:rPr>
        <w:t>categorical</w:t>
      </w:r>
      <w:del w:id="128" w:author="Chris Gaskell" w:date="2023-10-18T18:31:00Z">
        <w:r w:rsidR="00182A69" w:rsidRPr="007B38F1" w:rsidDel="003445A5">
          <w:rPr>
            <w:rFonts w:cs="Times New Roman"/>
          </w:rPr>
          <w:delText xml:space="preserve"> (subgroup)</w:delText>
        </w:r>
      </w:del>
      <w:r w:rsidR="00182A69" w:rsidRPr="007B38F1">
        <w:rPr>
          <w:rFonts w:cs="Times New Roman"/>
        </w:rPr>
        <w:t xml:space="preserve"> and continuous moderator variables</w:t>
      </w:r>
      <w:del w:id="129" w:author="Chris Gaskell" w:date="2023-10-18T18:31:00Z">
        <w:r w:rsidR="00182A69" w:rsidRPr="007B38F1" w:rsidDel="003445A5">
          <w:rPr>
            <w:rFonts w:cs="Times New Roman"/>
          </w:rPr>
          <w:delText xml:space="preserve"> (meta-regression)</w:delText>
        </w:r>
      </w:del>
      <w:r w:rsidR="00182A69" w:rsidRPr="007B38F1">
        <w:rPr>
          <w:rFonts w:cs="Times New Roman"/>
        </w:rPr>
        <w:t>. For subgroup moderators, the QM test (</w:t>
      </w:r>
      <w:del w:id="130" w:author="Chris Gaskell" w:date="2023-10-18T18:32:00Z">
        <w:r w:rsidR="00182A69" w:rsidRPr="007B38F1" w:rsidDel="001A0127">
          <w:rPr>
            <w:rFonts w:cs="Times New Roman"/>
          </w:rPr>
          <w:delText xml:space="preserve">i.e., </w:delText>
        </w:r>
      </w:del>
      <w:r w:rsidR="00182A69" w:rsidRPr="007B38F1">
        <w:rPr>
          <w:rFonts w:cs="Times New Roman"/>
        </w:rPr>
        <w:t xml:space="preserve">Wald-type test of the model coefficients) was used to examine differences between moderator levels and a designated reference level. A significant QM test </w:t>
      </w:r>
      <w:del w:id="131" w:author="Chris Gaskell" w:date="2023-10-18T18:32:00Z">
        <w:r w:rsidR="00182A69" w:rsidRPr="007B38F1" w:rsidDel="001A0127">
          <w:rPr>
            <w:rFonts w:cs="Times New Roman"/>
          </w:rPr>
          <w:delText xml:space="preserve">infers that there are </w:delText>
        </w:r>
      </w:del>
      <w:ins w:id="132" w:author="Chris Gaskell" w:date="2023-10-18T18:32:00Z">
        <w:r w:rsidR="001A0127">
          <w:rPr>
            <w:rFonts w:cs="Times New Roman"/>
          </w:rPr>
          <w:t xml:space="preserve">indicates </w:t>
        </w:r>
      </w:ins>
      <w:r w:rsidR="00182A69" w:rsidRPr="007B38F1">
        <w:rPr>
          <w:rFonts w:cs="Times New Roman"/>
        </w:rPr>
        <w:t>significant differences between moderator levels. Moderator output was reported in absolute terms (i.e., not relevant to an intercept)</w:t>
      </w:r>
      <w:del w:id="133" w:author="Chris Gaskell" w:date="2023-10-18T18:32:00Z">
        <w:r w:rsidR="00182A69" w:rsidRPr="007B38F1" w:rsidDel="00D471D9">
          <w:rPr>
            <w:rFonts w:cs="Times New Roman"/>
          </w:rPr>
          <w:delText xml:space="preserve"> to support reader interpretation</w:delText>
        </w:r>
      </w:del>
      <w:r w:rsidR="00182A69" w:rsidRPr="007B38F1">
        <w:rPr>
          <w:rFonts w:cs="Times New Roman"/>
        </w:rPr>
        <w:t xml:space="preserve">. Correction for multiple moderators (i.e., Bonferroni) </w:t>
      </w:r>
      <w:r w:rsidR="00C059D6" w:rsidRPr="007B38F1">
        <w:rPr>
          <w:rFonts w:cs="Times New Roman"/>
        </w:rPr>
        <w:t xml:space="preserve">was not employed due to </w:t>
      </w:r>
      <w:r w:rsidR="00C059D6">
        <w:rPr>
          <w:rFonts w:cs="Times New Roman"/>
        </w:rPr>
        <w:t xml:space="preserve">high risk for false negative results </w:t>
      </w:r>
      <w:r w:rsidR="00A60DB7">
        <w:rPr>
          <w:rFonts w:cs="Times New Roman"/>
        </w:rPr>
        <w:fldChar w:fldCharType="begin"/>
      </w:r>
      <w:r w:rsidR="004226FF">
        <w:rPr>
          <w:rFonts w:cs="Times New Roman"/>
        </w:rPr>
        <w:instrText xml:space="preserve"> ADDIN EN.CITE &lt;EndNote&gt;&lt;Cite&gt;&lt;Author&gt;Perneger&lt;/Author&gt;&lt;Year&gt;1998&lt;/Year&gt;&lt;IDText&gt;What&amp;apos;s wrong with Bonferroni adjustments&lt;/IDText&gt;&lt;DisplayText&gt;[26]&lt;/DisplayText&gt;&lt;record&gt;&lt;keywords&gt;&lt;keyword&gt;Biomedical research&lt;/keyword&gt;&lt;keyword&gt;Confidence intervals&lt;/keyword&gt;&lt;keyword&gt;Data Interpretation, Statistical&lt;/keyword&gt;&lt;keyword&gt;Economic models&lt;/keyword&gt;&lt;keyword&gt;Education and Debate&lt;/keyword&gt;&lt;keyword&gt;Epidemiology&lt;/keyword&gt;&lt;keyword&gt;Error rates&lt;/keyword&gt;&lt;keyword&gt;False negative errors&lt;/keyword&gt;&lt;keyword&gt;Heart attacks&lt;/keyword&gt;&lt;keyword&gt;Inference&lt;/keyword&gt;&lt;keyword&gt;Laboratories&lt;/keyword&gt;&lt;keyword&gt;Null hypothesis&lt;/keyword&gt;&lt;keyword&gt;P values&lt;/keyword&gt;&lt;keyword&gt;Probability&lt;/keyword&gt;&lt;keyword&gt;Researchers&lt;/keyword&gt;&lt;keyword&gt;Statistical inferences&lt;/keyword&gt;&lt;keyword&gt;Statistical significance&lt;/keyword&gt;&lt;keyword&gt;Statistical tests&lt;/keyword&gt;&lt;keyword&gt;Statistics as Topic - methods&lt;/keyword&gt;&lt;keyword&gt;Studies&lt;/keyword&gt;&lt;keyword&gt;Variables&lt;/keyword&gt;&lt;/keywords&gt;&lt;isbn&gt;0959-8138&lt;/isbn&gt;&lt;titles&gt;&lt;title&gt;What&amp;apos;s wrong with Bonferroni adjustments&lt;/title&gt;&lt;secondary-title&gt;BMJ&lt;/secondary-title&gt;&lt;/titles&gt;&lt;pages&gt;1236-1238&lt;/pages&gt;&lt;number&gt;7139&lt;/number&gt;&lt;contributors&gt;&lt;authors&gt;&lt;author&gt;Perneger, Thomas V.&lt;/author&gt;&lt;/authors&gt;&lt;/contributors&gt;&lt;added-date format="utc"&gt;1696856371&lt;/added-date&gt;&lt;pub-location&gt;England&lt;/pub-location&gt;&lt;ref-type name="Journal Article"&gt;17&lt;/ref-type&gt;&lt;dates&gt;&lt;year&gt;1998&lt;/year&gt;&lt;/dates&gt;&lt;rec-number&gt;40355&lt;/rec-number&gt;&lt;publisher&gt;England: British Medical Journal Publishing Group&lt;/publisher&gt;&lt;last-updated-date format="utc"&gt;1696856371&lt;/last-updated-date&gt;&lt;electronic-resource-num&gt;10.1136/bmj.316.7139.1236&lt;/electronic-resource-num&gt;&lt;volume&gt;316&lt;/volume&gt;&lt;/record&gt;&lt;/Cite&gt;&lt;/EndNote&gt;</w:instrText>
      </w:r>
      <w:r w:rsidR="00A60DB7">
        <w:rPr>
          <w:rFonts w:cs="Times New Roman"/>
        </w:rPr>
        <w:fldChar w:fldCharType="separate"/>
      </w:r>
      <w:r w:rsidR="004226FF">
        <w:rPr>
          <w:rFonts w:cs="Times New Roman"/>
          <w:noProof/>
        </w:rPr>
        <w:t>[26]</w:t>
      </w:r>
      <w:r w:rsidR="00A60DB7">
        <w:rPr>
          <w:rFonts w:cs="Times New Roman"/>
        </w:rPr>
        <w:fldChar w:fldCharType="end"/>
      </w:r>
      <w:r w:rsidR="00A60DB7">
        <w:rPr>
          <w:rFonts w:cs="Times New Roman"/>
        </w:rPr>
        <w:t xml:space="preserve">. </w:t>
      </w:r>
    </w:p>
    <w:p w14:paraId="15900A15" w14:textId="6D431C77" w:rsidR="008E4179" w:rsidRPr="000A1107" w:rsidRDefault="00322380" w:rsidP="00A60DB7">
      <w:pPr>
        <w:pStyle w:val="FirstParagraph"/>
        <w:rPr>
          <w:rFonts w:cs="Times New Roman"/>
        </w:rPr>
      </w:pPr>
      <w:r w:rsidRPr="007B38F1">
        <w:rPr>
          <w:rFonts w:cs="Times New Roman"/>
        </w:rPr>
        <w:t>F</w:t>
      </w:r>
      <w:r w:rsidR="00182A69" w:rsidRPr="007B38F1">
        <w:rPr>
          <w:rFonts w:cs="Times New Roman"/>
        </w:rPr>
        <w:t>orest plot</w:t>
      </w:r>
      <w:r w:rsidRPr="007B38F1">
        <w:rPr>
          <w:rFonts w:cs="Times New Roman"/>
        </w:rPr>
        <w:t xml:space="preserve">s </w:t>
      </w:r>
      <w:r w:rsidR="00226E25">
        <w:rPr>
          <w:rFonts w:cs="Times New Roman"/>
        </w:rPr>
        <w:t>were</w:t>
      </w:r>
      <w:r w:rsidRPr="007B38F1">
        <w:rPr>
          <w:rFonts w:cs="Times New Roman"/>
        </w:rPr>
        <w:t xml:space="preserve"> generated </w:t>
      </w:r>
      <w:r w:rsidR="00182A69" w:rsidRPr="007B38F1">
        <w:rPr>
          <w:rFonts w:cs="Times New Roman"/>
        </w:rPr>
        <w:t xml:space="preserve">using the </w:t>
      </w:r>
      <w:r w:rsidR="00182A69" w:rsidRPr="007B38F1">
        <w:rPr>
          <w:rFonts w:cs="Times New Roman"/>
          <w:i/>
          <w:iCs/>
        </w:rPr>
        <w:t>ggplot2</w:t>
      </w:r>
      <w:r w:rsidR="00762D80">
        <w:rPr>
          <w:rFonts w:cs="Times New Roman"/>
          <w:i/>
          <w:iCs/>
        </w:rPr>
        <w:t xml:space="preserve"> </w:t>
      </w:r>
      <w:r w:rsidR="00762D80" w:rsidRPr="004B022C">
        <w:rPr>
          <w:rFonts w:cs="Times New Roman"/>
        </w:rPr>
        <w:fldChar w:fldCharType="begin"/>
      </w:r>
      <w:r w:rsidR="004226FF" w:rsidRPr="004B022C">
        <w:rPr>
          <w:rFonts w:cs="Times New Roman"/>
        </w:rPr>
        <w:instrText xml:space="preserve"> ADDIN EN.CITE &lt;EndNote&gt;&lt;Cite&gt;&lt;Author&gt;Wickham&lt;/Author&gt;&lt;Year&gt;2016&lt;/Year&gt;&lt;IDText&gt;ggplot2: Elegant graphics for data analysis  .   https://ggplot2.tidyverse.org&lt;/IDText&gt;&lt;DisplayText&gt;[27]&lt;/DisplayText&gt;&lt;record&gt;&lt;titles&gt;&lt;title&gt;&lt;style face="italic" font="default" size="100%"&gt;ggplot2: Elegant graphics for data analysis  &lt;/style&gt;&lt;style font="default" size="100%"&gt;.   https://ggplot2.tidyverse.org&lt;/style&gt;&lt;/title&gt;&lt;/titles&gt;&lt;contributors&gt;&lt;authors&gt;&lt;author&gt;Wickham, H&lt;/author&gt;&lt;/authors&gt;&lt;/contributors&gt;&lt;added-date format="utc"&gt;1696856028&lt;/added-date&gt;&lt;ref-type name="Generic"&gt;13&lt;/ref-type&gt;&lt;dates&gt;&lt;year&gt;2016&lt;/year&gt;&lt;/dates&gt;&lt;rec-number&gt;40352&lt;/rec-number&gt;&lt;last-updated-date format="utc"&gt;1696856042&lt;/last-updated-date&gt;&lt;/record&gt;&lt;/Cite&gt;&lt;/EndNote&gt;</w:instrText>
      </w:r>
      <w:r w:rsidR="00762D80" w:rsidRPr="004B022C">
        <w:rPr>
          <w:rFonts w:cs="Times New Roman"/>
        </w:rPr>
        <w:fldChar w:fldCharType="separate"/>
      </w:r>
      <w:r w:rsidR="004226FF" w:rsidRPr="004B022C">
        <w:rPr>
          <w:rFonts w:cs="Times New Roman"/>
          <w:noProof/>
        </w:rPr>
        <w:t>[27]</w:t>
      </w:r>
      <w:r w:rsidR="00762D80" w:rsidRPr="004B022C">
        <w:rPr>
          <w:rFonts w:cs="Times New Roman"/>
        </w:rPr>
        <w:fldChar w:fldCharType="end"/>
      </w:r>
      <w:r w:rsidR="00182A69" w:rsidRPr="007B38F1">
        <w:rPr>
          <w:rFonts w:cs="Times New Roman"/>
        </w:rPr>
        <w:t xml:space="preserve"> package. The Q statistic </w:t>
      </w:r>
      <w:r w:rsidR="00762D80">
        <w:rPr>
          <w:rFonts w:cs="Times New Roman"/>
        </w:rPr>
        <w:fldChar w:fldCharType="begin"/>
      </w:r>
      <w:r w:rsidR="004226FF">
        <w:rPr>
          <w:rFonts w:cs="Times New Roman"/>
        </w:rPr>
        <w:instrText xml:space="preserve"> ADDIN EN.CITE &lt;EndNote&gt;&lt;Cite&gt;&lt;Author&gt;Cochran&lt;/Author&gt;&lt;Year&gt;1954&lt;/Year&gt;&lt;IDText&gt;The Combination of Estimates from Different Experiments&lt;/IDText&gt;&lt;DisplayText&gt;[28]&lt;/DisplayText&gt;&lt;record&gt;&lt;keywords&gt;&lt;keyword&gt;Biometrics&lt;/keyword&gt;&lt;keyword&gt;Degrees of freedom&lt;/keyword&gt;&lt;keyword&gt;Estimation&lt;/keyword&gt;&lt;keyword&gt;Estimation methods&lt;/keyword&gt;&lt;keyword&gt;Estimators for the mean&lt;/keyword&gt;&lt;keyword&gt;Experiments&lt;/keyword&gt;&lt;keyword&gt;Methodology (Data Analysis)&lt;/keyword&gt;&lt;keyword&gt;Recommendations&lt;/keyword&gt;&lt;keyword&gt;Standard error&lt;/keyword&gt;&lt;keyword&gt;Statistical discrepancies&lt;/keyword&gt;&lt;keyword&gt;Statistical variance&lt;/keyword&gt;&lt;keyword&gt;Unbiased estimators&lt;/keyword&gt;&lt;keyword&gt;Weighted averages&lt;/keyword&gt;&lt;keyword&gt;Weighting&lt;/keyword&gt;&lt;/keywords&gt;&lt;isbn&gt;0006-341X&lt;/isbn&gt;&lt;titles&gt;&lt;title&gt;The Combination of Estimates from Different Experiments&lt;/title&gt;&lt;secondary-title&gt;Biometrics&lt;/secondary-title&gt;&lt;/titles&gt;&lt;pages&gt;101-129&lt;/pages&gt;&lt;number&gt;1&lt;/number&gt;&lt;contributors&gt;&lt;authors&gt;&lt;author&gt;Cochran, William G.&lt;/author&gt;&lt;/authors&gt;&lt;/contributors&gt;&lt;added-date format="utc"&gt;1696856088&lt;/added-date&gt;&lt;ref-type name="Journal Article"&gt;17&lt;/ref-type&gt;&lt;dates&gt;&lt;year&gt;1954&lt;/year&gt;&lt;/dates&gt;&lt;rec-number&gt;40353&lt;/rec-number&gt;&lt;publisher&gt;Biometric Society&lt;/publisher&gt;&lt;last-updated-date format="utc"&gt;1696856088&lt;/last-updated-date&gt;&lt;electronic-resource-num&gt;10.2307/3001666&lt;/electronic-resource-num&gt;&lt;volume&gt;10&lt;/volume&gt;&lt;/record&gt;&lt;/Cite&gt;&lt;/EndNote&gt;</w:instrText>
      </w:r>
      <w:r w:rsidR="00762D80">
        <w:rPr>
          <w:rFonts w:cs="Times New Roman"/>
        </w:rPr>
        <w:fldChar w:fldCharType="separate"/>
      </w:r>
      <w:r w:rsidR="004226FF">
        <w:rPr>
          <w:rFonts w:cs="Times New Roman"/>
          <w:noProof/>
        </w:rPr>
        <w:t>[28]</w:t>
      </w:r>
      <w:r w:rsidR="00762D80">
        <w:rPr>
          <w:rFonts w:cs="Times New Roman"/>
        </w:rPr>
        <w:fldChar w:fldCharType="end"/>
      </w:r>
      <w:r w:rsidR="005F0E99">
        <w:rPr>
          <w:rFonts w:cs="Times New Roman"/>
        </w:rPr>
        <w:t xml:space="preserve"> and the </w:t>
      </w:r>
      <w:r w:rsidR="00182A69" w:rsidRPr="007B38F1">
        <w:rPr>
          <w:rFonts w:cs="Times New Roman"/>
        </w:rPr>
        <w:t>proportion of variance not attributable to sample error (I</w:t>
      </w:r>
      <w:r w:rsidR="00182A69" w:rsidRPr="007B38F1">
        <w:rPr>
          <w:rFonts w:cs="Times New Roman"/>
          <w:vertAlign w:val="superscript"/>
        </w:rPr>
        <w:t>2</w:t>
      </w:r>
      <w:r w:rsidR="00182A69" w:rsidRPr="007B38F1">
        <w:rPr>
          <w:rFonts w:cs="Times New Roman"/>
        </w:rPr>
        <w:t xml:space="preserve">) </w:t>
      </w:r>
      <w:r w:rsidR="00A02F6E">
        <w:rPr>
          <w:rFonts w:cs="Times New Roman"/>
        </w:rPr>
        <w:fldChar w:fldCharType="begin"/>
      </w:r>
      <w:r w:rsidR="004226FF">
        <w:rPr>
          <w:rFonts w:cs="Times New Roman"/>
        </w:rPr>
        <w:instrText xml:space="preserve"> ADDIN EN.CITE &lt;EndNote&gt;&lt;Cite&gt;&lt;Author&gt;Higgins&lt;/Author&gt;&lt;Year&gt;2002&lt;/Year&gt;&lt;IDText&gt;Quantifying heterogeneity in a meta-analysis&lt;/IDText&gt;&lt;DisplayText&gt;[29]&lt;/DisplayText&gt;&lt;record&gt;&lt;keywords&gt;&lt;keyword&gt;Albumins - therapeutic use&lt;/keyword&gt;&lt;keyword&gt;Biological and medical sciences&lt;/keyword&gt;&lt;keyword&gt;Chemotherapy, Adjuvant - methods&lt;/keyword&gt;&lt;keyword&gt;Clinical Trials as Topic - methods&lt;/keyword&gt;&lt;keyword&gt;Cognition Disorders - drug therapy&lt;/keyword&gt;&lt;keyword&gt;Cytidine Diphosphate Choline - therapeutic use&lt;/keyword&gt;&lt;keyword&gt;Fibrosis - therapy&lt;/keyword&gt;&lt;keyword&gt;Fracture Fixation - methods&lt;/keyword&gt;&lt;keyword&gt;Heterogeneity&lt;/keyword&gt;&lt;keyword&gt;Hip Fractures - surgery&lt;/keyword&gt;&lt;keyword&gt;Humans&lt;/keyword&gt;&lt;keyword&gt;Medical sciences&lt;/keyword&gt;&lt;keyword&gt;Meta-analysis&lt;/keyword&gt;&lt;keyword&gt;Meta-Analysis as Topic&lt;/keyword&gt;&lt;keyword&gt;Resuscitation - methods&lt;/keyword&gt;&lt;keyword&gt;Sarcoma - drug therapy&lt;/keyword&gt;&lt;keyword&gt;Sclerotherapy&lt;/keyword&gt;&lt;keyword&gt;Statistics as Topic - methods&lt;/keyword&gt;&lt;/keywords&gt;&lt;isbn&gt;0277-6715&lt;/isbn&gt;&lt;titles&gt;&lt;title&gt;Quantifying heterogeneity in a meta-analysis&lt;/title&gt;&lt;secondary-title&gt;Statist. Med&lt;/secondary-title&gt;&lt;/titles&gt;&lt;pages&gt;1539-1558&lt;/pages&gt;&lt;number&gt;11&lt;/number&gt;&lt;contributors&gt;&lt;authors&gt;&lt;author&gt;Higgins, Julian P. T.&lt;/author&gt;&lt;author&gt;Thompson, Simon G.&lt;/author&gt;&lt;/authors&gt;&lt;/contributors&gt;&lt;added-date format="utc"&gt;1696856168&lt;/added-date&gt;&lt;pub-location&gt;Chichester, UK&lt;/pub-location&gt;&lt;ref-type name="Journal Article"&gt;17&lt;/ref-type&gt;&lt;dates&gt;&lt;year&gt;2002&lt;/year&gt;&lt;/dates&gt;&lt;rec-number&gt;40354&lt;/rec-number&gt;&lt;publisher&gt;Chichester, UK: John Wiley &amp;amp; Sons, Ltd&lt;/publisher&gt;&lt;last-updated-date format="utc"&gt;1696856168&lt;/last-updated-date&gt;&lt;electronic-resource-num&gt;10.1002/sim.1186&lt;/electronic-resource-num&gt;&lt;volume&gt;21&lt;/volume&gt;&lt;/record&gt;&lt;/Cite&gt;&lt;/EndNote&gt;</w:instrText>
      </w:r>
      <w:r w:rsidR="00A02F6E">
        <w:rPr>
          <w:rFonts w:cs="Times New Roman"/>
        </w:rPr>
        <w:fldChar w:fldCharType="separate"/>
      </w:r>
      <w:r w:rsidR="004226FF">
        <w:rPr>
          <w:rFonts w:cs="Times New Roman"/>
          <w:noProof/>
        </w:rPr>
        <w:t>[29]</w:t>
      </w:r>
      <w:r w:rsidR="00A02F6E">
        <w:rPr>
          <w:rFonts w:cs="Times New Roman"/>
        </w:rPr>
        <w:fldChar w:fldCharType="end"/>
      </w:r>
      <w:r w:rsidR="00A02F6E">
        <w:rPr>
          <w:rFonts w:cs="Times New Roman"/>
        </w:rPr>
        <w:t xml:space="preserve"> </w:t>
      </w:r>
      <w:r w:rsidR="005F0E99">
        <w:rPr>
          <w:rFonts w:cs="Times New Roman"/>
        </w:rPr>
        <w:t>were</w:t>
      </w:r>
      <w:r w:rsidR="00182A69" w:rsidRPr="007B38F1">
        <w:rPr>
          <w:rFonts w:cs="Times New Roman"/>
        </w:rPr>
        <w:t xml:space="preserve"> reported to assess heterogeneity.</w:t>
      </w:r>
      <w:r w:rsidR="001A5E30">
        <w:rPr>
          <w:rFonts w:cs="Times New Roman"/>
        </w:rPr>
        <w:t xml:space="preserve"> </w:t>
      </w:r>
      <w:r w:rsidR="00AC4826" w:rsidRPr="00B67405">
        <w:rPr>
          <w:rFonts w:cs="Times New Roman"/>
          <w:iCs/>
          <w:color w:val="000000" w:themeColor="text1"/>
        </w:rPr>
        <w:sym w:font="Symbol" w:char="F074"/>
      </w:r>
      <w:r w:rsidR="00AC4826" w:rsidRPr="004804AB">
        <w:rPr>
          <w:rFonts w:cs="Times New Roman"/>
          <w:iCs/>
          <w:color w:val="000000" w:themeColor="text1"/>
          <w:vertAlign w:val="superscript"/>
        </w:rPr>
        <w:t>2</w:t>
      </w:r>
      <w:r w:rsidR="00AC4826">
        <w:rPr>
          <w:rFonts w:cs="Times New Roman"/>
          <w:iCs/>
          <w:color w:val="000000" w:themeColor="text1"/>
        </w:rPr>
        <w:t xml:space="preserve"> </w:t>
      </w:r>
      <w:r w:rsidR="00AA04A8">
        <w:rPr>
          <w:rFonts w:cs="Times New Roman"/>
        </w:rPr>
        <w:t xml:space="preserve">was reported to quantify </w:t>
      </w:r>
      <w:r w:rsidR="00AA04A8" w:rsidRPr="00AA04A8">
        <w:rPr>
          <w:rFonts w:cs="Times New Roman"/>
        </w:rPr>
        <w:t>variance in true effect sizes</w:t>
      </w:r>
      <w:r w:rsidR="00AC4826">
        <w:rPr>
          <w:rFonts w:cs="Times New Roman"/>
        </w:rPr>
        <w:t xml:space="preserve">. </w:t>
      </w:r>
      <w:r w:rsidR="00182A69" w:rsidRPr="007B38F1">
        <w:rPr>
          <w:rFonts w:cs="Times New Roman"/>
        </w:rPr>
        <w:t xml:space="preserve">The impact of publication bias on treatment estimates </w:t>
      </w:r>
      <w:r w:rsidR="00226E25">
        <w:rPr>
          <w:rFonts w:cs="Times New Roman"/>
        </w:rPr>
        <w:t>was</w:t>
      </w:r>
      <w:r w:rsidR="00182A69" w:rsidRPr="007B38F1">
        <w:rPr>
          <w:rFonts w:cs="Times New Roman"/>
        </w:rPr>
        <w:t xml:space="preserve"> visualised using funnel plots and assessed statistically using Egger’s regression test for funnel plot asymmetry.</w:t>
      </w:r>
    </w:p>
    <w:p w14:paraId="2B23AC63" w14:textId="77777777" w:rsidR="00322380" w:rsidRPr="007B38F1" w:rsidRDefault="00322380" w:rsidP="008E4179">
      <w:pPr>
        <w:pStyle w:val="FirstParagraph"/>
        <w:ind w:firstLine="0"/>
        <w:rPr>
          <w:rFonts w:cs="Times New Roman"/>
        </w:rPr>
      </w:pPr>
    </w:p>
    <w:p w14:paraId="52F32F7F" w14:textId="78BBBC38" w:rsidR="000E5416" w:rsidRPr="00591798" w:rsidRDefault="00DA23AC">
      <w:pPr>
        <w:pStyle w:val="Heading1"/>
        <w:rPr>
          <w:rFonts w:cs="Times New Roman"/>
          <w:szCs w:val="24"/>
        </w:rPr>
      </w:pPr>
      <w:bookmarkStart w:id="134" w:name="Xb4dc3cd440a5b7f3aa69e7d0e218f99ee9fc8bf"/>
      <w:r w:rsidRPr="00591798">
        <w:rPr>
          <w:rFonts w:cs="Times New Roman"/>
          <w:szCs w:val="24"/>
        </w:rPr>
        <w:lastRenderedPageBreak/>
        <w:t>Results</w:t>
      </w:r>
    </w:p>
    <w:p w14:paraId="4AA8ADF9" w14:textId="34607DC0" w:rsidR="001005C5" w:rsidRPr="007D367A" w:rsidRDefault="00F46C5D" w:rsidP="007D367A">
      <w:pPr>
        <w:pStyle w:val="Heading2"/>
        <w:rPr>
          <w:rFonts w:cs="Times New Roman"/>
          <w:szCs w:val="24"/>
        </w:rPr>
      </w:pPr>
      <w:bookmarkStart w:id="135" w:name="study-selection-and-characteristics"/>
      <w:bookmarkEnd w:id="134"/>
      <w:r w:rsidRPr="00591798">
        <w:rPr>
          <w:rFonts w:cs="Times New Roman"/>
          <w:szCs w:val="24"/>
        </w:rPr>
        <w:t xml:space="preserve">Systematic </w:t>
      </w:r>
      <w:r w:rsidR="004446C5" w:rsidRPr="00591798">
        <w:rPr>
          <w:rFonts w:cs="Times New Roman"/>
          <w:szCs w:val="24"/>
        </w:rPr>
        <w:t>S</w:t>
      </w:r>
      <w:r w:rsidRPr="00591798">
        <w:rPr>
          <w:rFonts w:cs="Times New Roman"/>
          <w:szCs w:val="24"/>
        </w:rPr>
        <w:t>earch</w:t>
      </w:r>
    </w:p>
    <w:p w14:paraId="141A4DF8" w14:textId="3BBF5E62" w:rsidR="00A60DB7" w:rsidDel="00431B46" w:rsidRDefault="007D367A" w:rsidP="004B022C">
      <w:pPr>
        <w:pStyle w:val="FirstParagraph"/>
        <w:rPr>
          <w:del w:id="136" w:author="Chris Gaskell" w:date="2023-10-18T19:21:00Z"/>
          <w:rFonts w:cs="Times New Roman"/>
        </w:rPr>
      </w:pPr>
      <w:r w:rsidRPr="007D367A">
        <w:rPr>
          <w:rFonts w:cs="Times New Roman"/>
        </w:rPr>
        <w:t>One additional eligible study was identified</w:t>
      </w:r>
      <w:r w:rsidR="00BF1F17">
        <w:rPr>
          <w:rFonts w:cs="Times New Roman"/>
        </w:rPr>
        <w:t xml:space="preserve"> </w:t>
      </w:r>
      <w:r w:rsidR="00F6377D">
        <w:fldChar w:fldCharType="begin"/>
      </w:r>
      <w:r w:rsidR="004226FF">
        <w:rPr>
          <w:rFonts w:cs="Times New Roman"/>
        </w:rPr>
        <w:instrText xml:space="preserve"> ADDIN EN.CITE &lt;EndNote&gt;&lt;Cite&gt;&lt;Author&gt;Bhattacharjee&lt;/Author&gt;&lt;Year&gt;2022&lt;/Year&gt;&lt;IDText&gt;Brief online psychotherapy for psychogenic non-epileptic seizures using the psychoeducation-motivational interviewing- self appraisal- grounding (PMSG) model: A multiple baseline case series study&lt;/IDText&gt;&lt;DisplayText&gt;[30]&lt;/DisplayText&gt;&lt;record&gt;&lt;keywords&gt;&lt;keyword&gt;Brief psychotherapy&lt;/keyword&gt;&lt;keyword&gt;COVID-19&lt;/keyword&gt;&lt;keyword&gt;Grounding&lt;/keyword&gt;&lt;keyword&gt;Internet-based intervention&lt;/keyword&gt;&lt;keyword&gt;Online psychotherapy&lt;/keyword&gt;&lt;keyword&gt;Psychogenic non-epileptic seizures&lt;/keyword&gt;&lt;/keywords&gt;&lt;isbn&gt;2773-0212&lt;/isbn&gt;&lt;titles&gt;&lt;title&gt;Brief online psychotherapy for psychogenic non-epileptic seizures using the psychoeducation-motivational interviewing- self appraisal- grounding (PMSG) model: A multiple baseline case series study&lt;/title&gt;&lt;secondary-title&gt;Psychiatry Research Case Reports&lt;/secondary-title&gt;&lt;/titles&gt;&lt;pages&gt;100080&lt;/pages&gt;&lt;number&gt;2&lt;/number&gt;&lt;contributors&gt;&lt;authors&gt;&lt;author&gt;Bhattacharjee, Debanjan&lt;/author&gt;&lt;author&gt;Chakraborty, Avik&lt;/author&gt;&lt;/authors&gt;&lt;/contributors&gt;&lt;added-date format="utc"&gt;1696338120&lt;/added-date&gt;&lt;ref-type name="Journal Article"&gt;17&lt;/ref-type&gt;&lt;dates&gt;&lt;year&gt;2022&lt;/year&gt;&lt;/dates&gt;&lt;rec-number&gt;40301&lt;/rec-number&gt;&lt;publisher&gt;Elsevier B.V&lt;/publisher&gt;&lt;last-updated-date format="utc"&gt;1696338120&lt;/last-updated-date&gt;&lt;electronic-resource-num&gt;10.1016/j.psycr.2022.100080&lt;/electronic-resource-num&gt;&lt;volume&gt;1&lt;/volume&gt;&lt;/record&gt;&lt;/Cite&gt;&lt;/EndNote&gt;</w:instrText>
      </w:r>
      <w:r w:rsidR="00F6377D">
        <w:fldChar w:fldCharType="separate"/>
      </w:r>
      <w:r w:rsidR="004226FF">
        <w:rPr>
          <w:rFonts w:cs="Times New Roman"/>
          <w:noProof/>
        </w:rPr>
        <w:t>[30]</w:t>
      </w:r>
      <w:r w:rsidR="00F6377D">
        <w:fldChar w:fldCharType="end"/>
      </w:r>
      <w:r w:rsidR="004B022C">
        <w:rPr>
          <w:rFonts w:cs="Times New Roman"/>
        </w:rPr>
        <w:t xml:space="preserve"> from the original search</w:t>
      </w:r>
      <w:r w:rsidR="00F6377D">
        <w:rPr>
          <w:rFonts w:cs="Times New Roman"/>
        </w:rPr>
        <w:t xml:space="preserve">, </w:t>
      </w:r>
      <w:r w:rsidR="00A70484">
        <w:rPr>
          <w:rFonts w:cs="Times New Roman"/>
        </w:rPr>
        <w:t xml:space="preserve">thus </w:t>
      </w:r>
      <w:r w:rsidR="00885B9A" w:rsidRPr="00591798">
        <w:rPr>
          <w:rFonts w:cs="Times New Roman"/>
        </w:rPr>
        <w:t>resulting in the current review consisting of 43 studies</w:t>
      </w:r>
      <w:r w:rsidR="00BA4959">
        <w:rPr>
          <w:rFonts w:cs="Times New Roman"/>
        </w:rPr>
        <w:t xml:space="preserve"> and </w:t>
      </w:r>
      <w:r w:rsidR="00091D00">
        <w:rPr>
          <w:rFonts w:cs="Times New Roman"/>
        </w:rPr>
        <w:t xml:space="preserve">49 </w:t>
      </w:r>
      <w:r w:rsidR="00BA4959">
        <w:rPr>
          <w:rFonts w:cs="Times New Roman"/>
        </w:rPr>
        <w:t>individual samples</w:t>
      </w:r>
      <w:r w:rsidR="00F6377D">
        <w:rPr>
          <w:rFonts w:cs="Times New Roman"/>
        </w:rPr>
        <w:t xml:space="preserve"> (Fig</w:t>
      </w:r>
      <w:r w:rsidR="0052430A">
        <w:rPr>
          <w:rFonts w:cs="Times New Roman"/>
        </w:rPr>
        <w:t>ure</w:t>
      </w:r>
      <w:r w:rsidR="00F6377D">
        <w:rPr>
          <w:rFonts w:cs="Times New Roman"/>
        </w:rPr>
        <w:t xml:space="preserve"> 1)</w:t>
      </w:r>
      <w:r w:rsidR="00044891">
        <w:rPr>
          <w:rStyle w:val="FootnoteReference"/>
          <w:rFonts w:cs="Times New Roman"/>
        </w:rPr>
        <w:footnoteReference w:id="2"/>
      </w:r>
      <w:r w:rsidR="00885B9A" w:rsidRPr="00591798">
        <w:rPr>
          <w:rFonts w:cs="Times New Roman"/>
        </w:rPr>
        <w:t xml:space="preserve">. </w:t>
      </w:r>
      <w:r w:rsidR="00B334DB">
        <w:rPr>
          <w:rFonts w:cs="Times New Roman"/>
        </w:rPr>
        <w:t>See Table 3 for</w:t>
      </w:r>
      <w:r w:rsidR="00554345" w:rsidRPr="00591798">
        <w:rPr>
          <w:rFonts w:cs="Times New Roman"/>
        </w:rPr>
        <w:t xml:space="preserve"> </w:t>
      </w:r>
      <w:r w:rsidR="00B334DB">
        <w:rPr>
          <w:rFonts w:cs="Times New Roman"/>
        </w:rPr>
        <w:t xml:space="preserve">a </w:t>
      </w:r>
      <w:r w:rsidR="00554345" w:rsidRPr="00591798">
        <w:rPr>
          <w:rFonts w:cs="Times New Roman"/>
        </w:rPr>
        <w:t>full list of the included studies</w:t>
      </w:r>
      <w:r w:rsidR="00B334DB">
        <w:rPr>
          <w:rFonts w:cs="Times New Roman"/>
        </w:rPr>
        <w:t xml:space="preserve">. </w:t>
      </w:r>
    </w:p>
    <w:p w14:paraId="44C79458" w14:textId="77777777" w:rsidR="004B022C" w:rsidRPr="004B022C" w:rsidRDefault="004B022C">
      <w:pPr>
        <w:pStyle w:val="FirstParagraph"/>
        <w:pPrChange w:id="137" w:author="Chris Gaskell" w:date="2023-10-18T19:21:00Z">
          <w:pPr>
            <w:pStyle w:val="BodyText"/>
          </w:pPr>
        </w:pPrChange>
      </w:pPr>
    </w:p>
    <w:p w14:paraId="656CAB9A" w14:textId="77777777" w:rsidR="00696949" w:rsidRPr="00591798" w:rsidRDefault="00696949" w:rsidP="00696949">
      <w:pPr>
        <w:pStyle w:val="BodyText2"/>
        <w:rPr>
          <w:rFonts w:ascii="Times New Roman" w:hAnsi="Times New Roman" w:cs="Times New Roman"/>
          <w:b/>
          <w:bCs/>
        </w:rPr>
      </w:pPr>
      <w:r w:rsidRPr="00591798">
        <w:rPr>
          <w:rFonts w:ascii="Times New Roman" w:hAnsi="Times New Roman" w:cs="Times New Roman"/>
          <w:b/>
          <w:bCs/>
        </w:rPr>
        <w:t>Study characteristics</w:t>
      </w:r>
    </w:p>
    <w:p w14:paraId="145A462D" w14:textId="39B46A19" w:rsidR="00DF4201" w:rsidRDefault="00F6377D" w:rsidP="00724750">
      <w:pPr>
        <w:pStyle w:val="BodyText2"/>
        <w:ind w:firstLine="720"/>
        <w:rPr>
          <w:rFonts w:ascii="Times New Roman" w:hAnsi="Times New Roman" w:cs="Times New Roman"/>
        </w:rPr>
      </w:pPr>
      <w:r>
        <w:rPr>
          <w:rFonts w:ascii="Times New Roman" w:hAnsi="Times New Roman" w:cs="Times New Roman"/>
        </w:rPr>
        <w:t>D</w:t>
      </w:r>
      <w:r w:rsidR="00696949">
        <w:rPr>
          <w:rFonts w:ascii="Times New Roman" w:hAnsi="Times New Roman" w:cs="Times New Roman"/>
        </w:rPr>
        <w:t>ata was collected from 1</w:t>
      </w:r>
      <w:r w:rsidR="00FB3F62">
        <w:rPr>
          <w:rFonts w:ascii="Times New Roman" w:hAnsi="Times New Roman" w:cs="Times New Roman"/>
        </w:rPr>
        <w:t>,</w:t>
      </w:r>
      <w:r w:rsidR="009A4945">
        <w:rPr>
          <w:rFonts w:ascii="Times New Roman" w:hAnsi="Times New Roman" w:cs="Times New Roman"/>
        </w:rPr>
        <w:t>300</w:t>
      </w:r>
      <w:r w:rsidR="00696949">
        <w:rPr>
          <w:rFonts w:ascii="Times New Roman" w:hAnsi="Times New Roman" w:cs="Times New Roman"/>
        </w:rPr>
        <w:t xml:space="preserve"> </w:t>
      </w:r>
      <w:r w:rsidR="00B448FC">
        <w:rPr>
          <w:rFonts w:ascii="Times New Roman" w:hAnsi="Times New Roman" w:cs="Times New Roman"/>
        </w:rPr>
        <w:t>patients</w:t>
      </w:r>
      <w:r w:rsidR="00696949">
        <w:rPr>
          <w:rFonts w:ascii="Times New Roman" w:hAnsi="Times New Roman" w:cs="Times New Roman"/>
        </w:rPr>
        <w:t xml:space="preserve">. Information on the </w:t>
      </w:r>
      <w:r w:rsidR="007D367A">
        <w:rPr>
          <w:rFonts w:ascii="Times New Roman" w:hAnsi="Times New Roman" w:cs="Times New Roman"/>
        </w:rPr>
        <w:t xml:space="preserve">sex </w:t>
      </w:r>
      <w:r w:rsidR="00696949">
        <w:rPr>
          <w:rFonts w:ascii="Times New Roman" w:hAnsi="Times New Roman" w:cs="Times New Roman"/>
        </w:rPr>
        <w:t>of 4</w:t>
      </w:r>
      <w:r w:rsidR="0068676D">
        <w:rPr>
          <w:rFonts w:ascii="Times New Roman" w:hAnsi="Times New Roman" w:cs="Times New Roman"/>
        </w:rPr>
        <w:t>2</w:t>
      </w:r>
      <w:r w:rsidR="00696949">
        <w:rPr>
          <w:rFonts w:ascii="Times New Roman" w:hAnsi="Times New Roman" w:cs="Times New Roman"/>
        </w:rPr>
        <w:t xml:space="preserve"> </w:t>
      </w:r>
      <w:r w:rsidR="005325FB">
        <w:rPr>
          <w:rFonts w:ascii="Times New Roman" w:hAnsi="Times New Roman" w:cs="Times New Roman"/>
        </w:rPr>
        <w:t xml:space="preserve">samples </w:t>
      </w:r>
      <w:r w:rsidR="00150E5C">
        <w:rPr>
          <w:rFonts w:ascii="Times New Roman" w:hAnsi="Times New Roman" w:cs="Times New Roman"/>
        </w:rPr>
        <w:t xml:space="preserve">(87.5%) </w:t>
      </w:r>
      <w:r w:rsidR="00696949">
        <w:rPr>
          <w:rFonts w:ascii="Times New Roman" w:hAnsi="Times New Roman" w:cs="Times New Roman"/>
        </w:rPr>
        <w:t>were reported</w:t>
      </w:r>
      <w:r w:rsidR="00696949" w:rsidRPr="00591798">
        <w:rPr>
          <w:rFonts w:ascii="Times New Roman" w:hAnsi="Times New Roman" w:cs="Times New Roman"/>
        </w:rPr>
        <w:t xml:space="preserve">, with females comprising </w:t>
      </w:r>
      <w:r w:rsidR="006C5473">
        <w:rPr>
          <w:rFonts w:ascii="Times New Roman" w:hAnsi="Times New Roman" w:cs="Times New Roman"/>
        </w:rPr>
        <w:t>68.</w:t>
      </w:r>
      <w:r w:rsidR="0068676D">
        <w:rPr>
          <w:rFonts w:ascii="Times New Roman" w:hAnsi="Times New Roman" w:cs="Times New Roman"/>
        </w:rPr>
        <w:t>2</w:t>
      </w:r>
      <w:r w:rsidR="00696949" w:rsidRPr="00591798">
        <w:rPr>
          <w:rFonts w:ascii="Times New Roman" w:hAnsi="Times New Roman" w:cs="Times New Roman"/>
        </w:rPr>
        <w:t>% of patients</w:t>
      </w:r>
      <w:r w:rsidR="00696949">
        <w:rPr>
          <w:rFonts w:ascii="Times New Roman" w:hAnsi="Times New Roman" w:cs="Times New Roman"/>
        </w:rPr>
        <w:t xml:space="preserve"> (</w:t>
      </w:r>
      <w:r w:rsidR="00926541" w:rsidRPr="00926541">
        <w:rPr>
          <w:rFonts w:ascii="Times New Roman" w:hAnsi="Times New Roman" w:cs="Times New Roman"/>
          <w:i/>
          <w:iCs/>
        </w:rPr>
        <w:t>N</w:t>
      </w:r>
      <w:r w:rsidR="00696949">
        <w:rPr>
          <w:rFonts w:ascii="Times New Roman" w:hAnsi="Times New Roman" w:cs="Times New Roman"/>
        </w:rPr>
        <w:t>=8</w:t>
      </w:r>
      <w:r w:rsidR="0068676D">
        <w:rPr>
          <w:rFonts w:ascii="Times New Roman" w:hAnsi="Times New Roman" w:cs="Times New Roman"/>
        </w:rPr>
        <w:t>86</w:t>
      </w:r>
      <w:r w:rsidR="00696949">
        <w:rPr>
          <w:rFonts w:ascii="Times New Roman" w:hAnsi="Times New Roman" w:cs="Times New Roman"/>
        </w:rPr>
        <w:t xml:space="preserve">). </w:t>
      </w:r>
      <w:r w:rsidR="00696949" w:rsidRPr="00591798">
        <w:rPr>
          <w:rFonts w:ascii="Times New Roman" w:hAnsi="Times New Roman" w:cs="Times New Roman"/>
        </w:rPr>
        <w:t xml:space="preserve">The </w:t>
      </w:r>
      <w:r w:rsidR="00150E5C">
        <w:rPr>
          <w:rFonts w:ascii="Times New Roman" w:hAnsi="Times New Roman" w:cs="Times New Roman"/>
        </w:rPr>
        <w:t>mean</w:t>
      </w:r>
      <w:r w:rsidR="0021286E">
        <w:rPr>
          <w:rFonts w:ascii="Times New Roman" w:hAnsi="Times New Roman" w:cs="Times New Roman"/>
        </w:rPr>
        <w:t xml:space="preserve"> </w:t>
      </w:r>
      <w:r w:rsidR="00696949" w:rsidRPr="00591798">
        <w:rPr>
          <w:rFonts w:ascii="Times New Roman" w:hAnsi="Times New Roman" w:cs="Times New Roman"/>
        </w:rPr>
        <w:t xml:space="preserve">age </w:t>
      </w:r>
      <w:r w:rsidR="00150E5C">
        <w:rPr>
          <w:rFonts w:ascii="Times New Roman" w:hAnsi="Times New Roman" w:cs="Times New Roman"/>
        </w:rPr>
        <w:t xml:space="preserve">of </w:t>
      </w:r>
      <w:r w:rsidR="00150E5C" w:rsidRPr="00150E5C">
        <w:rPr>
          <w:rFonts w:ascii="Times New Roman" w:hAnsi="Times New Roman" w:cs="Times New Roman"/>
        </w:rPr>
        <w:t xml:space="preserve">participants </w:t>
      </w:r>
      <w:r w:rsidR="00627F18" w:rsidRPr="00150E5C">
        <w:rPr>
          <w:rFonts w:ascii="Times New Roman" w:hAnsi="Times New Roman" w:cs="Times New Roman"/>
        </w:rPr>
        <w:t xml:space="preserve">was </w:t>
      </w:r>
      <w:r w:rsidR="00696949" w:rsidRPr="00150E5C">
        <w:rPr>
          <w:rFonts w:ascii="Times New Roman" w:hAnsi="Times New Roman" w:cs="Times New Roman"/>
        </w:rPr>
        <w:t>36.</w:t>
      </w:r>
      <w:r w:rsidR="00150E5C" w:rsidRPr="00150E5C">
        <w:rPr>
          <w:rFonts w:ascii="Times New Roman" w:hAnsi="Times New Roman" w:cs="Times New Roman"/>
        </w:rPr>
        <w:t>5</w:t>
      </w:r>
      <w:r w:rsidR="00696949" w:rsidRPr="00150E5C">
        <w:rPr>
          <w:rFonts w:ascii="Times New Roman" w:hAnsi="Times New Roman" w:cs="Times New Roman"/>
        </w:rPr>
        <w:t xml:space="preserve"> years</w:t>
      </w:r>
      <w:r w:rsidR="00627F18" w:rsidRPr="00150E5C">
        <w:rPr>
          <w:rFonts w:ascii="Times New Roman" w:hAnsi="Times New Roman" w:cs="Times New Roman"/>
        </w:rPr>
        <w:t xml:space="preserve"> (</w:t>
      </w:r>
      <w:r w:rsidR="00627F18" w:rsidRPr="00150E5C">
        <w:rPr>
          <w:rFonts w:ascii="Times New Roman" w:hAnsi="Times New Roman" w:cs="Times New Roman"/>
          <w:i/>
          <w:iCs/>
        </w:rPr>
        <w:t>k</w:t>
      </w:r>
      <w:r w:rsidR="00627F18" w:rsidRPr="00150E5C">
        <w:rPr>
          <w:rFonts w:ascii="Times New Roman" w:hAnsi="Times New Roman" w:cs="Times New Roman"/>
        </w:rPr>
        <w:t>=4</w:t>
      </w:r>
      <w:r w:rsidR="00150E5C" w:rsidRPr="00150E5C">
        <w:rPr>
          <w:rFonts w:ascii="Times New Roman" w:hAnsi="Times New Roman" w:cs="Times New Roman"/>
        </w:rPr>
        <w:t>1</w:t>
      </w:r>
      <w:r w:rsidR="00150E5C">
        <w:rPr>
          <w:rFonts w:ascii="Times New Roman" w:hAnsi="Times New Roman" w:cs="Times New Roman"/>
        </w:rPr>
        <w:t>, 85.4%</w:t>
      </w:r>
      <w:r w:rsidR="00627F18" w:rsidRPr="00150E5C">
        <w:rPr>
          <w:rFonts w:ascii="Times New Roman" w:hAnsi="Times New Roman" w:cs="Times New Roman"/>
        </w:rPr>
        <w:t>)</w:t>
      </w:r>
      <w:r w:rsidR="00696949" w:rsidRPr="00150E5C">
        <w:rPr>
          <w:rFonts w:ascii="Times New Roman" w:hAnsi="Times New Roman" w:cs="Times New Roman"/>
        </w:rPr>
        <w:t>.</w:t>
      </w:r>
      <w:r w:rsidR="00696949">
        <w:rPr>
          <w:rFonts w:ascii="Times New Roman" w:hAnsi="Times New Roman" w:cs="Times New Roman"/>
        </w:rPr>
        <w:t xml:space="preserve"> </w:t>
      </w:r>
      <w:r w:rsidR="00696949" w:rsidRPr="00724750">
        <w:rPr>
          <w:rFonts w:ascii="Times New Roman" w:hAnsi="Times New Roman" w:cs="Times New Roman"/>
        </w:rPr>
        <w:t>Most samples were recruited from the United States (</w:t>
      </w:r>
      <w:r w:rsidR="00696949" w:rsidRPr="00724750">
        <w:rPr>
          <w:rFonts w:ascii="Times New Roman" w:hAnsi="Times New Roman" w:cs="Times New Roman"/>
          <w:i/>
          <w:iCs/>
        </w:rPr>
        <w:t>k</w:t>
      </w:r>
      <w:r w:rsidR="00696949" w:rsidRPr="00724750">
        <w:rPr>
          <w:rFonts w:ascii="Times New Roman" w:hAnsi="Times New Roman" w:cs="Times New Roman"/>
        </w:rPr>
        <w:t xml:space="preserve">=21; </w:t>
      </w:r>
      <w:r w:rsidR="00150E5C" w:rsidRPr="00724750">
        <w:rPr>
          <w:rFonts w:ascii="Times New Roman" w:hAnsi="Times New Roman" w:cs="Times New Roman"/>
        </w:rPr>
        <w:t>43.8</w:t>
      </w:r>
      <w:r w:rsidR="00696949" w:rsidRPr="00724750">
        <w:rPr>
          <w:rFonts w:ascii="Times New Roman" w:hAnsi="Times New Roman" w:cs="Times New Roman"/>
        </w:rPr>
        <w:t>%), followed by the United Kingdom (</w:t>
      </w:r>
      <w:r w:rsidR="00696949" w:rsidRPr="00724750">
        <w:rPr>
          <w:rFonts w:ascii="Times New Roman" w:hAnsi="Times New Roman" w:cs="Times New Roman"/>
          <w:i/>
          <w:iCs/>
        </w:rPr>
        <w:t>k</w:t>
      </w:r>
      <w:r w:rsidR="00696949" w:rsidRPr="00724750">
        <w:rPr>
          <w:rFonts w:ascii="Times New Roman" w:hAnsi="Times New Roman" w:cs="Times New Roman"/>
        </w:rPr>
        <w:t>=1</w:t>
      </w:r>
      <w:r w:rsidR="00150E5C" w:rsidRPr="00724750">
        <w:rPr>
          <w:rFonts w:ascii="Times New Roman" w:hAnsi="Times New Roman" w:cs="Times New Roman"/>
        </w:rPr>
        <w:t>1</w:t>
      </w:r>
      <w:r w:rsidR="00696949" w:rsidRPr="00724750">
        <w:rPr>
          <w:rFonts w:ascii="Times New Roman" w:hAnsi="Times New Roman" w:cs="Times New Roman"/>
        </w:rPr>
        <w:t xml:space="preserve">; </w:t>
      </w:r>
      <w:r w:rsidR="00150E5C" w:rsidRPr="00724750">
        <w:rPr>
          <w:rFonts w:ascii="Times New Roman" w:hAnsi="Times New Roman" w:cs="Times New Roman"/>
        </w:rPr>
        <w:t>22.9</w:t>
      </w:r>
      <w:r w:rsidR="00696949" w:rsidRPr="00724750">
        <w:rPr>
          <w:rFonts w:ascii="Times New Roman" w:hAnsi="Times New Roman" w:cs="Times New Roman"/>
        </w:rPr>
        <w:t>%).</w:t>
      </w:r>
      <w:r w:rsidR="00696949" w:rsidRPr="009070A1">
        <w:rPr>
          <w:rFonts w:ascii="Times New Roman" w:hAnsi="Times New Roman" w:cs="Times New Roman"/>
        </w:rPr>
        <w:t xml:space="preserve"> The median number of participants per trial was 20, with a range of 6 </w:t>
      </w:r>
      <w:r w:rsidR="007C1C28">
        <w:rPr>
          <w:rFonts w:ascii="Times New Roman" w:hAnsi="Times New Roman" w:cs="Times New Roman"/>
        </w:rPr>
        <w:t>to</w:t>
      </w:r>
      <w:r w:rsidR="00696949" w:rsidRPr="009070A1">
        <w:rPr>
          <w:rFonts w:ascii="Times New Roman" w:hAnsi="Times New Roman" w:cs="Times New Roman"/>
        </w:rPr>
        <w:t xml:space="preserve"> 185. </w:t>
      </w:r>
    </w:p>
    <w:p w14:paraId="29613605" w14:textId="77777777" w:rsidR="00DF4201" w:rsidRPr="00591798" w:rsidRDefault="00DF4201" w:rsidP="00DF4201">
      <w:pPr>
        <w:spacing w:line="360" w:lineRule="auto"/>
      </w:pPr>
    </w:p>
    <w:p w14:paraId="11622F0B" w14:textId="77777777" w:rsidR="00DF4201" w:rsidRPr="00591798" w:rsidRDefault="00DF4201" w:rsidP="00DF4201">
      <w:pPr>
        <w:sectPr w:rsidR="00DF4201" w:rsidRPr="00591798">
          <w:footerReference w:type="even" r:id="rId16"/>
          <w:footerReference w:type="default" r:id="rId17"/>
          <w:pgSz w:w="12240" w:h="15840"/>
          <w:pgMar w:top="1440" w:right="1440" w:bottom="1440" w:left="1440" w:header="720" w:footer="720" w:gutter="0"/>
          <w:cols w:space="720"/>
        </w:sectPr>
      </w:pPr>
    </w:p>
    <w:p w14:paraId="18149C2D" w14:textId="77777777" w:rsidR="00B73614" w:rsidRPr="00591798" w:rsidRDefault="00B73614" w:rsidP="00B73614">
      <w:pPr>
        <w:spacing w:line="360" w:lineRule="auto"/>
        <w:rPr>
          <w:b/>
          <w:bCs/>
        </w:rPr>
      </w:pPr>
      <w:r w:rsidRPr="00591798">
        <w:rPr>
          <w:b/>
          <w:bCs/>
        </w:rPr>
        <w:lastRenderedPageBreak/>
        <w:t>Figure 1:</w:t>
      </w:r>
    </w:p>
    <w:p w14:paraId="585B30F9" w14:textId="6CC7844B" w:rsidR="00407931" w:rsidRPr="004572D8" w:rsidRDefault="00566842" w:rsidP="00B73614">
      <w:pPr>
        <w:spacing w:line="360" w:lineRule="auto"/>
        <w:rPr>
          <w:b/>
          <w:bCs/>
          <w:i/>
          <w:iCs/>
        </w:rPr>
      </w:pPr>
      <w:r w:rsidRPr="004572D8">
        <w:rPr>
          <w:i/>
          <w:iCs/>
        </w:rPr>
        <w:t xml:space="preserve">PRISMA </w:t>
      </w:r>
      <w:r w:rsidR="00B73614" w:rsidRPr="004572D8">
        <w:rPr>
          <w:i/>
          <w:iCs/>
        </w:rPr>
        <w:t xml:space="preserve">flow diagram of studies throughout </w:t>
      </w:r>
      <w:r w:rsidR="007D367A" w:rsidRPr="004572D8">
        <w:rPr>
          <w:i/>
          <w:iCs/>
        </w:rPr>
        <w:t>the review.</w:t>
      </w:r>
    </w:p>
    <w:p w14:paraId="722B750B" w14:textId="77777777" w:rsidR="00407931" w:rsidRDefault="00407931" w:rsidP="00B73614">
      <w:pPr>
        <w:spacing w:line="360" w:lineRule="auto"/>
        <w:rPr>
          <w:b/>
          <w:bCs/>
        </w:rPr>
      </w:pPr>
    </w:p>
    <w:p w14:paraId="1FA1CBD4" w14:textId="0D9346DD" w:rsidR="00407931" w:rsidRDefault="00154E3F" w:rsidP="00B73614">
      <w:pPr>
        <w:spacing w:line="360" w:lineRule="auto"/>
        <w:rPr>
          <w:b/>
          <w:bCs/>
        </w:rPr>
      </w:pPr>
      <w:r>
        <w:rPr>
          <w:b/>
          <w:bCs/>
          <w:noProof/>
        </w:rPr>
        <w:drawing>
          <wp:inline distT="0" distB="0" distL="0" distR="0" wp14:anchorId="661249E9" wp14:editId="2D187241">
            <wp:extent cx="5525135" cy="5680130"/>
            <wp:effectExtent l="0" t="0" r="0" b="0"/>
            <wp:docPr id="1303375090"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5090" name="Picture 3" descr="A diagram of a flowchart&#10;&#10;Description automatically generated"/>
                    <pic:cNvPicPr/>
                  </pic:nvPicPr>
                  <pic:blipFill rotWithShape="1">
                    <a:blip r:embed="rId18">
                      <a:extLst>
                        <a:ext uri="{28A0092B-C50C-407E-A947-70E740481C1C}">
                          <a14:useLocalDpi xmlns:a14="http://schemas.microsoft.com/office/drawing/2010/main" val="0"/>
                        </a:ext>
                      </a:extLst>
                    </a:blip>
                    <a:srcRect t="831"/>
                    <a:stretch/>
                  </pic:blipFill>
                  <pic:spPr bwMode="auto">
                    <a:xfrm>
                      <a:off x="0" y="0"/>
                      <a:ext cx="5525135" cy="5680130"/>
                    </a:xfrm>
                    <a:prstGeom prst="rect">
                      <a:avLst/>
                    </a:prstGeom>
                    <a:ln>
                      <a:noFill/>
                    </a:ln>
                    <a:extLst>
                      <a:ext uri="{53640926-AAD7-44D8-BBD7-CCE9431645EC}">
                        <a14:shadowObscured xmlns:a14="http://schemas.microsoft.com/office/drawing/2010/main"/>
                      </a:ext>
                    </a:extLst>
                  </pic:spPr>
                </pic:pic>
              </a:graphicData>
            </a:graphic>
          </wp:inline>
        </w:drawing>
      </w:r>
    </w:p>
    <w:p w14:paraId="524C4AF4" w14:textId="77777777" w:rsidR="00407931" w:rsidRDefault="00407931" w:rsidP="00B73614">
      <w:pPr>
        <w:spacing w:line="360" w:lineRule="auto"/>
        <w:rPr>
          <w:b/>
          <w:bCs/>
        </w:rPr>
      </w:pPr>
    </w:p>
    <w:p w14:paraId="78D83688" w14:textId="77777777" w:rsidR="00407931" w:rsidRDefault="00407931" w:rsidP="00B73614">
      <w:pPr>
        <w:spacing w:line="360" w:lineRule="auto"/>
        <w:rPr>
          <w:b/>
          <w:bCs/>
        </w:rPr>
      </w:pPr>
    </w:p>
    <w:p w14:paraId="372DEB47" w14:textId="77777777" w:rsidR="00407931" w:rsidRDefault="00407931" w:rsidP="00B73614">
      <w:pPr>
        <w:spacing w:line="360" w:lineRule="auto"/>
        <w:rPr>
          <w:b/>
          <w:bCs/>
        </w:rPr>
      </w:pPr>
    </w:p>
    <w:p w14:paraId="7D6FA1E0" w14:textId="77777777" w:rsidR="00154E3F" w:rsidRDefault="00154E3F" w:rsidP="00B73614">
      <w:pPr>
        <w:spacing w:line="360" w:lineRule="auto"/>
        <w:rPr>
          <w:b/>
          <w:bCs/>
        </w:rPr>
        <w:sectPr w:rsidR="00154E3F" w:rsidSect="00154E3F">
          <w:footerReference w:type="even" r:id="rId19"/>
          <w:footerReference w:type="default" r:id="rId20"/>
          <w:pgSz w:w="11900" w:h="16840"/>
          <w:pgMar w:top="1440" w:right="1440" w:bottom="1440" w:left="1440" w:header="708" w:footer="708" w:gutter="0"/>
          <w:cols w:space="708"/>
          <w:docGrid w:linePitch="360"/>
        </w:sectPr>
      </w:pPr>
    </w:p>
    <w:p w14:paraId="7B24DC29" w14:textId="4467D7B0" w:rsidR="00B73614" w:rsidRPr="00591798" w:rsidRDefault="00B73614" w:rsidP="00B73614">
      <w:pPr>
        <w:spacing w:line="360" w:lineRule="auto"/>
        <w:rPr>
          <w:b/>
          <w:bCs/>
        </w:rPr>
      </w:pPr>
      <w:r w:rsidRPr="00591798">
        <w:rPr>
          <w:b/>
          <w:bCs/>
        </w:rPr>
        <w:lastRenderedPageBreak/>
        <w:t>Table 3:</w:t>
      </w:r>
    </w:p>
    <w:p w14:paraId="26D373BD" w14:textId="72D1EB64" w:rsidR="00E92163" w:rsidRDefault="00B73614" w:rsidP="004804AB">
      <w:pPr>
        <w:spacing w:line="360" w:lineRule="auto"/>
      </w:pPr>
      <w:r w:rsidRPr="00591798">
        <w:rPr>
          <w:i/>
          <w:iCs/>
        </w:rPr>
        <w:t>Studies included in the meta-analysis</w:t>
      </w:r>
      <w:r w:rsidR="00B21FAF">
        <w:rPr>
          <w:i/>
          <w:iCs/>
        </w:rPr>
        <w:t xml:space="preserve"> (</w:t>
      </w:r>
      <w:r w:rsidR="00B21FAF">
        <w:rPr>
          <w:color w:val="222222"/>
          <w:sz w:val="20"/>
          <w:szCs w:val="20"/>
        </w:rPr>
        <w:t xml:space="preserve">† = same sample investigated: </w:t>
      </w:r>
      <w:r w:rsidR="00B21FAF">
        <w:rPr>
          <w:color w:val="000000" w:themeColor="text1"/>
          <w:sz w:val="20"/>
          <w:szCs w:val="20"/>
        </w:rPr>
        <w:t xml:space="preserve">‡, </w:t>
      </w:r>
      <w:r w:rsidR="00B21FAF">
        <w:rPr>
          <w:color w:val="222222"/>
          <w:sz w:val="20"/>
          <w:szCs w:val="20"/>
        </w:rPr>
        <w:t xml:space="preserve">§, </w:t>
      </w:r>
      <w:r w:rsidR="00B21FAF">
        <w:rPr>
          <w:color w:val="222222"/>
          <w:sz w:val="20"/>
          <w:szCs w:val="20"/>
        </w:rPr>
        <w:sym w:font="Symbol" w:char="F066"/>
      </w:r>
      <w:r w:rsidR="00B21FAF">
        <w:rPr>
          <w:color w:val="222222"/>
          <w:sz w:val="20"/>
          <w:szCs w:val="20"/>
        </w:rPr>
        <w:t xml:space="preserve">, ^, §, </w:t>
      </w:r>
      <w:r w:rsidR="00B21FAF">
        <w:rPr>
          <w:color w:val="222222"/>
          <w:sz w:val="20"/>
          <w:szCs w:val="20"/>
        </w:rPr>
        <w:sym w:font="Symbol" w:char="F073"/>
      </w:r>
      <w:r w:rsidR="00B21FAF">
        <w:rPr>
          <w:color w:val="222222"/>
          <w:sz w:val="20"/>
          <w:szCs w:val="20"/>
        </w:rPr>
        <w:t xml:space="preserve"> = same study but different sample, * = </w:t>
      </w:r>
      <w:r w:rsidR="004161AB">
        <w:rPr>
          <w:color w:val="222222"/>
          <w:sz w:val="20"/>
          <w:szCs w:val="20"/>
        </w:rPr>
        <w:t xml:space="preserve">not </w:t>
      </w:r>
      <w:r w:rsidR="00B21FAF">
        <w:rPr>
          <w:color w:val="222222"/>
          <w:sz w:val="20"/>
          <w:szCs w:val="20"/>
        </w:rPr>
        <w:t>included in meta-analyses)</w:t>
      </w:r>
    </w:p>
    <w:tbl>
      <w:tblPr>
        <w:tblStyle w:val="GridTable1Light"/>
        <w:tblW w:w="13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1413"/>
        <w:gridCol w:w="1276"/>
        <w:gridCol w:w="992"/>
        <w:gridCol w:w="850"/>
        <w:gridCol w:w="1843"/>
        <w:gridCol w:w="1843"/>
        <w:gridCol w:w="1701"/>
        <w:gridCol w:w="1559"/>
        <w:gridCol w:w="1276"/>
        <w:gridCol w:w="1082"/>
      </w:tblGrid>
      <w:tr w:rsidR="004804AB" w14:paraId="08984B64" w14:textId="1BB8FF3A" w:rsidTr="00F8577D">
        <w:tc>
          <w:tcPr>
            <w:tcW w:w="1413" w:type="dxa"/>
            <w:tcBorders>
              <w:top w:val="single" w:sz="4" w:space="0" w:color="auto"/>
              <w:bottom w:val="single" w:sz="4" w:space="0" w:color="auto"/>
            </w:tcBorders>
          </w:tcPr>
          <w:p w14:paraId="38B70D00" w14:textId="70F5F561" w:rsidR="00954056" w:rsidRDefault="00954056" w:rsidP="00E810CD">
            <w:pPr>
              <w:spacing w:before="120" w:after="120"/>
              <w:rPr>
                <w:color w:val="222222"/>
                <w:sz w:val="20"/>
                <w:szCs w:val="20"/>
              </w:rPr>
            </w:pPr>
            <w:r>
              <w:rPr>
                <w:color w:val="222222"/>
                <w:sz w:val="20"/>
                <w:szCs w:val="20"/>
              </w:rPr>
              <w:t>Study </w:t>
            </w:r>
          </w:p>
        </w:tc>
        <w:tc>
          <w:tcPr>
            <w:tcW w:w="1276" w:type="dxa"/>
            <w:tcBorders>
              <w:top w:val="single" w:sz="4" w:space="0" w:color="auto"/>
              <w:bottom w:val="single" w:sz="4" w:space="0" w:color="auto"/>
            </w:tcBorders>
          </w:tcPr>
          <w:p w14:paraId="617A94C9" w14:textId="550CEC52" w:rsidR="00954056" w:rsidRDefault="00954056" w:rsidP="004804AB">
            <w:pPr>
              <w:spacing w:before="120" w:after="120"/>
              <w:jc w:val="center"/>
              <w:rPr>
                <w:color w:val="222222"/>
                <w:sz w:val="20"/>
                <w:szCs w:val="20"/>
              </w:rPr>
            </w:pPr>
            <w:r>
              <w:rPr>
                <w:color w:val="222222"/>
                <w:sz w:val="20"/>
                <w:szCs w:val="20"/>
              </w:rPr>
              <w:t>Country</w:t>
            </w:r>
          </w:p>
        </w:tc>
        <w:tc>
          <w:tcPr>
            <w:tcW w:w="992" w:type="dxa"/>
            <w:tcBorders>
              <w:top w:val="single" w:sz="4" w:space="0" w:color="auto"/>
              <w:bottom w:val="single" w:sz="4" w:space="0" w:color="auto"/>
            </w:tcBorders>
          </w:tcPr>
          <w:p w14:paraId="36AAD06A" w14:textId="77777777" w:rsidR="00954056" w:rsidRDefault="00954056" w:rsidP="004804AB">
            <w:pPr>
              <w:spacing w:before="120" w:after="120"/>
              <w:jc w:val="center"/>
              <w:rPr>
                <w:color w:val="222222"/>
                <w:sz w:val="20"/>
                <w:szCs w:val="20"/>
              </w:rPr>
            </w:pPr>
            <w:r>
              <w:rPr>
                <w:color w:val="222222"/>
                <w:sz w:val="20"/>
                <w:szCs w:val="20"/>
              </w:rPr>
              <w:t>N (female)</w:t>
            </w:r>
          </w:p>
        </w:tc>
        <w:tc>
          <w:tcPr>
            <w:tcW w:w="850" w:type="dxa"/>
            <w:tcBorders>
              <w:top w:val="single" w:sz="4" w:space="0" w:color="auto"/>
              <w:bottom w:val="single" w:sz="4" w:space="0" w:color="auto"/>
            </w:tcBorders>
          </w:tcPr>
          <w:p w14:paraId="520A53D7" w14:textId="54408FAD" w:rsidR="00954056" w:rsidRDefault="00954056" w:rsidP="004804AB">
            <w:pPr>
              <w:spacing w:before="120" w:after="120"/>
              <w:jc w:val="center"/>
              <w:rPr>
                <w:color w:val="222222"/>
                <w:sz w:val="20"/>
                <w:szCs w:val="20"/>
              </w:rPr>
            </w:pPr>
            <w:r>
              <w:rPr>
                <w:color w:val="222222"/>
                <w:sz w:val="20"/>
                <w:szCs w:val="20"/>
              </w:rPr>
              <w:t>Age M (SD/</w:t>
            </w:r>
            <w:r w:rsidR="00342857">
              <w:rPr>
                <w:color w:val="222222"/>
                <w:sz w:val="20"/>
                <w:szCs w:val="20"/>
              </w:rPr>
              <w:t xml:space="preserve"> </w:t>
            </w:r>
            <w:r>
              <w:rPr>
                <w:color w:val="222222"/>
                <w:sz w:val="20"/>
                <w:szCs w:val="20"/>
              </w:rPr>
              <w:t>range)</w:t>
            </w:r>
          </w:p>
        </w:tc>
        <w:tc>
          <w:tcPr>
            <w:tcW w:w="1843" w:type="dxa"/>
            <w:tcBorders>
              <w:top w:val="single" w:sz="4" w:space="0" w:color="auto"/>
              <w:bottom w:val="single" w:sz="4" w:space="0" w:color="auto"/>
            </w:tcBorders>
          </w:tcPr>
          <w:p w14:paraId="713F3712" w14:textId="6BD2F175" w:rsidR="00954056" w:rsidRDefault="00954056" w:rsidP="004804AB">
            <w:pPr>
              <w:spacing w:before="120" w:after="120"/>
              <w:jc w:val="center"/>
              <w:rPr>
                <w:color w:val="222222"/>
                <w:sz w:val="20"/>
                <w:szCs w:val="20"/>
              </w:rPr>
            </w:pPr>
            <w:r>
              <w:rPr>
                <w:color w:val="222222"/>
                <w:sz w:val="20"/>
                <w:szCs w:val="20"/>
              </w:rPr>
              <w:t>Design</w:t>
            </w:r>
          </w:p>
        </w:tc>
        <w:tc>
          <w:tcPr>
            <w:tcW w:w="1843" w:type="dxa"/>
            <w:tcBorders>
              <w:top w:val="single" w:sz="4" w:space="0" w:color="auto"/>
              <w:bottom w:val="single" w:sz="4" w:space="0" w:color="auto"/>
            </w:tcBorders>
          </w:tcPr>
          <w:p w14:paraId="213090D2" w14:textId="16861662" w:rsidR="00954056" w:rsidRDefault="00954056" w:rsidP="004804AB">
            <w:pPr>
              <w:spacing w:before="120" w:after="120"/>
              <w:jc w:val="center"/>
              <w:rPr>
                <w:color w:val="222222"/>
                <w:sz w:val="20"/>
                <w:szCs w:val="20"/>
              </w:rPr>
            </w:pPr>
            <w:r>
              <w:rPr>
                <w:color w:val="222222"/>
                <w:sz w:val="20"/>
                <w:szCs w:val="20"/>
              </w:rPr>
              <w:t>Modality</w:t>
            </w:r>
          </w:p>
        </w:tc>
        <w:tc>
          <w:tcPr>
            <w:tcW w:w="1701" w:type="dxa"/>
            <w:tcBorders>
              <w:top w:val="single" w:sz="4" w:space="0" w:color="auto"/>
              <w:bottom w:val="single" w:sz="4" w:space="0" w:color="auto"/>
            </w:tcBorders>
          </w:tcPr>
          <w:p w14:paraId="5F3095B0" w14:textId="31157143" w:rsidR="00954056" w:rsidRDefault="00954056" w:rsidP="004804AB">
            <w:pPr>
              <w:spacing w:before="120" w:after="120"/>
              <w:jc w:val="center"/>
              <w:rPr>
                <w:color w:val="222222"/>
                <w:sz w:val="20"/>
                <w:szCs w:val="20"/>
              </w:rPr>
            </w:pPr>
            <w:r>
              <w:rPr>
                <w:color w:val="222222"/>
                <w:sz w:val="20"/>
                <w:szCs w:val="20"/>
              </w:rPr>
              <w:t>Dosage</w:t>
            </w:r>
          </w:p>
        </w:tc>
        <w:tc>
          <w:tcPr>
            <w:tcW w:w="1559" w:type="dxa"/>
            <w:tcBorders>
              <w:top w:val="single" w:sz="4" w:space="0" w:color="auto"/>
              <w:bottom w:val="single" w:sz="4" w:space="0" w:color="auto"/>
            </w:tcBorders>
          </w:tcPr>
          <w:p w14:paraId="65EB7320" w14:textId="1EA6F201" w:rsidR="00954056" w:rsidRDefault="00954056" w:rsidP="004804AB">
            <w:pPr>
              <w:spacing w:before="120" w:after="120"/>
              <w:jc w:val="center"/>
              <w:rPr>
                <w:color w:val="222222"/>
                <w:sz w:val="20"/>
                <w:szCs w:val="20"/>
              </w:rPr>
            </w:pPr>
            <w:r>
              <w:rPr>
                <w:color w:val="222222"/>
                <w:sz w:val="20"/>
                <w:szCs w:val="20"/>
              </w:rPr>
              <w:t>Delivery</w:t>
            </w:r>
          </w:p>
        </w:tc>
        <w:tc>
          <w:tcPr>
            <w:tcW w:w="1276" w:type="dxa"/>
            <w:tcBorders>
              <w:top w:val="single" w:sz="4" w:space="0" w:color="auto"/>
              <w:bottom w:val="single" w:sz="4" w:space="0" w:color="auto"/>
            </w:tcBorders>
          </w:tcPr>
          <w:p w14:paraId="14AC8BF0" w14:textId="059EE1F7" w:rsidR="00954056" w:rsidRDefault="00954056" w:rsidP="004804AB">
            <w:pPr>
              <w:spacing w:before="120" w:after="120"/>
              <w:jc w:val="center"/>
              <w:rPr>
                <w:color w:val="222222"/>
                <w:sz w:val="20"/>
                <w:szCs w:val="20"/>
              </w:rPr>
            </w:pPr>
            <w:r>
              <w:rPr>
                <w:color w:val="222222"/>
                <w:sz w:val="20"/>
                <w:szCs w:val="20"/>
              </w:rPr>
              <w:t>Setting</w:t>
            </w:r>
          </w:p>
        </w:tc>
        <w:tc>
          <w:tcPr>
            <w:tcW w:w="1082" w:type="dxa"/>
            <w:tcBorders>
              <w:top w:val="single" w:sz="4" w:space="0" w:color="auto"/>
              <w:bottom w:val="single" w:sz="4" w:space="0" w:color="auto"/>
            </w:tcBorders>
          </w:tcPr>
          <w:p w14:paraId="3A812C96" w14:textId="3B4F6CCA" w:rsidR="00954056" w:rsidRDefault="00954056" w:rsidP="004804AB">
            <w:pPr>
              <w:spacing w:before="120" w:after="120"/>
              <w:jc w:val="center"/>
              <w:rPr>
                <w:color w:val="222222"/>
                <w:sz w:val="20"/>
                <w:szCs w:val="20"/>
              </w:rPr>
            </w:pPr>
            <w:proofErr w:type="spellStart"/>
            <w:r>
              <w:rPr>
                <w:color w:val="222222"/>
                <w:sz w:val="20"/>
                <w:szCs w:val="20"/>
              </w:rPr>
              <w:t>RoB</w:t>
            </w:r>
            <w:proofErr w:type="spellEnd"/>
          </w:p>
        </w:tc>
      </w:tr>
      <w:tr w:rsidR="004804AB" w14:paraId="7080DC05" w14:textId="3B1C76AF" w:rsidTr="00F8577D">
        <w:tc>
          <w:tcPr>
            <w:tcW w:w="1413" w:type="dxa"/>
            <w:tcBorders>
              <w:top w:val="single" w:sz="4" w:space="0" w:color="auto"/>
            </w:tcBorders>
          </w:tcPr>
          <w:p w14:paraId="5590E716" w14:textId="46121476" w:rsidR="00954056" w:rsidRPr="002C1159" w:rsidRDefault="00954056" w:rsidP="00E810CD">
            <w:pPr>
              <w:rPr>
                <w:color w:val="222222"/>
                <w:sz w:val="20"/>
                <w:szCs w:val="20"/>
              </w:rPr>
            </w:pPr>
            <w:bookmarkStart w:id="138" w:name="_Hlk146017400"/>
            <w:r w:rsidRPr="007B38F1">
              <w:rPr>
                <w:color w:val="222222"/>
                <w:sz w:val="20"/>
                <w:szCs w:val="20"/>
              </w:rPr>
              <w:t xml:space="preserve">Aamir </w:t>
            </w:r>
            <w:r w:rsidR="00AD09C3">
              <w:rPr>
                <w:color w:val="222222"/>
                <w:sz w:val="20"/>
                <w:szCs w:val="20"/>
              </w:rPr>
              <w:fldChar w:fldCharType="begin"/>
            </w:r>
            <w:r w:rsidR="004226FF">
              <w:rPr>
                <w:color w:val="222222"/>
                <w:sz w:val="20"/>
                <w:szCs w:val="20"/>
              </w:rPr>
              <w:instrText xml:space="preserve"> ADDIN EN.CITE &lt;EndNote&gt;&lt;Cite&gt;&lt;Author&gt;Aamir&lt;/Author&gt;&lt;Year&gt;2012&lt;/Year&gt;&lt;IDText&gt;Behavior Therapy in Dissociative Convulsion Disorder&lt;/IDText&gt;&lt;DisplayText&gt;[33]&lt;/DisplayText&gt;&lt;record&gt;&lt;titles&gt;&lt;title&gt;Behavior Therapy in Dissociative Convulsion Disorder&lt;/title&gt;&lt;secondary-title&gt;Journal of Depression and Anxiety&lt;/secondary-title&gt;&lt;/titles&gt;&lt;pages&gt;1000103&lt;/pages&gt;&lt;number&gt;1&lt;/number&gt;&lt;contributors&gt;&lt;authors&gt;&lt;author&gt;Aamir, S&lt;/author&gt;&lt;author&gt;Hamayon, S&lt;/author&gt;&lt;author&gt;Sultan, S&lt;/author&gt;&lt;/authors&gt;&lt;/contributors&gt;&lt;added-date format="utc"&gt;1696337846&lt;/added-date&gt;&lt;ref-type name="Journal Article"&gt;17&lt;/ref-type&gt;&lt;dates&gt;&lt;year&gt;2012&lt;/year&gt;&lt;/dates&gt;&lt;rec-number&gt;40265&lt;/rec-number&gt;&lt;last-updated-date format="utc"&gt;1696337908&lt;/last-updated-date&gt;&lt;volume&gt;1&lt;/volume&gt;&lt;/record&gt;&lt;/Cite&gt;&lt;/EndNote&gt;</w:instrText>
            </w:r>
            <w:r w:rsidR="00AD09C3">
              <w:rPr>
                <w:color w:val="222222"/>
                <w:sz w:val="20"/>
                <w:szCs w:val="20"/>
              </w:rPr>
              <w:fldChar w:fldCharType="separate"/>
            </w:r>
            <w:r w:rsidR="004226FF">
              <w:rPr>
                <w:noProof/>
                <w:color w:val="222222"/>
                <w:sz w:val="20"/>
                <w:szCs w:val="20"/>
              </w:rPr>
              <w:t>[33]</w:t>
            </w:r>
            <w:r w:rsidR="00AD09C3">
              <w:rPr>
                <w:color w:val="222222"/>
                <w:sz w:val="20"/>
                <w:szCs w:val="20"/>
              </w:rPr>
              <w:fldChar w:fldCharType="end"/>
            </w:r>
          </w:p>
        </w:tc>
        <w:tc>
          <w:tcPr>
            <w:tcW w:w="1276" w:type="dxa"/>
            <w:tcBorders>
              <w:top w:val="single" w:sz="4" w:space="0" w:color="auto"/>
            </w:tcBorders>
          </w:tcPr>
          <w:p w14:paraId="32FE13D4" w14:textId="710D53BA" w:rsidR="00954056" w:rsidRDefault="00954056" w:rsidP="004804AB">
            <w:pPr>
              <w:jc w:val="center"/>
              <w:rPr>
                <w:color w:val="222222"/>
                <w:sz w:val="20"/>
                <w:szCs w:val="20"/>
              </w:rPr>
            </w:pPr>
            <w:r>
              <w:rPr>
                <w:color w:val="222222"/>
                <w:sz w:val="20"/>
                <w:szCs w:val="20"/>
              </w:rPr>
              <w:t>Pakistan</w:t>
            </w:r>
          </w:p>
        </w:tc>
        <w:tc>
          <w:tcPr>
            <w:tcW w:w="992" w:type="dxa"/>
            <w:tcBorders>
              <w:top w:val="single" w:sz="4" w:space="0" w:color="auto"/>
            </w:tcBorders>
          </w:tcPr>
          <w:p w14:paraId="584B87E0" w14:textId="2751F850" w:rsidR="00954056" w:rsidRDefault="00954056" w:rsidP="004804AB">
            <w:pPr>
              <w:jc w:val="center"/>
              <w:rPr>
                <w:color w:val="222222"/>
                <w:sz w:val="20"/>
                <w:szCs w:val="20"/>
              </w:rPr>
            </w:pPr>
            <w:r>
              <w:rPr>
                <w:color w:val="222222"/>
                <w:sz w:val="20"/>
                <w:szCs w:val="20"/>
              </w:rPr>
              <w:t>18</w:t>
            </w:r>
          </w:p>
          <w:p w14:paraId="0544F22E" w14:textId="77777777" w:rsidR="00954056" w:rsidRDefault="00954056" w:rsidP="004804AB">
            <w:pPr>
              <w:jc w:val="center"/>
              <w:rPr>
                <w:color w:val="222222"/>
                <w:sz w:val="20"/>
                <w:szCs w:val="20"/>
              </w:rPr>
            </w:pPr>
            <w:r>
              <w:rPr>
                <w:color w:val="222222"/>
                <w:sz w:val="20"/>
                <w:szCs w:val="20"/>
              </w:rPr>
              <w:t>(15)</w:t>
            </w:r>
          </w:p>
          <w:p w14:paraId="64A890BD" w14:textId="27BFD46C" w:rsidR="009A4945" w:rsidRDefault="009A4945" w:rsidP="004804AB">
            <w:pPr>
              <w:jc w:val="center"/>
              <w:rPr>
                <w:color w:val="222222"/>
                <w:sz w:val="20"/>
                <w:szCs w:val="20"/>
              </w:rPr>
            </w:pPr>
          </w:p>
        </w:tc>
        <w:tc>
          <w:tcPr>
            <w:tcW w:w="850" w:type="dxa"/>
            <w:tcBorders>
              <w:top w:val="single" w:sz="4" w:space="0" w:color="auto"/>
            </w:tcBorders>
          </w:tcPr>
          <w:p w14:paraId="31C57FDF" w14:textId="77777777" w:rsidR="00954056" w:rsidRDefault="00954056" w:rsidP="004804AB">
            <w:pPr>
              <w:jc w:val="center"/>
              <w:rPr>
                <w:color w:val="222222"/>
                <w:sz w:val="20"/>
                <w:szCs w:val="20"/>
              </w:rPr>
            </w:pPr>
            <w:r>
              <w:rPr>
                <w:color w:val="222222"/>
                <w:sz w:val="20"/>
                <w:szCs w:val="20"/>
              </w:rPr>
              <w:t>22.22</w:t>
            </w:r>
          </w:p>
          <w:p w14:paraId="00C7665B" w14:textId="35EED8BF" w:rsidR="00954056" w:rsidRDefault="00954056" w:rsidP="004804AB">
            <w:pPr>
              <w:jc w:val="center"/>
              <w:rPr>
                <w:color w:val="222222"/>
                <w:sz w:val="20"/>
                <w:szCs w:val="20"/>
              </w:rPr>
            </w:pPr>
            <w:r>
              <w:rPr>
                <w:color w:val="222222"/>
                <w:sz w:val="20"/>
                <w:szCs w:val="20"/>
              </w:rPr>
              <w:t>(2.7)</w:t>
            </w:r>
          </w:p>
        </w:tc>
        <w:tc>
          <w:tcPr>
            <w:tcW w:w="1843" w:type="dxa"/>
            <w:tcBorders>
              <w:top w:val="single" w:sz="4" w:space="0" w:color="auto"/>
            </w:tcBorders>
          </w:tcPr>
          <w:p w14:paraId="7CAE6A73" w14:textId="77777777" w:rsidR="00954056" w:rsidRPr="00365648" w:rsidRDefault="00954056" w:rsidP="004804AB">
            <w:pPr>
              <w:jc w:val="center"/>
              <w:rPr>
                <w:color w:val="222222"/>
                <w:sz w:val="20"/>
                <w:szCs w:val="20"/>
              </w:rPr>
            </w:pPr>
            <w:r w:rsidRPr="00365648">
              <w:rPr>
                <w:color w:val="222222"/>
                <w:sz w:val="20"/>
                <w:szCs w:val="20"/>
              </w:rPr>
              <w:t>RCT</w:t>
            </w:r>
          </w:p>
        </w:tc>
        <w:tc>
          <w:tcPr>
            <w:tcW w:w="1843" w:type="dxa"/>
            <w:tcBorders>
              <w:top w:val="single" w:sz="4" w:space="0" w:color="auto"/>
            </w:tcBorders>
          </w:tcPr>
          <w:p w14:paraId="4A36C33A" w14:textId="0CE5F72E" w:rsidR="00954056" w:rsidRPr="00365648" w:rsidRDefault="00954056" w:rsidP="004804AB">
            <w:pPr>
              <w:jc w:val="center"/>
              <w:rPr>
                <w:color w:val="222222"/>
                <w:sz w:val="20"/>
                <w:szCs w:val="20"/>
              </w:rPr>
            </w:pPr>
            <w:r w:rsidRPr="00365648">
              <w:rPr>
                <w:color w:val="222222"/>
                <w:sz w:val="20"/>
                <w:szCs w:val="20"/>
              </w:rPr>
              <w:t>Behavioural</w:t>
            </w:r>
          </w:p>
        </w:tc>
        <w:tc>
          <w:tcPr>
            <w:tcW w:w="1701" w:type="dxa"/>
            <w:tcBorders>
              <w:top w:val="single" w:sz="4" w:space="0" w:color="auto"/>
            </w:tcBorders>
          </w:tcPr>
          <w:p w14:paraId="31EC5A6B" w14:textId="6D486A1D" w:rsidR="00954056" w:rsidRPr="00365648" w:rsidRDefault="00954056" w:rsidP="004804AB">
            <w:pPr>
              <w:jc w:val="center"/>
              <w:rPr>
                <w:color w:val="222222"/>
                <w:sz w:val="20"/>
                <w:szCs w:val="20"/>
              </w:rPr>
            </w:pPr>
            <w:r w:rsidRPr="00365648">
              <w:rPr>
                <w:color w:val="222222"/>
                <w:sz w:val="20"/>
                <w:szCs w:val="20"/>
              </w:rPr>
              <w:t>15 sessions</w:t>
            </w:r>
          </w:p>
        </w:tc>
        <w:tc>
          <w:tcPr>
            <w:tcW w:w="1559" w:type="dxa"/>
            <w:tcBorders>
              <w:top w:val="single" w:sz="4" w:space="0" w:color="auto"/>
            </w:tcBorders>
          </w:tcPr>
          <w:p w14:paraId="53558640" w14:textId="0E1BC28A" w:rsidR="00954056" w:rsidRDefault="00954056" w:rsidP="004804AB">
            <w:pPr>
              <w:jc w:val="center"/>
              <w:rPr>
                <w:color w:val="222222"/>
                <w:sz w:val="20"/>
                <w:szCs w:val="20"/>
              </w:rPr>
            </w:pPr>
            <w:r>
              <w:rPr>
                <w:color w:val="222222"/>
                <w:sz w:val="20"/>
                <w:szCs w:val="20"/>
              </w:rPr>
              <w:t>Individual</w:t>
            </w:r>
          </w:p>
        </w:tc>
        <w:tc>
          <w:tcPr>
            <w:tcW w:w="1276" w:type="dxa"/>
            <w:tcBorders>
              <w:top w:val="single" w:sz="4" w:space="0" w:color="auto"/>
            </w:tcBorders>
          </w:tcPr>
          <w:p w14:paraId="130C14C1" w14:textId="5A02E01A" w:rsidR="00954056" w:rsidRDefault="00954056" w:rsidP="004804AB">
            <w:pPr>
              <w:jc w:val="center"/>
              <w:rPr>
                <w:color w:val="222222"/>
                <w:sz w:val="20"/>
                <w:szCs w:val="20"/>
              </w:rPr>
            </w:pPr>
            <w:r>
              <w:rPr>
                <w:color w:val="222222"/>
                <w:sz w:val="20"/>
                <w:szCs w:val="20"/>
              </w:rPr>
              <w:t>Outpatient</w:t>
            </w:r>
          </w:p>
        </w:tc>
        <w:tc>
          <w:tcPr>
            <w:tcW w:w="1082" w:type="dxa"/>
            <w:tcBorders>
              <w:top w:val="single" w:sz="4" w:space="0" w:color="auto"/>
            </w:tcBorders>
          </w:tcPr>
          <w:p w14:paraId="5184D8E0" w14:textId="3B5C3996" w:rsidR="00954056" w:rsidRDefault="00954056" w:rsidP="004804AB">
            <w:pPr>
              <w:jc w:val="center"/>
              <w:rPr>
                <w:color w:val="222222"/>
                <w:sz w:val="20"/>
                <w:szCs w:val="20"/>
              </w:rPr>
            </w:pPr>
            <w:r>
              <w:rPr>
                <w:color w:val="222222"/>
                <w:sz w:val="20"/>
                <w:szCs w:val="20"/>
              </w:rPr>
              <w:t>Medium</w:t>
            </w:r>
          </w:p>
        </w:tc>
      </w:tr>
      <w:tr w:rsidR="004804AB" w14:paraId="2645412A" w14:textId="39E254D6" w:rsidTr="00F8577D">
        <w:tc>
          <w:tcPr>
            <w:tcW w:w="1413" w:type="dxa"/>
          </w:tcPr>
          <w:p w14:paraId="1A859312" w14:textId="6F21C0BA" w:rsidR="00954056" w:rsidRPr="007B38F1" w:rsidRDefault="00954056" w:rsidP="00E810CD">
            <w:pPr>
              <w:rPr>
                <w:color w:val="222222"/>
                <w:sz w:val="20"/>
                <w:szCs w:val="20"/>
              </w:rPr>
            </w:pPr>
            <w:proofErr w:type="spellStart"/>
            <w:r w:rsidRPr="007B38F1">
              <w:rPr>
                <w:color w:val="000000" w:themeColor="text1"/>
                <w:sz w:val="20"/>
                <w:szCs w:val="20"/>
              </w:rPr>
              <w:t>Aboukasm</w:t>
            </w:r>
            <w:proofErr w:type="spellEnd"/>
            <w:r w:rsidR="00B21FAF">
              <w:rPr>
                <w:color w:val="000000" w:themeColor="text1"/>
                <w:sz w:val="20"/>
                <w:szCs w:val="20"/>
              </w:rPr>
              <w:t xml:space="preserve"> </w:t>
            </w:r>
            <w:r w:rsidRPr="007B38F1">
              <w:rPr>
                <w:color w:val="000000" w:themeColor="text1"/>
                <w:sz w:val="20"/>
                <w:szCs w:val="20"/>
              </w:rPr>
              <w:t xml:space="preserve"> </w:t>
            </w:r>
            <w:r w:rsidR="00AD09C3">
              <w:rPr>
                <w:color w:val="000000" w:themeColor="text1"/>
                <w:sz w:val="20"/>
                <w:szCs w:val="20"/>
              </w:rPr>
              <w:fldChar w:fldCharType="begin"/>
            </w:r>
            <w:r w:rsidR="004226FF">
              <w:rPr>
                <w:color w:val="000000" w:themeColor="text1"/>
                <w:sz w:val="20"/>
                <w:szCs w:val="20"/>
              </w:rPr>
              <w:instrText xml:space="preserve"> ADDIN EN.CITE &lt;EndNote&gt;&lt;Cite&gt;&lt;Author&gt;Aboukasm&lt;/Author&gt;&lt;Year&gt;1998&lt;/Year&gt;&lt;IDText&gt;Retrospective analysis of the effects of psychotherapeutic interventions on outcomes of psychogenic nonepileptic seizures&lt;/IDText&gt;&lt;DisplayText&gt;[34]&lt;/DisplayText&gt;&lt;record&gt;&lt;dates&gt;&lt;pub-dates&gt;&lt;date&gt;May&lt;/date&gt;&lt;/pub-dates&gt;&lt;year&gt;1998&lt;/year&gt;&lt;/dates&gt;&lt;urls&gt;&lt;related-urls&gt;&lt;url&gt;&amp;lt;Go to ISI&amp;gt;://WOS:000073475600004&lt;/url&gt;&lt;/related-urls&gt;&lt;/urls&gt;&lt;isbn&gt;0013-9580&lt;/isbn&gt;&lt;work-type&gt;Article&lt;/work-type&gt;&lt;titles&gt;&lt;title&gt;Retrospective analysis of the effects of psychotherapeutic interventions on outcomes of psychogenic nonepileptic seizures&lt;/title&gt;&lt;secondary-title&gt;Epilepsia&lt;/secondary-title&gt;&lt;/titles&gt;&lt;pages&gt;470-473&lt;/pages&gt;&lt;number&gt;5&lt;/number&gt;&lt;contributors&gt;&lt;authors&gt;&lt;author&gt;Aboukasm, A.&lt;/author&gt;&lt;author&gt;Mahr, G.&lt;/author&gt;&lt;author&gt;Gahry, B. R.&lt;/author&gt;&lt;author&gt;Thomas, A.&lt;/author&gt;&lt;author&gt;Barkley, G. L.&lt;/author&gt;&lt;/authors&gt;&lt;/contributors&gt;&lt;added-date format="utc"&gt;1696337943&lt;/added-date&gt;&lt;ref-type name="Journal Article"&gt;17&lt;/ref-type&gt;&lt;rec-number&gt;40266&lt;/rec-number&gt;&lt;last-updated-date format="utc"&gt;1696337943&lt;/last-updated-date&gt;&lt;accession-num&gt;WOS:000073475600004&lt;/accession-num&gt;&lt;electronic-resource-num&gt;10.1111/j.1528-1157.1998.tb01407.x&lt;/electronic-resource-num&gt;&lt;volume&gt;39&lt;/volume&gt;&lt;/record&gt;&lt;/Cite&gt;&lt;/EndNote&gt;</w:instrText>
            </w:r>
            <w:r w:rsidR="00AD09C3">
              <w:rPr>
                <w:color w:val="000000" w:themeColor="text1"/>
                <w:sz w:val="20"/>
                <w:szCs w:val="20"/>
              </w:rPr>
              <w:fldChar w:fldCharType="separate"/>
            </w:r>
            <w:r w:rsidR="004226FF">
              <w:rPr>
                <w:noProof/>
                <w:color w:val="000000" w:themeColor="text1"/>
                <w:sz w:val="20"/>
                <w:szCs w:val="20"/>
              </w:rPr>
              <w:t>[34]</w:t>
            </w:r>
            <w:r w:rsidR="00AD09C3">
              <w:rPr>
                <w:color w:val="000000" w:themeColor="text1"/>
                <w:sz w:val="20"/>
                <w:szCs w:val="20"/>
              </w:rPr>
              <w:fldChar w:fldCharType="end"/>
            </w:r>
            <w:r w:rsidR="00B21FAF">
              <w:rPr>
                <w:color w:val="000000" w:themeColor="text1"/>
                <w:sz w:val="20"/>
                <w:szCs w:val="20"/>
              </w:rPr>
              <w:t xml:space="preserve"> ‡</w:t>
            </w:r>
          </w:p>
        </w:tc>
        <w:tc>
          <w:tcPr>
            <w:tcW w:w="1276" w:type="dxa"/>
          </w:tcPr>
          <w:p w14:paraId="1167D8B5" w14:textId="4740B5E7" w:rsidR="00954056" w:rsidRDefault="00954056" w:rsidP="004804AB">
            <w:pPr>
              <w:jc w:val="center"/>
              <w:rPr>
                <w:color w:val="222222"/>
                <w:sz w:val="20"/>
                <w:szCs w:val="20"/>
              </w:rPr>
            </w:pPr>
            <w:r>
              <w:rPr>
                <w:color w:val="222222"/>
                <w:sz w:val="20"/>
                <w:szCs w:val="20"/>
              </w:rPr>
              <w:t>US</w:t>
            </w:r>
            <w:r w:rsidR="00CF7AA5">
              <w:rPr>
                <w:color w:val="222222"/>
                <w:sz w:val="20"/>
                <w:szCs w:val="20"/>
              </w:rPr>
              <w:t>A</w:t>
            </w:r>
          </w:p>
        </w:tc>
        <w:tc>
          <w:tcPr>
            <w:tcW w:w="992" w:type="dxa"/>
          </w:tcPr>
          <w:p w14:paraId="66078D56" w14:textId="5C19F7CC" w:rsidR="00954056" w:rsidRDefault="00954056" w:rsidP="004804AB">
            <w:pPr>
              <w:jc w:val="center"/>
              <w:rPr>
                <w:color w:val="222222"/>
                <w:sz w:val="20"/>
                <w:szCs w:val="20"/>
              </w:rPr>
            </w:pPr>
            <w:r>
              <w:rPr>
                <w:color w:val="222222"/>
                <w:sz w:val="20"/>
                <w:szCs w:val="20"/>
              </w:rPr>
              <w:t>16</w:t>
            </w:r>
          </w:p>
          <w:p w14:paraId="57F14FF3" w14:textId="3E809602" w:rsidR="00954056" w:rsidRDefault="00954056" w:rsidP="004804AB">
            <w:pPr>
              <w:jc w:val="center"/>
              <w:rPr>
                <w:color w:val="222222"/>
                <w:sz w:val="20"/>
                <w:szCs w:val="20"/>
              </w:rPr>
            </w:pPr>
            <w:r>
              <w:rPr>
                <w:color w:val="222222"/>
                <w:sz w:val="20"/>
                <w:szCs w:val="20"/>
              </w:rPr>
              <w:t>(13)</w:t>
            </w:r>
          </w:p>
        </w:tc>
        <w:tc>
          <w:tcPr>
            <w:tcW w:w="850" w:type="dxa"/>
          </w:tcPr>
          <w:p w14:paraId="5F94FFF5" w14:textId="245FA493" w:rsidR="00954056" w:rsidRDefault="00954056" w:rsidP="004804AB">
            <w:pPr>
              <w:jc w:val="center"/>
              <w:rPr>
                <w:color w:val="222222"/>
                <w:sz w:val="20"/>
                <w:szCs w:val="20"/>
              </w:rPr>
            </w:pPr>
            <w:r>
              <w:rPr>
                <w:color w:val="222222"/>
                <w:sz w:val="20"/>
                <w:szCs w:val="20"/>
              </w:rPr>
              <w:t>42.7</w:t>
            </w:r>
            <w:proofErr w:type="gramStart"/>
            <w:r>
              <w:rPr>
                <w:color w:val="222222"/>
                <w:sz w:val="20"/>
                <w:szCs w:val="20"/>
              </w:rPr>
              <w:t xml:space="preserve"> </w:t>
            </w:r>
            <w:r w:rsidR="00342857">
              <w:rPr>
                <w:color w:val="222222"/>
                <w:sz w:val="20"/>
                <w:szCs w:val="20"/>
              </w:rPr>
              <w:t xml:space="preserve">  </w:t>
            </w:r>
            <w:r>
              <w:rPr>
                <w:color w:val="222222"/>
                <w:sz w:val="20"/>
                <w:szCs w:val="20"/>
              </w:rPr>
              <w:t>(</w:t>
            </w:r>
            <w:proofErr w:type="gramEnd"/>
            <w:r>
              <w:rPr>
                <w:color w:val="222222"/>
                <w:sz w:val="20"/>
                <w:szCs w:val="20"/>
              </w:rPr>
              <w:t>13)</w:t>
            </w:r>
          </w:p>
        </w:tc>
        <w:tc>
          <w:tcPr>
            <w:tcW w:w="1843" w:type="dxa"/>
          </w:tcPr>
          <w:p w14:paraId="722C3C4F" w14:textId="6B4431D0" w:rsidR="00954056" w:rsidRPr="00365648" w:rsidRDefault="00954056" w:rsidP="004804AB">
            <w:pPr>
              <w:jc w:val="center"/>
              <w:rPr>
                <w:color w:val="222222"/>
                <w:sz w:val="20"/>
                <w:szCs w:val="20"/>
              </w:rPr>
            </w:pPr>
            <w:r w:rsidRPr="00365648">
              <w:rPr>
                <w:color w:val="222222"/>
                <w:sz w:val="20"/>
                <w:szCs w:val="20"/>
              </w:rPr>
              <w:t>Retrospective study</w:t>
            </w:r>
          </w:p>
        </w:tc>
        <w:tc>
          <w:tcPr>
            <w:tcW w:w="1843" w:type="dxa"/>
          </w:tcPr>
          <w:p w14:paraId="401E87F2" w14:textId="24A6A4FD" w:rsidR="00954056" w:rsidRPr="00365648" w:rsidRDefault="00954056" w:rsidP="004804AB">
            <w:pPr>
              <w:jc w:val="center"/>
              <w:rPr>
                <w:color w:val="000000" w:themeColor="text1"/>
                <w:sz w:val="20"/>
                <w:szCs w:val="20"/>
              </w:rPr>
            </w:pPr>
            <w:r w:rsidRPr="00365648">
              <w:rPr>
                <w:color w:val="000000" w:themeColor="text1"/>
                <w:sz w:val="20"/>
                <w:szCs w:val="20"/>
              </w:rPr>
              <w:t>Psychotherapy – non-specified</w:t>
            </w:r>
          </w:p>
          <w:p w14:paraId="26128887" w14:textId="56EF9471" w:rsidR="00954056" w:rsidRPr="00365648" w:rsidRDefault="00954056" w:rsidP="004804AB">
            <w:pPr>
              <w:jc w:val="center"/>
              <w:rPr>
                <w:color w:val="222222"/>
                <w:sz w:val="20"/>
                <w:szCs w:val="20"/>
              </w:rPr>
            </w:pPr>
          </w:p>
        </w:tc>
        <w:tc>
          <w:tcPr>
            <w:tcW w:w="1701" w:type="dxa"/>
          </w:tcPr>
          <w:p w14:paraId="300C7730" w14:textId="0F272652" w:rsidR="00954056" w:rsidRPr="00365648" w:rsidRDefault="00954056" w:rsidP="004804AB">
            <w:pPr>
              <w:jc w:val="center"/>
              <w:rPr>
                <w:color w:val="222222"/>
                <w:sz w:val="20"/>
                <w:szCs w:val="20"/>
              </w:rPr>
            </w:pPr>
            <w:r w:rsidRPr="00365648">
              <w:rPr>
                <w:color w:val="222222"/>
                <w:sz w:val="20"/>
                <w:szCs w:val="20"/>
              </w:rPr>
              <w:t>At least 5 sessions</w:t>
            </w:r>
          </w:p>
        </w:tc>
        <w:tc>
          <w:tcPr>
            <w:tcW w:w="1559" w:type="dxa"/>
          </w:tcPr>
          <w:p w14:paraId="6945459A" w14:textId="1943064E" w:rsidR="00954056" w:rsidRDefault="00954056" w:rsidP="004804AB">
            <w:pPr>
              <w:jc w:val="center"/>
              <w:rPr>
                <w:color w:val="222222"/>
                <w:sz w:val="20"/>
                <w:szCs w:val="20"/>
              </w:rPr>
            </w:pPr>
            <w:r>
              <w:rPr>
                <w:color w:val="222222"/>
                <w:sz w:val="20"/>
                <w:szCs w:val="20"/>
              </w:rPr>
              <w:t>Individual</w:t>
            </w:r>
          </w:p>
        </w:tc>
        <w:tc>
          <w:tcPr>
            <w:tcW w:w="1276" w:type="dxa"/>
          </w:tcPr>
          <w:p w14:paraId="218C04A2" w14:textId="3237D733" w:rsidR="00954056" w:rsidRDefault="00954056" w:rsidP="004804AB">
            <w:pPr>
              <w:jc w:val="center"/>
              <w:rPr>
                <w:color w:val="222222"/>
                <w:sz w:val="20"/>
                <w:szCs w:val="20"/>
              </w:rPr>
            </w:pPr>
            <w:r>
              <w:rPr>
                <w:color w:val="222222"/>
                <w:sz w:val="20"/>
                <w:szCs w:val="20"/>
              </w:rPr>
              <w:t>Outpatient</w:t>
            </w:r>
          </w:p>
        </w:tc>
        <w:tc>
          <w:tcPr>
            <w:tcW w:w="1082" w:type="dxa"/>
          </w:tcPr>
          <w:p w14:paraId="139A6C9B" w14:textId="5EF8BC54" w:rsidR="00954056" w:rsidRDefault="00954056" w:rsidP="004804AB">
            <w:pPr>
              <w:jc w:val="center"/>
              <w:rPr>
                <w:color w:val="222222"/>
                <w:sz w:val="20"/>
                <w:szCs w:val="20"/>
              </w:rPr>
            </w:pPr>
            <w:r>
              <w:rPr>
                <w:color w:val="222222"/>
                <w:sz w:val="20"/>
                <w:szCs w:val="20"/>
              </w:rPr>
              <w:t>High</w:t>
            </w:r>
          </w:p>
        </w:tc>
      </w:tr>
      <w:tr w:rsidR="004804AB" w14:paraId="67044921" w14:textId="77777777" w:rsidTr="00F8577D">
        <w:tc>
          <w:tcPr>
            <w:tcW w:w="1413" w:type="dxa"/>
          </w:tcPr>
          <w:p w14:paraId="2074EE93" w14:textId="78DEAD83" w:rsidR="00954056" w:rsidRPr="007B38F1" w:rsidRDefault="00954056" w:rsidP="00954056">
            <w:pPr>
              <w:rPr>
                <w:color w:val="222222"/>
                <w:sz w:val="20"/>
                <w:szCs w:val="20"/>
              </w:rPr>
            </w:pPr>
            <w:proofErr w:type="spellStart"/>
            <w:r w:rsidRPr="007B38F1">
              <w:rPr>
                <w:color w:val="000000" w:themeColor="text1"/>
                <w:sz w:val="20"/>
                <w:szCs w:val="20"/>
              </w:rPr>
              <w:t>Aboukasm</w:t>
            </w:r>
            <w:proofErr w:type="spellEnd"/>
            <w:r w:rsidRPr="007B38F1">
              <w:rPr>
                <w:color w:val="000000" w:themeColor="text1"/>
                <w:sz w:val="20"/>
                <w:szCs w:val="20"/>
              </w:rPr>
              <w:t xml:space="preserve"> </w:t>
            </w:r>
            <w:r w:rsidR="00AD09C3">
              <w:rPr>
                <w:color w:val="000000" w:themeColor="text1"/>
                <w:sz w:val="20"/>
                <w:szCs w:val="20"/>
              </w:rPr>
              <w:fldChar w:fldCharType="begin"/>
            </w:r>
            <w:r w:rsidR="004226FF">
              <w:rPr>
                <w:color w:val="000000" w:themeColor="text1"/>
                <w:sz w:val="20"/>
                <w:szCs w:val="20"/>
              </w:rPr>
              <w:instrText xml:space="preserve"> ADDIN EN.CITE &lt;EndNote&gt;&lt;Cite&gt;&lt;Author&gt;Aboukasm&lt;/Author&gt;&lt;Year&gt;1998&lt;/Year&gt;&lt;IDText&gt;Retrospective analysis of the effects of psychotherapeutic interventions on outcomes of psychogenic nonepileptic seizures&lt;/IDText&gt;&lt;DisplayText&gt;[34]&lt;/DisplayText&gt;&lt;record&gt;&lt;dates&gt;&lt;pub-dates&gt;&lt;date&gt;May&lt;/date&gt;&lt;/pub-dates&gt;&lt;year&gt;1998&lt;/year&gt;&lt;/dates&gt;&lt;urls&gt;&lt;related-urls&gt;&lt;url&gt;&amp;lt;Go to ISI&amp;gt;://WOS:000073475600004&lt;/url&gt;&lt;/related-urls&gt;&lt;/urls&gt;&lt;isbn&gt;0013-9580&lt;/isbn&gt;&lt;work-type&gt;Article&lt;/work-type&gt;&lt;titles&gt;&lt;title&gt;Retrospective analysis of the effects of psychotherapeutic interventions on outcomes of psychogenic nonepileptic seizures&lt;/title&gt;&lt;secondary-title&gt;Epilepsia&lt;/secondary-title&gt;&lt;/titles&gt;&lt;pages&gt;470-473&lt;/pages&gt;&lt;number&gt;5&lt;/number&gt;&lt;contributors&gt;&lt;authors&gt;&lt;author&gt;Aboukasm, A.&lt;/author&gt;&lt;author&gt;Mahr, G.&lt;/author&gt;&lt;author&gt;Gahry, B. R.&lt;/author&gt;&lt;author&gt;Thomas, A.&lt;/author&gt;&lt;author&gt;Barkley, G. L.&lt;/author&gt;&lt;/authors&gt;&lt;/contributors&gt;&lt;added-date format="utc"&gt;1696337943&lt;/added-date&gt;&lt;ref-type name="Journal Article"&gt;17&lt;/ref-type&gt;&lt;rec-number&gt;40266&lt;/rec-number&gt;&lt;last-updated-date format="utc"&gt;1696337943&lt;/last-updated-date&gt;&lt;accession-num&gt;WOS:000073475600004&lt;/accession-num&gt;&lt;electronic-resource-num&gt;10.1111/j.1528-1157.1998.tb01407.x&lt;/electronic-resource-num&gt;&lt;volume&gt;39&lt;/volume&gt;&lt;/record&gt;&lt;/Cite&gt;&lt;/EndNote&gt;</w:instrText>
            </w:r>
            <w:r w:rsidR="00AD09C3">
              <w:rPr>
                <w:color w:val="000000" w:themeColor="text1"/>
                <w:sz w:val="20"/>
                <w:szCs w:val="20"/>
              </w:rPr>
              <w:fldChar w:fldCharType="separate"/>
            </w:r>
            <w:r w:rsidR="004226FF">
              <w:rPr>
                <w:noProof/>
                <w:color w:val="000000" w:themeColor="text1"/>
                <w:sz w:val="20"/>
                <w:szCs w:val="20"/>
              </w:rPr>
              <w:t>[34]</w:t>
            </w:r>
            <w:r w:rsidR="00AD09C3">
              <w:rPr>
                <w:color w:val="000000" w:themeColor="text1"/>
                <w:sz w:val="20"/>
                <w:szCs w:val="20"/>
              </w:rPr>
              <w:fldChar w:fldCharType="end"/>
            </w:r>
            <w:r w:rsidR="00B21FAF">
              <w:rPr>
                <w:color w:val="000000" w:themeColor="text1"/>
                <w:sz w:val="20"/>
                <w:szCs w:val="20"/>
              </w:rPr>
              <w:t xml:space="preserve"> ‡</w:t>
            </w:r>
          </w:p>
        </w:tc>
        <w:tc>
          <w:tcPr>
            <w:tcW w:w="1276" w:type="dxa"/>
          </w:tcPr>
          <w:p w14:paraId="40F13107" w14:textId="188F2774" w:rsidR="00954056" w:rsidRDefault="00954056" w:rsidP="004804AB">
            <w:pPr>
              <w:jc w:val="center"/>
              <w:rPr>
                <w:color w:val="222222"/>
                <w:sz w:val="20"/>
                <w:szCs w:val="20"/>
              </w:rPr>
            </w:pPr>
            <w:r>
              <w:rPr>
                <w:color w:val="222222"/>
                <w:sz w:val="20"/>
                <w:szCs w:val="20"/>
              </w:rPr>
              <w:t>US</w:t>
            </w:r>
            <w:r w:rsidR="00CF7AA5">
              <w:rPr>
                <w:color w:val="222222"/>
                <w:sz w:val="20"/>
                <w:szCs w:val="20"/>
              </w:rPr>
              <w:t>A</w:t>
            </w:r>
          </w:p>
        </w:tc>
        <w:tc>
          <w:tcPr>
            <w:tcW w:w="992" w:type="dxa"/>
          </w:tcPr>
          <w:p w14:paraId="7FF2B926" w14:textId="3BA90558" w:rsidR="00954056" w:rsidRDefault="00954056" w:rsidP="004804AB">
            <w:pPr>
              <w:jc w:val="center"/>
              <w:rPr>
                <w:color w:val="222222"/>
                <w:sz w:val="20"/>
                <w:szCs w:val="20"/>
              </w:rPr>
            </w:pPr>
            <w:r>
              <w:rPr>
                <w:color w:val="222222"/>
                <w:sz w:val="20"/>
                <w:szCs w:val="20"/>
              </w:rPr>
              <w:t xml:space="preserve">25 </w:t>
            </w:r>
            <w:r w:rsidR="00342857">
              <w:rPr>
                <w:color w:val="222222"/>
                <w:sz w:val="20"/>
                <w:szCs w:val="20"/>
              </w:rPr>
              <w:t xml:space="preserve"> </w:t>
            </w:r>
            <w:proofErr w:type="gramStart"/>
            <w:r w:rsidR="00342857">
              <w:rPr>
                <w:color w:val="222222"/>
                <w:sz w:val="20"/>
                <w:szCs w:val="20"/>
              </w:rPr>
              <w:t xml:space="preserve">   </w:t>
            </w:r>
            <w:r>
              <w:rPr>
                <w:color w:val="222222"/>
                <w:sz w:val="20"/>
                <w:szCs w:val="20"/>
              </w:rPr>
              <w:t>(</w:t>
            </w:r>
            <w:proofErr w:type="gramEnd"/>
            <w:r>
              <w:rPr>
                <w:color w:val="222222"/>
                <w:sz w:val="20"/>
                <w:szCs w:val="20"/>
              </w:rPr>
              <w:t>22)</w:t>
            </w:r>
          </w:p>
        </w:tc>
        <w:tc>
          <w:tcPr>
            <w:tcW w:w="850" w:type="dxa"/>
          </w:tcPr>
          <w:p w14:paraId="1DB5DE51" w14:textId="28AD3BB8" w:rsidR="00954056" w:rsidRDefault="00954056" w:rsidP="004804AB">
            <w:pPr>
              <w:jc w:val="center"/>
              <w:rPr>
                <w:color w:val="222222"/>
                <w:sz w:val="20"/>
                <w:szCs w:val="20"/>
              </w:rPr>
            </w:pPr>
            <w:r>
              <w:rPr>
                <w:color w:val="222222"/>
                <w:sz w:val="20"/>
                <w:szCs w:val="20"/>
              </w:rPr>
              <w:t>38.4 (10.8)</w:t>
            </w:r>
          </w:p>
        </w:tc>
        <w:tc>
          <w:tcPr>
            <w:tcW w:w="1843" w:type="dxa"/>
          </w:tcPr>
          <w:p w14:paraId="651E9879" w14:textId="234782E4" w:rsidR="00954056" w:rsidRPr="00365648" w:rsidRDefault="00954056" w:rsidP="004804AB">
            <w:pPr>
              <w:jc w:val="center"/>
              <w:rPr>
                <w:color w:val="222222"/>
                <w:sz w:val="20"/>
                <w:szCs w:val="20"/>
              </w:rPr>
            </w:pPr>
            <w:r w:rsidRPr="00365648">
              <w:rPr>
                <w:color w:val="222222"/>
                <w:sz w:val="20"/>
                <w:szCs w:val="20"/>
              </w:rPr>
              <w:t>Retrospective study</w:t>
            </w:r>
          </w:p>
        </w:tc>
        <w:tc>
          <w:tcPr>
            <w:tcW w:w="1843" w:type="dxa"/>
          </w:tcPr>
          <w:p w14:paraId="2B35C370" w14:textId="77777777" w:rsidR="00954056" w:rsidRPr="00365648" w:rsidRDefault="00954056" w:rsidP="004804AB">
            <w:pPr>
              <w:jc w:val="center"/>
              <w:rPr>
                <w:color w:val="000000" w:themeColor="text1"/>
                <w:sz w:val="20"/>
                <w:szCs w:val="20"/>
              </w:rPr>
            </w:pPr>
            <w:r w:rsidRPr="00365648">
              <w:rPr>
                <w:color w:val="000000" w:themeColor="text1"/>
                <w:sz w:val="20"/>
                <w:szCs w:val="20"/>
              </w:rPr>
              <w:t>Psychotherapy – non-specified</w:t>
            </w:r>
          </w:p>
          <w:p w14:paraId="5FCA331B" w14:textId="77777777" w:rsidR="00954056" w:rsidRPr="00365648" w:rsidRDefault="00954056" w:rsidP="004804AB">
            <w:pPr>
              <w:jc w:val="center"/>
              <w:rPr>
                <w:color w:val="222222"/>
                <w:sz w:val="20"/>
                <w:szCs w:val="20"/>
              </w:rPr>
            </w:pPr>
          </w:p>
          <w:p w14:paraId="61CC4BFF" w14:textId="6E522108" w:rsidR="00954056" w:rsidRPr="00365648" w:rsidRDefault="00954056" w:rsidP="004804AB">
            <w:pPr>
              <w:jc w:val="center"/>
              <w:rPr>
                <w:color w:val="222222"/>
                <w:sz w:val="20"/>
                <w:szCs w:val="20"/>
              </w:rPr>
            </w:pPr>
          </w:p>
        </w:tc>
        <w:tc>
          <w:tcPr>
            <w:tcW w:w="1701" w:type="dxa"/>
          </w:tcPr>
          <w:p w14:paraId="758C6102" w14:textId="40167C1D" w:rsidR="00954056" w:rsidRPr="00365648" w:rsidRDefault="00954056" w:rsidP="004804AB">
            <w:pPr>
              <w:jc w:val="center"/>
              <w:rPr>
                <w:color w:val="222222"/>
                <w:sz w:val="20"/>
                <w:szCs w:val="20"/>
              </w:rPr>
            </w:pPr>
            <w:r w:rsidRPr="00365648">
              <w:rPr>
                <w:color w:val="222222"/>
                <w:sz w:val="20"/>
                <w:szCs w:val="20"/>
              </w:rPr>
              <w:t>-</w:t>
            </w:r>
          </w:p>
        </w:tc>
        <w:tc>
          <w:tcPr>
            <w:tcW w:w="1559" w:type="dxa"/>
          </w:tcPr>
          <w:p w14:paraId="25726EBB" w14:textId="1A7CFA2F" w:rsidR="00954056" w:rsidRDefault="00954056" w:rsidP="004804AB">
            <w:pPr>
              <w:jc w:val="center"/>
              <w:rPr>
                <w:color w:val="222222"/>
                <w:sz w:val="20"/>
                <w:szCs w:val="20"/>
              </w:rPr>
            </w:pPr>
            <w:r>
              <w:rPr>
                <w:color w:val="222222"/>
                <w:sz w:val="20"/>
                <w:szCs w:val="20"/>
              </w:rPr>
              <w:t>Individual</w:t>
            </w:r>
          </w:p>
        </w:tc>
        <w:tc>
          <w:tcPr>
            <w:tcW w:w="1276" w:type="dxa"/>
          </w:tcPr>
          <w:p w14:paraId="320ED014" w14:textId="0975239F" w:rsidR="00954056" w:rsidRDefault="00954056" w:rsidP="004804AB">
            <w:pPr>
              <w:jc w:val="center"/>
              <w:rPr>
                <w:color w:val="222222"/>
                <w:sz w:val="20"/>
                <w:szCs w:val="20"/>
              </w:rPr>
            </w:pPr>
            <w:r>
              <w:rPr>
                <w:color w:val="222222"/>
                <w:sz w:val="20"/>
                <w:szCs w:val="20"/>
              </w:rPr>
              <w:t>Outpatient</w:t>
            </w:r>
          </w:p>
        </w:tc>
        <w:tc>
          <w:tcPr>
            <w:tcW w:w="1082" w:type="dxa"/>
          </w:tcPr>
          <w:p w14:paraId="7D51686D" w14:textId="41A34982" w:rsidR="00954056" w:rsidRDefault="00954056" w:rsidP="004804AB">
            <w:pPr>
              <w:jc w:val="center"/>
              <w:rPr>
                <w:color w:val="222222"/>
                <w:sz w:val="20"/>
                <w:szCs w:val="20"/>
              </w:rPr>
            </w:pPr>
            <w:r>
              <w:rPr>
                <w:color w:val="222222"/>
                <w:sz w:val="20"/>
                <w:szCs w:val="20"/>
              </w:rPr>
              <w:t>High</w:t>
            </w:r>
          </w:p>
        </w:tc>
      </w:tr>
      <w:tr w:rsidR="004804AB" w14:paraId="5974ED4F" w14:textId="5DE023D9" w:rsidTr="00F8577D">
        <w:tc>
          <w:tcPr>
            <w:tcW w:w="1413" w:type="dxa"/>
          </w:tcPr>
          <w:p w14:paraId="49E1AD57" w14:textId="6D3D1F34" w:rsidR="00954056" w:rsidRPr="002C1159" w:rsidRDefault="00954056" w:rsidP="00954056">
            <w:pPr>
              <w:rPr>
                <w:color w:val="222222"/>
                <w:sz w:val="20"/>
                <w:szCs w:val="20"/>
              </w:rPr>
            </w:pPr>
            <w:proofErr w:type="spellStart"/>
            <w:r w:rsidRPr="007B38F1">
              <w:rPr>
                <w:color w:val="222222"/>
                <w:sz w:val="20"/>
                <w:szCs w:val="20"/>
              </w:rPr>
              <w:t>Ataoglu</w:t>
            </w:r>
            <w:proofErr w:type="spellEnd"/>
            <w:r w:rsidR="00AD09C3">
              <w:rPr>
                <w:color w:val="222222"/>
                <w:sz w:val="20"/>
                <w:szCs w:val="20"/>
              </w:rPr>
              <w:t xml:space="preserve"> </w:t>
            </w:r>
            <w:r w:rsidR="00AD09C3">
              <w:rPr>
                <w:color w:val="222222"/>
                <w:sz w:val="20"/>
                <w:szCs w:val="20"/>
              </w:rPr>
              <w:fldChar w:fldCharType="begin"/>
            </w:r>
            <w:r w:rsidR="004226FF">
              <w:rPr>
                <w:color w:val="222222"/>
                <w:sz w:val="20"/>
                <w:szCs w:val="20"/>
              </w:rPr>
              <w:instrText xml:space="preserve"> ADDIN EN.CITE &lt;EndNote&gt;&lt;Cite&gt;&lt;Author&gt;Ataoglu&lt;/Author&gt;&lt;Year&gt;2003&lt;/Year&gt;&lt;IDText&gt;Paradoxical therapy in conversion reaction&lt;/IDText&gt;&lt;DisplayText&gt;[35]&lt;/DisplayText&gt;&lt;record&gt;&lt;dates&gt;&lt;pub-dates&gt;&lt;date&gt;Aug&lt;/date&gt;&lt;/pub-dates&gt;&lt;year&gt;2003&lt;/year&gt;&lt;/dates&gt;&lt;urls&gt;&lt;related-urls&gt;&lt;url&gt;&amp;lt;Go to ISI&amp;gt;://WOS:000185080500019&lt;/url&gt;&lt;/related-urls&gt;&lt;/urls&gt;&lt;isbn&gt;1011-8934&lt;/isbn&gt;&lt;work-type&gt;Article&lt;/work-type&gt;&lt;titles&gt;&lt;title&gt;Paradoxical therapy in conversion reaction&lt;/title&gt;&lt;secondary-title&gt;Journal of Korean Medical Science&lt;/secondary-title&gt;&lt;/titles&gt;&lt;pages&gt;581-584&lt;/pages&gt;&lt;number&gt;4&lt;/number&gt;&lt;contributors&gt;&lt;authors&gt;&lt;author&gt;Ataoglu, A.&lt;/author&gt;&lt;author&gt;Ozcetin, A.&lt;/author&gt;&lt;author&gt;Icmeli, C.&lt;/author&gt;&lt;author&gt;Ozbulut, O.&lt;/author&gt;&lt;/authors&gt;&lt;/contributors&gt;&lt;added-date format="utc"&gt;1696337958&lt;/added-date&gt;&lt;ref-type name="Journal Article"&gt;17&lt;/ref-type&gt;&lt;rec-number&gt;40267&lt;/rec-number&gt;&lt;last-updated-date format="utc"&gt;1696337958&lt;/last-updated-date&gt;&lt;accession-num&gt;WOS:000185080500019&lt;/accession-num&gt;&lt;electronic-resource-num&gt;10.3346/jkms.2003.18.4.581&lt;/electronic-resource-num&gt;&lt;volume&gt;18&lt;/volume&gt;&lt;/record&gt;&lt;/Cite&gt;&lt;/EndNote&gt;</w:instrText>
            </w:r>
            <w:r w:rsidR="00AD09C3">
              <w:rPr>
                <w:color w:val="222222"/>
                <w:sz w:val="20"/>
                <w:szCs w:val="20"/>
              </w:rPr>
              <w:fldChar w:fldCharType="separate"/>
            </w:r>
            <w:r w:rsidR="004226FF">
              <w:rPr>
                <w:noProof/>
                <w:color w:val="222222"/>
                <w:sz w:val="20"/>
                <w:szCs w:val="20"/>
              </w:rPr>
              <w:t>[35]</w:t>
            </w:r>
            <w:r w:rsidR="00AD09C3">
              <w:rPr>
                <w:color w:val="222222"/>
                <w:sz w:val="20"/>
                <w:szCs w:val="20"/>
              </w:rPr>
              <w:fldChar w:fldCharType="end"/>
            </w:r>
            <w:r w:rsidRPr="007B38F1">
              <w:rPr>
                <w:color w:val="222222"/>
                <w:sz w:val="20"/>
                <w:szCs w:val="20"/>
              </w:rPr>
              <w:t xml:space="preserve"> </w:t>
            </w:r>
          </w:p>
        </w:tc>
        <w:tc>
          <w:tcPr>
            <w:tcW w:w="1276" w:type="dxa"/>
          </w:tcPr>
          <w:p w14:paraId="71C3CE93" w14:textId="6DE4467A" w:rsidR="00954056" w:rsidRDefault="00954056" w:rsidP="004804AB">
            <w:pPr>
              <w:jc w:val="center"/>
              <w:rPr>
                <w:color w:val="222222"/>
                <w:sz w:val="20"/>
                <w:szCs w:val="20"/>
              </w:rPr>
            </w:pPr>
            <w:r>
              <w:rPr>
                <w:color w:val="222222"/>
                <w:sz w:val="20"/>
                <w:szCs w:val="20"/>
              </w:rPr>
              <w:t>Korea</w:t>
            </w:r>
          </w:p>
        </w:tc>
        <w:tc>
          <w:tcPr>
            <w:tcW w:w="992" w:type="dxa"/>
          </w:tcPr>
          <w:p w14:paraId="7FD8D3C9" w14:textId="77777777" w:rsidR="00954056" w:rsidRDefault="00954056" w:rsidP="004804AB">
            <w:pPr>
              <w:jc w:val="center"/>
              <w:rPr>
                <w:color w:val="222222"/>
                <w:sz w:val="20"/>
                <w:szCs w:val="20"/>
              </w:rPr>
            </w:pPr>
            <w:r>
              <w:rPr>
                <w:color w:val="222222"/>
                <w:sz w:val="20"/>
                <w:szCs w:val="20"/>
              </w:rPr>
              <w:t>15</w:t>
            </w:r>
          </w:p>
          <w:p w14:paraId="3C41C5EC" w14:textId="6970AD9B" w:rsidR="00954056" w:rsidRDefault="00954056" w:rsidP="004804AB">
            <w:pPr>
              <w:jc w:val="center"/>
              <w:rPr>
                <w:color w:val="222222"/>
                <w:sz w:val="20"/>
                <w:szCs w:val="20"/>
              </w:rPr>
            </w:pPr>
            <w:r>
              <w:rPr>
                <w:color w:val="222222"/>
                <w:sz w:val="20"/>
                <w:szCs w:val="20"/>
              </w:rPr>
              <w:t>(15)</w:t>
            </w:r>
          </w:p>
        </w:tc>
        <w:tc>
          <w:tcPr>
            <w:tcW w:w="850" w:type="dxa"/>
          </w:tcPr>
          <w:p w14:paraId="4252CAF9" w14:textId="2885597C" w:rsidR="00954056" w:rsidRDefault="00954056" w:rsidP="004804AB">
            <w:pPr>
              <w:jc w:val="center"/>
              <w:rPr>
                <w:color w:val="222222"/>
                <w:sz w:val="20"/>
                <w:szCs w:val="20"/>
              </w:rPr>
            </w:pPr>
            <w:r>
              <w:rPr>
                <w:color w:val="222222"/>
                <w:sz w:val="20"/>
                <w:szCs w:val="20"/>
              </w:rPr>
              <w:t>23</w:t>
            </w:r>
          </w:p>
          <w:p w14:paraId="7D417CEF" w14:textId="18D8C25C" w:rsidR="00954056" w:rsidRDefault="00954056" w:rsidP="004804AB">
            <w:pPr>
              <w:jc w:val="center"/>
              <w:rPr>
                <w:color w:val="222222"/>
                <w:sz w:val="20"/>
                <w:szCs w:val="20"/>
              </w:rPr>
            </w:pPr>
            <w:r>
              <w:rPr>
                <w:color w:val="222222"/>
                <w:sz w:val="20"/>
                <w:szCs w:val="20"/>
              </w:rPr>
              <w:t>(16-3)</w:t>
            </w:r>
          </w:p>
        </w:tc>
        <w:tc>
          <w:tcPr>
            <w:tcW w:w="1843" w:type="dxa"/>
          </w:tcPr>
          <w:p w14:paraId="5462CBCB" w14:textId="77777777" w:rsidR="00954056" w:rsidRDefault="00954056" w:rsidP="004804AB">
            <w:pPr>
              <w:jc w:val="center"/>
              <w:rPr>
                <w:color w:val="222222"/>
                <w:sz w:val="20"/>
                <w:szCs w:val="20"/>
              </w:rPr>
            </w:pPr>
            <w:r>
              <w:rPr>
                <w:color w:val="222222"/>
                <w:sz w:val="20"/>
                <w:szCs w:val="20"/>
              </w:rPr>
              <w:t>RCT</w:t>
            </w:r>
          </w:p>
        </w:tc>
        <w:tc>
          <w:tcPr>
            <w:tcW w:w="1843" w:type="dxa"/>
          </w:tcPr>
          <w:p w14:paraId="6D310508" w14:textId="22C0F3BE" w:rsidR="00954056" w:rsidRDefault="00954056" w:rsidP="004804AB">
            <w:pPr>
              <w:jc w:val="center"/>
              <w:rPr>
                <w:color w:val="222222"/>
                <w:sz w:val="20"/>
                <w:szCs w:val="20"/>
              </w:rPr>
            </w:pPr>
            <w:r>
              <w:rPr>
                <w:color w:val="222222"/>
                <w:sz w:val="20"/>
                <w:szCs w:val="20"/>
              </w:rPr>
              <w:t>Behavioural</w:t>
            </w:r>
          </w:p>
        </w:tc>
        <w:tc>
          <w:tcPr>
            <w:tcW w:w="1701" w:type="dxa"/>
          </w:tcPr>
          <w:p w14:paraId="0C9AFF64" w14:textId="5F539118" w:rsidR="00954056" w:rsidRDefault="00954056" w:rsidP="004804AB">
            <w:pPr>
              <w:jc w:val="center"/>
              <w:rPr>
                <w:color w:val="222222"/>
                <w:sz w:val="20"/>
                <w:szCs w:val="20"/>
              </w:rPr>
            </w:pPr>
            <w:r>
              <w:rPr>
                <w:color w:val="222222"/>
                <w:sz w:val="20"/>
                <w:szCs w:val="20"/>
              </w:rPr>
              <w:t>3 weeks inpatient treatment. 2 x sessions per day</w:t>
            </w:r>
          </w:p>
        </w:tc>
        <w:tc>
          <w:tcPr>
            <w:tcW w:w="1559" w:type="dxa"/>
          </w:tcPr>
          <w:p w14:paraId="31445FFE" w14:textId="23F23417" w:rsidR="00954056" w:rsidRDefault="00954056" w:rsidP="004804AB">
            <w:pPr>
              <w:jc w:val="center"/>
              <w:rPr>
                <w:color w:val="222222"/>
                <w:sz w:val="20"/>
                <w:szCs w:val="20"/>
              </w:rPr>
            </w:pPr>
            <w:r>
              <w:rPr>
                <w:color w:val="222222"/>
                <w:sz w:val="20"/>
                <w:szCs w:val="20"/>
              </w:rPr>
              <w:t>Individual</w:t>
            </w:r>
          </w:p>
        </w:tc>
        <w:tc>
          <w:tcPr>
            <w:tcW w:w="1276" w:type="dxa"/>
          </w:tcPr>
          <w:p w14:paraId="272363C0" w14:textId="1DC51F30" w:rsidR="00954056" w:rsidRDefault="00954056" w:rsidP="004804AB">
            <w:pPr>
              <w:jc w:val="center"/>
              <w:rPr>
                <w:color w:val="222222"/>
                <w:sz w:val="20"/>
                <w:szCs w:val="20"/>
              </w:rPr>
            </w:pPr>
            <w:r>
              <w:rPr>
                <w:color w:val="222222"/>
                <w:sz w:val="20"/>
                <w:szCs w:val="20"/>
              </w:rPr>
              <w:t>Inpatient</w:t>
            </w:r>
          </w:p>
        </w:tc>
        <w:tc>
          <w:tcPr>
            <w:tcW w:w="1082" w:type="dxa"/>
          </w:tcPr>
          <w:p w14:paraId="13B67360" w14:textId="2E4A3D32" w:rsidR="00954056" w:rsidRDefault="00954056" w:rsidP="004804AB">
            <w:pPr>
              <w:jc w:val="center"/>
              <w:rPr>
                <w:color w:val="222222"/>
                <w:sz w:val="20"/>
                <w:szCs w:val="20"/>
              </w:rPr>
            </w:pPr>
            <w:r>
              <w:rPr>
                <w:color w:val="222222"/>
                <w:sz w:val="20"/>
                <w:szCs w:val="20"/>
              </w:rPr>
              <w:t>Low</w:t>
            </w:r>
          </w:p>
        </w:tc>
      </w:tr>
      <w:tr w:rsidR="004804AB" w14:paraId="335B0C0E" w14:textId="05C6925D" w:rsidTr="00F8577D">
        <w:trPr>
          <w:trHeight w:val="399"/>
        </w:trPr>
        <w:tc>
          <w:tcPr>
            <w:tcW w:w="1413" w:type="dxa"/>
          </w:tcPr>
          <w:p w14:paraId="75C0DBD1" w14:textId="26D62ED3" w:rsidR="00954056" w:rsidRPr="007B38F1" w:rsidRDefault="00954056" w:rsidP="00954056">
            <w:pPr>
              <w:rPr>
                <w:color w:val="222222"/>
                <w:sz w:val="20"/>
                <w:szCs w:val="20"/>
                <w:vertAlign w:val="superscript"/>
              </w:rPr>
            </w:pPr>
            <w:r w:rsidRPr="007B38F1">
              <w:rPr>
                <w:color w:val="222222"/>
                <w:sz w:val="20"/>
                <w:szCs w:val="20"/>
              </w:rPr>
              <w:t>Baird</w:t>
            </w:r>
            <w:r w:rsidR="00AD09C3">
              <w:rPr>
                <w:color w:val="222222"/>
                <w:sz w:val="20"/>
                <w:szCs w:val="20"/>
              </w:rPr>
              <w:t xml:space="preserve"> </w:t>
            </w:r>
            <w:r w:rsidR="00AD09C3">
              <w:rPr>
                <w:color w:val="222222"/>
                <w:sz w:val="20"/>
                <w:szCs w:val="20"/>
              </w:rPr>
              <w:fldChar w:fldCharType="begin"/>
            </w:r>
            <w:r w:rsidR="004226FF">
              <w:rPr>
                <w:color w:val="222222"/>
                <w:sz w:val="20"/>
                <w:szCs w:val="20"/>
              </w:rPr>
              <w:instrText xml:space="preserve"> ADDIN EN.CITE &lt;EndNote&gt;&lt;Cite&gt;&lt;Author&gt;Baird&lt;/Author&gt;&lt;Year&gt;2017&lt;/Year&gt;&lt;IDText&gt;Cluster reduction in patients in a pilot treatment trial for psychogenic nonepileptic seizures&lt;/IDText&gt;&lt;DisplayText&gt;[36]&lt;/DisplayText&gt;&lt;record&gt;&lt;dates&gt;&lt;pub-dates&gt;&lt;date&gt;Aug&lt;/date&gt;&lt;/pub-dates&gt;&lt;year&gt;2017&lt;/year&gt;&lt;/dates&gt;&lt;urls&gt;&lt;related-urls&gt;&lt;url&gt;&amp;lt;Go to ISI&amp;gt;://WOS:000407660000043&lt;/url&gt;&lt;/related-urls&gt;&lt;/urls&gt;&lt;isbn&gt;1525-5050&lt;/isbn&gt;&lt;work-type&gt;Article&lt;/work-type&gt;&lt;titles&gt;&lt;title&gt;Cluster reduction in patients in a pilot treatment trial for psychogenic nonepileptic seizures&lt;/title&gt;&lt;secondary-title&gt;Epilepsy &amp;amp; Behavior&lt;/secondary-title&gt;&lt;/titles&gt;&lt;pages&gt;273-279&lt;/pages&gt;&lt;contributors&gt;&lt;authors&gt;&lt;author&gt;Baird, Grayson L.&lt;/author&gt;&lt;author&gt;Harlow, Lisa L.&lt;/author&gt;&lt;author&gt;Machan, Jason T.&lt;/author&gt;&lt;author&gt;LaFrance, W. Curt, Jr.&lt;/author&gt;&lt;/authors&gt;&lt;/contributors&gt;&lt;added-date format="utc"&gt;1696337971&lt;/added-date&gt;&lt;ref-type name="Journal Article"&gt;17&lt;/ref-type&gt;&lt;rec-number&gt;40268&lt;/rec-number&gt;&lt;last-updated-date format="utc"&gt;1696337971&lt;/last-updated-date&gt;&lt;accession-num&gt;WOS:000407660000043&lt;/accession-num&gt;&lt;electronic-resource-num&gt;10.1016/j.yebeh.2017.04.015&lt;/electronic-resource-num&gt;&lt;volume&gt;73&lt;/volume&gt;&lt;/record&gt;&lt;/Cite&gt;&lt;/EndNote&gt;</w:instrText>
            </w:r>
            <w:r w:rsidR="00AD09C3">
              <w:rPr>
                <w:color w:val="222222"/>
                <w:sz w:val="20"/>
                <w:szCs w:val="20"/>
              </w:rPr>
              <w:fldChar w:fldCharType="separate"/>
            </w:r>
            <w:r w:rsidR="004226FF">
              <w:rPr>
                <w:noProof/>
                <w:color w:val="222222"/>
                <w:sz w:val="20"/>
                <w:szCs w:val="20"/>
              </w:rPr>
              <w:t>[36]</w:t>
            </w:r>
            <w:r w:rsidR="00AD09C3">
              <w:rPr>
                <w:color w:val="222222"/>
                <w:sz w:val="20"/>
                <w:szCs w:val="20"/>
              </w:rPr>
              <w:fldChar w:fldCharType="end"/>
            </w:r>
            <w:r w:rsidR="00B21FAF">
              <w:rPr>
                <w:color w:val="222222"/>
                <w:sz w:val="20"/>
                <w:szCs w:val="20"/>
              </w:rPr>
              <w:t>§</w:t>
            </w:r>
          </w:p>
          <w:p w14:paraId="02BDE541" w14:textId="77777777" w:rsidR="00954056" w:rsidRPr="007B38F1" w:rsidRDefault="00954056" w:rsidP="00954056">
            <w:pPr>
              <w:rPr>
                <w:color w:val="222222"/>
                <w:sz w:val="20"/>
                <w:szCs w:val="20"/>
              </w:rPr>
            </w:pPr>
          </w:p>
        </w:tc>
        <w:tc>
          <w:tcPr>
            <w:tcW w:w="1276" w:type="dxa"/>
          </w:tcPr>
          <w:p w14:paraId="4A1099B2" w14:textId="3019D935" w:rsidR="00954056" w:rsidRDefault="00954056" w:rsidP="004804AB">
            <w:pPr>
              <w:jc w:val="center"/>
              <w:rPr>
                <w:color w:val="222222"/>
                <w:sz w:val="20"/>
                <w:szCs w:val="20"/>
              </w:rPr>
            </w:pPr>
            <w:r>
              <w:rPr>
                <w:color w:val="222222"/>
                <w:sz w:val="20"/>
                <w:szCs w:val="20"/>
              </w:rPr>
              <w:t>US</w:t>
            </w:r>
            <w:r w:rsidR="00CF7AA5">
              <w:rPr>
                <w:color w:val="222222"/>
                <w:sz w:val="20"/>
                <w:szCs w:val="20"/>
              </w:rPr>
              <w:t>A</w:t>
            </w:r>
          </w:p>
        </w:tc>
        <w:tc>
          <w:tcPr>
            <w:tcW w:w="992" w:type="dxa"/>
          </w:tcPr>
          <w:p w14:paraId="79E52C83" w14:textId="7093157A" w:rsidR="00954056" w:rsidRDefault="00471EE5" w:rsidP="004804AB">
            <w:pPr>
              <w:jc w:val="center"/>
              <w:rPr>
                <w:color w:val="222222"/>
                <w:sz w:val="20"/>
                <w:szCs w:val="20"/>
              </w:rPr>
            </w:pPr>
            <w:r>
              <w:rPr>
                <w:color w:val="222222"/>
                <w:sz w:val="20"/>
                <w:szCs w:val="20"/>
              </w:rPr>
              <w:t xml:space="preserve">9 </w:t>
            </w:r>
            <w:r w:rsidR="001E7CD5">
              <w:rPr>
                <w:color w:val="222222"/>
                <w:sz w:val="20"/>
                <w:szCs w:val="20"/>
              </w:rPr>
              <w:t xml:space="preserve">       </w:t>
            </w:r>
            <w:proofErr w:type="gramStart"/>
            <w:r w:rsidR="001E7CD5">
              <w:rPr>
                <w:color w:val="222222"/>
                <w:sz w:val="20"/>
                <w:szCs w:val="20"/>
              </w:rPr>
              <w:t xml:space="preserve">   </w:t>
            </w:r>
            <w:r>
              <w:rPr>
                <w:color w:val="222222"/>
                <w:sz w:val="20"/>
                <w:szCs w:val="20"/>
              </w:rPr>
              <w:t>(</w:t>
            </w:r>
            <w:proofErr w:type="gramEnd"/>
            <w:r>
              <w:rPr>
                <w:color w:val="222222"/>
                <w:sz w:val="20"/>
                <w:szCs w:val="20"/>
              </w:rPr>
              <w:t>7)</w:t>
            </w:r>
          </w:p>
        </w:tc>
        <w:tc>
          <w:tcPr>
            <w:tcW w:w="850" w:type="dxa"/>
          </w:tcPr>
          <w:p w14:paraId="67E98F2E" w14:textId="486183A4" w:rsidR="00954056" w:rsidRDefault="00471EE5" w:rsidP="004804AB">
            <w:pPr>
              <w:jc w:val="center"/>
              <w:rPr>
                <w:color w:val="222222"/>
                <w:sz w:val="20"/>
                <w:szCs w:val="20"/>
              </w:rPr>
            </w:pPr>
            <w:r>
              <w:rPr>
                <w:color w:val="222222"/>
                <w:sz w:val="20"/>
                <w:szCs w:val="20"/>
              </w:rPr>
              <w:t>37.9 (11.5)</w:t>
            </w:r>
          </w:p>
        </w:tc>
        <w:tc>
          <w:tcPr>
            <w:tcW w:w="1843" w:type="dxa"/>
          </w:tcPr>
          <w:p w14:paraId="0626BFA4" w14:textId="77777777" w:rsidR="00954056" w:rsidRDefault="00954056" w:rsidP="004804AB">
            <w:pPr>
              <w:jc w:val="center"/>
              <w:rPr>
                <w:color w:val="222222"/>
                <w:sz w:val="20"/>
                <w:szCs w:val="20"/>
              </w:rPr>
            </w:pPr>
            <w:r w:rsidRPr="000F1490">
              <w:rPr>
                <w:color w:val="000000" w:themeColor="text1"/>
                <w:sz w:val="20"/>
                <w:szCs w:val="20"/>
              </w:rPr>
              <w:t>Pilot RCT at 3 academic medical centres</w:t>
            </w:r>
          </w:p>
        </w:tc>
        <w:tc>
          <w:tcPr>
            <w:tcW w:w="1843" w:type="dxa"/>
          </w:tcPr>
          <w:p w14:paraId="1792A796" w14:textId="1EDA09BB" w:rsidR="00954056" w:rsidRDefault="00954056" w:rsidP="004804AB">
            <w:pPr>
              <w:jc w:val="center"/>
              <w:rPr>
                <w:color w:val="222222"/>
                <w:sz w:val="20"/>
                <w:szCs w:val="20"/>
              </w:rPr>
            </w:pPr>
            <w:r>
              <w:rPr>
                <w:color w:val="000000" w:themeColor="text1"/>
                <w:sz w:val="20"/>
                <w:szCs w:val="20"/>
              </w:rPr>
              <w:t>C-B</w:t>
            </w:r>
            <w:r w:rsidRPr="000F1490">
              <w:rPr>
                <w:color w:val="000000" w:themeColor="text1"/>
                <w:sz w:val="20"/>
                <w:szCs w:val="20"/>
              </w:rPr>
              <w:t xml:space="preserve"> </w:t>
            </w:r>
            <w:r>
              <w:rPr>
                <w:color w:val="000000" w:themeColor="text1"/>
                <w:sz w:val="20"/>
                <w:szCs w:val="20"/>
              </w:rPr>
              <w:t>i</w:t>
            </w:r>
            <w:r w:rsidRPr="000F1490">
              <w:rPr>
                <w:color w:val="000000" w:themeColor="text1"/>
                <w:sz w:val="20"/>
                <w:szCs w:val="20"/>
              </w:rPr>
              <w:t xml:space="preserve">nformed </w:t>
            </w:r>
            <w:r>
              <w:rPr>
                <w:color w:val="000000" w:themeColor="text1"/>
                <w:sz w:val="20"/>
                <w:szCs w:val="20"/>
              </w:rPr>
              <w:t>p</w:t>
            </w:r>
            <w:r w:rsidRPr="000F1490">
              <w:rPr>
                <w:color w:val="000000" w:themeColor="text1"/>
                <w:sz w:val="20"/>
                <w:szCs w:val="20"/>
              </w:rPr>
              <w:t>sychotherapy</w:t>
            </w:r>
          </w:p>
        </w:tc>
        <w:tc>
          <w:tcPr>
            <w:tcW w:w="1701" w:type="dxa"/>
          </w:tcPr>
          <w:p w14:paraId="7033D106" w14:textId="6620E29E" w:rsidR="00954056" w:rsidRDefault="00954056" w:rsidP="004804AB">
            <w:pPr>
              <w:jc w:val="center"/>
              <w:rPr>
                <w:color w:val="222222"/>
                <w:sz w:val="20"/>
                <w:szCs w:val="20"/>
              </w:rPr>
            </w:pPr>
            <w:r w:rsidRPr="000F1490">
              <w:rPr>
                <w:color w:val="000000" w:themeColor="text1"/>
                <w:sz w:val="20"/>
                <w:szCs w:val="20"/>
              </w:rPr>
              <w:t>12 sessions</w:t>
            </w:r>
          </w:p>
        </w:tc>
        <w:tc>
          <w:tcPr>
            <w:tcW w:w="1559" w:type="dxa"/>
          </w:tcPr>
          <w:p w14:paraId="0EE6C17A" w14:textId="711A68F3" w:rsidR="00954056" w:rsidRDefault="00954056" w:rsidP="004804AB">
            <w:pPr>
              <w:jc w:val="center"/>
              <w:rPr>
                <w:color w:val="222222"/>
                <w:sz w:val="20"/>
                <w:szCs w:val="20"/>
              </w:rPr>
            </w:pPr>
            <w:r>
              <w:rPr>
                <w:color w:val="222222"/>
                <w:sz w:val="20"/>
                <w:szCs w:val="20"/>
              </w:rPr>
              <w:t>Individual</w:t>
            </w:r>
          </w:p>
        </w:tc>
        <w:tc>
          <w:tcPr>
            <w:tcW w:w="1276" w:type="dxa"/>
          </w:tcPr>
          <w:p w14:paraId="4599272F" w14:textId="1D391E8D" w:rsidR="00954056" w:rsidRDefault="00954056" w:rsidP="004804AB">
            <w:pPr>
              <w:jc w:val="center"/>
              <w:rPr>
                <w:color w:val="222222"/>
                <w:sz w:val="20"/>
                <w:szCs w:val="20"/>
              </w:rPr>
            </w:pPr>
            <w:r>
              <w:rPr>
                <w:color w:val="222222"/>
                <w:sz w:val="20"/>
                <w:szCs w:val="20"/>
              </w:rPr>
              <w:t>Outpatient</w:t>
            </w:r>
          </w:p>
        </w:tc>
        <w:tc>
          <w:tcPr>
            <w:tcW w:w="1082" w:type="dxa"/>
          </w:tcPr>
          <w:p w14:paraId="1F8102F4" w14:textId="77777777" w:rsidR="00954056" w:rsidRDefault="00954056" w:rsidP="004804AB">
            <w:pPr>
              <w:jc w:val="center"/>
              <w:rPr>
                <w:color w:val="222222"/>
                <w:sz w:val="20"/>
                <w:szCs w:val="20"/>
              </w:rPr>
            </w:pPr>
            <w:r>
              <w:rPr>
                <w:color w:val="222222"/>
                <w:sz w:val="20"/>
                <w:szCs w:val="20"/>
              </w:rPr>
              <w:t>Low</w:t>
            </w:r>
          </w:p>
        </w:tc>
      </w:tr>
      <w:tr w:rsidR="004804AB" w14:paraId="40A513AC" w14:textId="77777777" w:rsidTr="00F8577D">
        <w:trPr>
          <w:trHeight w:val="399"/>
        </w:trPr>
        <w:tc>
          <w:tcPr>
            <w:tcW w:w="1413" w:type="dxa"/>
          </w:tcPr>
          <w:p w14:paraId="4221C032" w14:textId="3578D1F1" w:rsidR="00471EE5" w:rsidRPr="007B38F1" w:rsidRDefault="00471EE5" w:rsidP="00471EE5">
            <w:pPr>
              <w:rPr>
                <w:color w:val="222222"/>
                <w:sz w:val="20"/>
                <w:szCs w:val="20"/>
              </w:rPr>
            </w:pPr>
            <w:r w:rsidRPr="007B38F1">
              <w:rPr>
                <w:color w:val="222222"/>
                <w:sz w:val="20"/>
                <w:szCs w:val="20"/>
              </w:rPr>
              <w:t xml:space="preserve">Baird </w:t>
            </w:r>
            <w:r w:rsidR="00AD09C3">
              <w:rPr>
                <w:color w:val="222222"/>
                <w:sz w:val="20"/>
                <w:szCs w:val="20"/>
              </w:rPr>
              <w:fldChar w:fldCharType="begin"/>
            </w:r>
            <w:r w:rsidR="004226FF">
              <w:rPr>
                <w:color w:val="222222"/>
                <w:sz w:val="20"/>
                <w:szCs w:val="20"/>
              </w:rPr>
              <w:instrText xml:space="preserve"> ADDIN EN.CITE &lt;EndNote&gt;&lt;Cite&gt;&lt;Author&gt;Baird&lt;/Author&gt;&lt;Year&gt;2017&lt;/Year&gt;&lt;IDText&gt;Cluster reduction in patients in a pilot treatment trial for psychogenic nonepileptic seizures&lt;/IDText&gt;&lt;DisplayText&gt;[36]&lt;/DisplayText&gt;&lt;record&gt;&lt;dates&gt;&lt;pub-dates&gt;&lt;date&gt;Aug&lt;/date&gt;&lt;/pub-dates&gt;&lt;year&gt;2017&lt;/year&gt;&lt;/dates&gt;&lt;urls&gt;&lt;related-urls&gt;&lt;url&gt;&amp;lt;Go to ISI&amp;gt;://WOS:000407660000043&lt;/url&gt;&lt;/related-urls&gt;&lt;/urls&gt;&lt;isbn&gt;1525-5050&lt;/isbn&gt;&lt;work-type&gt;Article&lt;/work-type&gt;&lt;titles&gt;&lt;title&gt;Cluster reduction in patients in a pilot treatment trial for psychogenic nonepileptic seizures&lt;/title&gt;&lt;secondary-title&gt;Epilepsy &amp;amp; Behavior&lt;/secondary-title&gt;&lt;/titles&gt;&lt;pages&gt;273-279&lt;/pages&gt;&lt;contributors&gt;&lt;authors&gt;&lt;author&gt;Baird, Grayson L.&lt;/author&gt;&lt;author&gt;Harlow, Lisa L.&lt;/author&gt;&lt;author&gt;Machan, Jason T.&lt;/author&gt;&lt;author&gt;LaFrance, W. Curt, Jr.&lt;/author&gt;&lt;/authors&gt;&lt;/contributors&gt;&lt;added-date format="utc"&gt;1696337971&lt;/added-date&gt;&lt;ref-type name="Journal Article"&gt;17&lt;/ref-type&gt;&lt;rec-number&gt;40268&lt;/rec-number&gt;&lt;last-updated-date format="utc"&gt;1696337971&lt;/last-updated-date&gt;&lt;accession-num&gt;WOS:000407660000043&lt;/accession-num&gt;&lt;electronic-resource-num&gt;10.1016/j.yebeh.2017.04.015&lt;/electronic-resource-num&gt;&lt;volume&gt;73&lt;/volume&gt;&lt;/record&gt;&lt;/Cite&gt;&lt;/EndNote&gt;</w:instrText>
            </w:r>
            <w:r w:rsidR="00AD09C3">
              <w:rPr>
                <w:color w:val="222222"/>
                <w:sz w:val="20"/>
                <w:szCs w:val="20"/>
              </w:rPr>
              <w:fldChar w:fldCharType="separate"/>
            </w:r>
            <w:r w:rsidR="004226FF">
              <w:rPr>
                <w:noProof/>
                <w:color w:val="222222"/>
                <w:sz w:val="20"/>
                <w:szCs w:val="20"/>
              </w:rPr>
              <w:t>[36]</w:t>
            </w:r>
            <w:r w:rsidR="00AD09C3">
              <w:rPr>
                <w:color w:val="222222"/>
                <w:sz w:val="20"/>
                <w:szCs w:val="20"/>
              </w:rPr>
              <w:fldChar w:fldCharType="end"/>
            </w:r>
            <w:r w:rsidR="00B21FAF">
              <w:rPr>
                <w:color w:val="222222"/>
                <w:sz w:val="20"/>
                <w:szCs w:val="20"/>
              </w:rPr>
              <w:t>§</w:t>
            </w:r>
          </w:p>
          <w:p w14:paraId="0EA5E129" w14:textId="77777777" w:rsidR="00471EE5" w:rsidRPr="007B38F1" w:rsidRDefault="00471EE5" w:rsidP="00471EE5">
            <w:pPr>
              <w:rPr>
                <w:color w:val="222222"/>
                <w:sz w:val="20"/>
                <w:szCs w:val="20"/>
              </w:rPr>
            </w:pPr>
          </w:p>
        </w:tc>
        <w:tc>
          <w:tcPr>
            <w:tcW w:w="1276" w:type="dxa"/>
          </w:tcPr>
          <w:p w14:paraId="0CBB9779" w14:textId="6AAE996C" w:rsidR="00471EE5" w:rsidRDefault="00471EE5" w:rsidP="004804AB">
            <w:pPr>
              <w:jc w:val="center"/>
              <w:rPr>
                <w:color w:val="222222"/>
                <w:sz w:val="20"/>
                <w:szCs w:val="20"/>
              </w:rPr>
            </w:pPr>
            <w:r>
              <w:rPr>
                <w:color w:val="222222"/>
                <w:sz w:val="20"/>
                <w:szCs w:val="20"/>
              </w:rPr>
              <w:t>US</w:t>
            </w:r>
            <w:r w:rsidR="00CF7AA5">
              <w:rPr>
                <w:color w:val="222222"/>
                <w:sz w:val="20"/>
                <w:szCs w:val="20"/>
              </w:rPr>
              <w:t>A</w:t>
            </w:r>
          </w:p>
        </w:tc>
        <w:tc>
          <w:tcPr>
            <w:tcW w:w="992" w:type="dxa"/>
          </w:tcPr>
          <w:p w14:paraId="13AEAB91" w14:textId="5310C5E4" w:rsidR="00471EE5" w:rsidRDefault="00471EE5" w:rsidP="004804AB">
            <w:pPr>
              <w:jc w:val="center"/>
              <w:rPr>
                <w:color w:val="222222"/>
                <w:sz w:val="20"/>
                <w:szCs w:val="20"/>
              </w:rPr>
            </w:pPr>
            <w:r>
              <w:rPr>
                <w:color w:val="222222"/>
                <w:sz w:val="20"/>
                <w:szCs w:val="20"/>
              </w:rPr>
              <w:t xml:space="preserve">9 </w:t>
            </w:r>
            <w:r w:rsidR="001E7CD5">
              <w:rPr>
                <w:color w:val="222222"/>
                <w:sz w:val="20"/>
                <w:szCs w:val="20"/>
              </w:rPr>
              <w:t xml:space="preserve">      </w:t>
            </w:r>
            <w:proofErr w:type="gramStart"/>
            <w:r w:rsidR="001E7CD5">
              <w:rPr>
                <w:color w:val="222222"/>
                <w:sz w:val="20"/>
                <w:szCs w:val="20"/>
              </w:rPr>
              <w:t xml:space="preserve">   </w:t>
            </w:r>
            <w:r>
              <w:rPr>
                <w:color w:val="222222"/>
                <w:sz w:val="20"/>
                <w:szCs w:val="20"/>
              </w:rPr>
              <w:t>(</w:t>
            </w:r>
            <w:proofErr w:type="gramEnd"/>
            <w:r>
              <w:rPr>
                <w:color w:val="222222"/>
                <w:sz w:val="20"/>
                <w:szCs w:val="20"/>
              </w:rPr>
              <w:t>9)</w:t>
            </w:r>
          </w:p>
        </w:tc>
        <w:tc>
          <w:tcPr>
            <w:tcW w:w="850" w:type="dxa"/>
          </w:tcPr>
          <w:p w14:paraId="2EF88C67" w14:textId="1352E3C1" w:rsidR="00471EE5" w:rsidRDefault="00471EE5" w:rsidP="004804AB">
            <w:pPr>
              <w:jc w:val="center"/>
              <w:rPr>
                <w:color w:val="222222"/>
                <w:sz w:val="20"/>
                <w:szCs w:val="20"/>
              </w:rPr>
            </w:pPr>
            <w:r>
              <w:rPr>
                <w:color w:val="222222"/>
                <w:sz w:val="20"/>
                <w:szCs w:val="20"/>
              </w:rPr>
              <w:t>39.1 (13.2)</w:t>
            </w:r>
          </w:p>
        </w:tc>
        <w:tc>
          <w:tcPr>
            <w:tcW w:w="1843" w:type="dxa"/>
          </w:tcPr>
          <w:p w14:paraId="102F2423" w14:textId="681B8B16" w:rsidR="00471EE5" w:rsidRPr="000F1490" w:rsidRDefault="00471EE5" w:rsidP="004804AB">
            <w:pPr>
              <w:jc w:val="center"/>
              <w:rPr>
                <w:color w:val="000000" w:themeColor="text1"/>
                <w:sz w:val="20"/>
                <w:szCs w:val="20"/>
              </w:rPr>
            </w:pPr>
            <w:r w:rsidRPr="000F1490">
              <w:rPr>
                <w:color w:val="000000" w:themeColor="text1"/>
                <w:sz w:val="20"/>
                <w:szCs w:val="20"/>
              </w:rPr>
              <w:t>Pilot RCT at 3 academic medical centres</w:t>
            </w:r>
          </w:p>
        </w:tc>
        <w:tc>
          <w:tcPr>
            <w:tcW w:w="1843" w:type="dxa"/>
          </w:tcPr>
          <w:p w14:paraId="7B8A0896" w14:textId="3355CCD5" w:rsidR="00471EE5" w:rsidRDefault="00471EE5" w:rsidP="004804AB">
            <w:pPr>
              <w:jc w:val="center"/>
              <w:rPr>
                <w:color w:val="000000" w:themeColor="text1"/>
                <w:sz w:val="20"/>
                <w:szCs w:val="20"/>
              </w:rPr>
            </w:pPr>
            <w:r>
              <w:rPr>
                <w:color w:val="000000" w:themeColor="text1"/>
                <w:sz w:val="20"/>
                <w:szCs w:val="20"/>
              </w:rPr>
              <w:t>C-B</w:t>
            </w:r>
            <w:r w:rsidRPr="000F1490">
              <w:rPr>
                <w:color w:val="000000" w:themeColor="text1"/>
                <w:sz w:val="20"/>
                <w:szCs w:val="20"/>
              </w:rPr>
              <w:t xml:space="preserve"> </w:t>
            </w:r>
            <w:r>
              <w:rPr>
                <w:color w:val="000000" w:themeColor="text1"/>
                <w:sz w:val="20"/>
                <w:szCs w:val="20"/>
              </w:rPr>
              <w:t>i</w:t>
            </w:r>
            <w:r w:rsidRPr="000F1490">
              <w:rPr>
                <w:color w:val="000000" w:themeColor="text1"/>
                <w:sz w:val="20"/>
                <w:szCs w:val="20"/>
              </w:rPr>
              <w:t xml:space="preserve">nformed </w:t>
            </w:r>
            <w:r>
              <w:rPr>
                <w:color w:val="000000" w:themeColor="text1"/>
                <w:sz w:val="20"/>
                <w:szCs w:val="20"/>
              </w:rPr>
              <w:t>p</w:t>
            </w:r>
            <w:r w:rsidRPr="000F1490">
              <w:rPr>
                <w:color w:val="000000" w:themeColor="text1"/>
                <w:sz w:val="20"/>
                <w:szCs w:val="20"/>
              </w:rPr>
              <w:t>sychotherapy</w:t>
            </w:r>
            <w:r>
              <w:rPr>
                <w:color w:val="000000" w:themeColor="text1"/>
                <w:sz w:val="20"/>
                <w:szCs w:val="20"/>
              </w:rPr>
              <w:t xml:space="preserve"> plus sertraline</w:t>
            </w:r>
          </w:p>
        </w:tc>
        <w:tc>
          <w:tcPr>
            <w:tcW w:w="1701" w:type="dxa"/>
          </w:tcPr>
          <w:p w14:paraId="79785355" w14:textId="54E0F679" w:rsidR="00471EE5" w:rsidRPr="000F1490" w:rsidRDefault="00471EE5" w:rsidP="004804AB">
            <w:pPr>
              <w:jc w:val="center"/>
              <w:rPr>
                <w:color w:val="000000" w:themeColor="text1"/>
                <w:sz w:val="20"/>
                <w:szCs w:val="20"/>
              </w:rPr>
            </w:pPr>
            <w:r w:rsidRPr="000F1490">
              <w:rPr>
                <w:color w:val="000000" w:themeColor="text1"/>
                <w:sz w:val="20"/>
                <w:szCs w:val="20"/>
              </w:rPr>
              <w:t>12 sessions</w:t>
            </w:r>
          </w:p>
        </w:tc>
        <w:tc>
          <w:tcPr>
            <w:tcW w:w="1559" w:type="dxa"/>
          </w:tcPr>
          <w:p w14:paraId="1821D300" w14:textId="7D9FD766" w:rsidR="00471EE5" w:rsidRDefault="00471EE5" w:rsidP="004804AB">
            <w:pPr>
              <w:jc w:val="center"/>
              <w:rPr>
                <w:color w:val="222222"/>
                <w:sz w:val="20"/>
                <w:szCs w:val="20"/>
              </w:rPr>
            </w:pPr>
            <w:r>
              <w:rPr>
                <w:color w:val="222222"/>
                <w:sz w:val="20"/>
                <w:szCs w:val="20"/>
              </w:rPr>
              <w:t>Individual</w:t>
            </w:r>
          </w:p>
        </w:tc>
        <w:tc>
          <w:tcPr>
            <w:tcW w:w="1276" w:type="dxa"/>
          </w:tcPr>
          <w:p w14:paraId="64A868DC" w14:textId="781763F4" w:rsidR="00471EE5" w:rsidRDefault="00471EE5" w:rsidP="004804AB">
            <w:pPr>
              <w:jc w:val="center"/>
              <w:rPr>
                <w:color w:val="222222"/>
                <w:sz w:val="20"/>
                <w:szCs w:val="20"/>
              </w:rPr>
            </w:pPr>
            <w:r>
              <w:rPr>
                <w:color w:val="222222"/>
                <w:sz w:val="20"/>
                <w:szCs w:val="20"/>
              </w:rPr>
              <w:t>Outpatient</w:t>
            </w:r>
          </w:p>
        </w:tc>
        <w:tc>
          <w:tcPr>
            <w:tcW w:w="1082" w:type="dxa"/>
          </w:tcPr>
          <w:p w14:paraId="2BCBB32A" w14:textId="3B8CF91E" w:rsidR="00471EE5" w:rsidRDefault="00471EE5" w:rsidP="004804AB">
            <w:pPr>
              <w:jc w:val="center"/>
              <w:rPr>
                <w:color w:val="222222"/>
                <w:sz w:val="20"/>
                <w:szCs w:val="20"/>
              </w:rPr>
            </w:pPr>
            <w:r>
              <w:rPr>
                <w:color w:val="222222"/>
                <w:sz w:val="20"/>
                <w:szCs w:val="20"/>
              </w:rPr>
              <w:t>Low</w:t>
            </w:r>
          </w:p>
        </w:tc>
      </w:tr>
      <w:tr w:rsidR="004804AB" w14:paraId="7721BFC5" w14:textId="774FC487" w:rsidTr="00F8577D">
        <w:trPr>
          <w:trHeight w:val="399"/>
        </w:trPr>
        <w:tc>
          <w:tcPr>
            <w:tcW w:w="1413" w:type="dxa"/>
          </w:tcPr>
          <w:p w14:paraId="2960A56D" w14:textId="77777777" w:rsidR="00471EE5" w:rsidRDefault="00471EE5" w:rsidP="00471EE5">
            <w:pPr>
              <w:rPr>
                <w:color w:val="222222"/>
                <w:sz w:val="20"/>
                <w:szCs w:val="20"/>
              </w:rPr>
            </w:pPr>
            <w:r w:rsidRPr="007B38F1">
              <w:rPr>
                <w:color w:val="222222"/>
                <w:sz w:val="20"/>
                <w:szCs w:val="20"/>
              </w:rPr>
              <w:t xml:space="preserve">Barrett-Naylor </w:t>
            </w:r>
            <w:r w:rsidR="00AD09C3">
              <w:rPr>
                <w:color w:val="222222"/>
                <w:sz w:val="20"/>
                <w:szCs w:val="20"/>
              </w:rPr>
              <w:fldChar w:fldCharType="begin"/>
            </w:r>
            <w:r w:rsidR="004226FF">
              <w:rPr>
                <w:color w:val="222222"/>
                <w:sz w:val="20"/>
                <w:szCs w:val="20"/>
              </w:rPr>
              <w:instrText xml:space="preserve"> ADDIN EN.CITE &lt;EndNote&gt;&lt;Cite&gt;&lt;Author&gt;Barrett-Naylor&lt;/Author&gt;&lt;Year&gt;2018&lt;/Year&gt;&lt;IDText&gt;The effectiveness and acceptability of a guided self-help Acceptance and Commitment Therapy (ACT) intervention for psychogenic nonepileptic seizures&lt;/IDText&gt;&lt;DisplayText&gt;[37]&lt;/DisplayText&gt;&lt;record&gt;&lt;dates&gt;&lt;pub-dates&gt;&lt;date&gt;Nov&lt;/date&gt;&lt;/pub-dates&gt;&lt;year&gt;2018&lt;/year&gt;&lt;/dates&gt;&lt;urls&gt;&lt;related-urls&gt;&lt;url&gt;&amp;lt;Go to ISI&amp;gt;://WOS:000454996400008&lt;/url&gt;&lt;/related-urls&gt;&lt;/urls&gt;&lt;isbn&gt;1525-5050&lt;/isbn&gt;&lt;work-type&gt;Article&lt;/work-type&gt;&lt;titles&gt;&lt;title&gt;The effectiveness and acceptability of a guided self-help Acceptance and Commitment Therapy (ACT) intervention for psychogenic nonepileptic seizures&lt;/title&gt;&lt;secondary-title&gt;Epilepsy &amp;amp; Behavior&lt;/secondary-title&gt;&lt;/titles&gt;&lt;pages&gt;332-340&lt;/pages&gt;&lt;contributors&gt;&lt;authors&gt;&lt;author&gt;Barrett-Naylor, Ruth&lt;/author&gt;&lt;author&gt;Gresswell, David M.&lt;/author&gt;&lt;author&gt;Dawson, David L.&lt;/author&gt;&lt;/authors&gt;&lt;/contributors&gt;&lt;added-date format="utc"&gt;1696337988&lt;/added-date&gt;&lt;ref-type name="Journal Article"&gt;17&lt;/ref-type&gt;&lt;rec-number&gt;40269&lt;/rec-number&gt;&lt;last-updated-date format="utc"&gt;1696337988&lt;/last-updated-date&gt;&lt;accession-num&gt;WOS:000454996400008&lt;/accession-num&gt;&lt;electronic-resource-num&gt;10.1016/j.yebeh.2018.09.039&lt;/electronic-resource-num&gt;&lt;volume&gt;88&lt;/volume&gt;&lt;/record&gt;&lt;/Cite&gt;&lt;/EndNote&gt;</w:instrText>
            </w:r>
            <w:r w:rsidR="00AD09C3">
              <w:rPr>
                <w:color w:val="222222"/>
                <w:sz w:val="20"/>
                <w:szCs w:val="20"/>
              </w:rPr>
              <w:fldChar w:fldCharType="separate"/>
            </w:r>
            <w:r w:rsidR="004226FF">
              <w:rPr>
                <w:noProof/>
                <w:color w:val="222222"/>
                <w:sz w:val="20"/>
                <w:szCs w:val="20"/>
              </w:rPr>
              <w:t>[37]</w:t>
            </w:r>
            <w:r w:rsidR="00AD09C3">
              <w:rPr>
                <w:color w:val="222222"/>
                <w:sz w:val="20"/>
                <w:szCs w:val="20"/>
              </w:rPr>
              <w:fldChar w:fldCharType="end"/>
            </w:r>
          </w:p>
          <w:p w14:paraId="46EA3E84" w14:textId="1F80C05E" w:rsidR="009A4945" w:rsidRPr="002C1159" w:rsidRDefault="009A4945" w:rsidP="00471EE5">
            <w:pPr>
              <w:rPr>
                <w:color w:val="222222"/>
                <w:sz w:val="20"/>
                <w:szCs w:val="20"/>
              </w:rPr>
            </w:pPr>
          </w:p>
        </w:tc>
        <w:tc>
          <w:tcPr>
            <w:tcW w:w="1276" w:type="dxa"/>
          </w:tcPr>
          <w:p w14:paraId="236D2818" w14:textId="77777777" w:rsidR="00471EE5" w:rsidRDefault="00471EE5" w:rsidP="004804AB">
            <w:pPr>
              <w:jc w:val="center"/>
              <w:rPr>
                <w:color w:val="222222"/>
                <w:sz w:val="20"/>
                <w:szCs w:val="20"/>
              </w:rPr>
            </w:pPr>
            <w:r>
              <w:rPr>
                <w:color w:val="222222"/>
                <w:sz w:val="20"/>
                <w:szCs w:val="20"/>
              </w:rPr>
              <w:t>UK</w:t>
            </w:r>
          </w:p>
        </w:tc>
        <w:tc>
          <w:tcPr>
            <w:tcW w:w="992" w:type="dxa"/>
          </w:tcPr>
          <w:p w14:paraId="2DA7E7E7" w14:textId="34628A3E" w:rsidR="00471EE5" w:rsidRDefault="00471EE5" w:rsidP="004804AB">
            <w:pPr>
              <w:jc w:val="center"/>
              <w:rPr>
                <w:color w:val="222222"/>
                <w:sz w:val="20"/>
                <w:szCs w:val="20"/>
              </w:rPr>
            </w:pPr>
            <w:r>
              <w:rPr>
                <w:color w:val="222222"/>
                <w:sz w:val="20"/>
                <w:szCs w:val="20"/>
              </w:rPr>
              <w:t>6</w:t>
            </w:r>
          </w:p>
          <w:p w14:paraId="1D7851D3" w14:textId="77777777" w:rsidR="00471EE5" w:rsidRDefault="00471EE5" w:rsidP="004804AB">
            <w:pPr>
              <w:jc w:val="center"/>
              <w:rPr>
                <w:color w:val="222222"/>
                <w:sz w:val="20"/>
                <w:szCs w:val="20"/>
              </w:rPr>
            </w:pPr>
            <w:r>
              <w:rPr>
                <w:color w:val="222222"/>
                <w:sz w:val="20"/>
                <w:szCs w:val="20"/>
              </w:rPr>
              <w:t>(5)</w:t>
            </w:r>
          </w:p>
        </w:tc>
        <w:tc>
          <w:tcPr>
            <w:tcW w:w="850" w:type="dxa"/>
          </w:tcPr>
          <w:p w14:paraId="2BE7DB61" w14:textId="77777777" w:rsidR="00471EE5" w:rsidRDefault="00471EE5" w:rsidP="004804AB">
            <w:pPr>
              <w:jc w:val="center"/>
              <w:rPr>
                <w:color w:val="222222"/>
                <w:sz w:val="20"/>
                <w:szCs w:val="20"/>
              </w:rPr>
            </w:pPr>
            <w:r>
              <w:rPr>
                <w:color w:val="222222"/>
                <w:sz w:val="20"/>
                <w:szCs w:val="20"/>
              </w:rPr>
              <w:t>NR</w:t>
            </w:r>
          </w:p>
        </w:tc>
        <w:tc>
          <w:tcPr>
            <w:tcW w:w="1843" w:type="dxa"/>
          </w:tcPr>
          <w:p w14:paraId="78D7D5E7" w14:textId="435E3714" w:rsidR="00471EE5" w:rsidRDefault="00471EE5" w:rsidP="004804AB">
            <w:pPr>
              <w:jc w:val="center"/>
              <w:rPr>
                <w:color w:val="222222"/>
                <w:sz w:val="20"/>
                <w:szCs w:val="20"/>
              </w:rPr>
            </w:pPr>
            <w:r>
              <w:rPr>
                <w:color w:val="222222"/>
                <w:sz w:val="20"/>
                <w:szCs w:val="20"/>
              </w:rPr>
              <w:t>Non-concurrent case series</w:t>
            </w:r>
          </w:p>
        </w:tc>
        <w:tc>
          <w:tcPr>
            <w:tcW w:w="1843" w:type="dxa"/>
          </w:tcPr>
          <w:p w14:paraId="0B35EB91" w14:textId="456B7446" w:rsidR="00471EE5" w:rsidRDefault="00471EE5" w:rsidP="004804AB">
            <w:pPr>
              <w:jc w:val="center"/>
              <w:rPr>
                <w:color w:val="222222"/>
                <w:sz w:val="20"/>
                <w:szCs w:val="20"/>
              </w:rPr>
            </w:pPr>
            <w:r>
              <w:rPr>
                <w:color w:val="222222"/>
                <w:sz w:val="20"/>
                <w:szCs w:val="20"/>
              </w:rPr>
              <w:t>C-B</w:t>
            </w:r>
            <w:r w:rsidR="00C45BF1">
              <w:rPr>
                <w:color w:val="222222"/>
                <w:sz w:val="20"/>
                <w:szCs w:val="20"/>
              </w:rPr>
              <w:t xml:space="preserve"> - guided self-help</w:t>
            </w:r>
          </w:p>
        </w:tc>
        <w:tc>
          <w:tcPr>
            <w:tcW w:w="1701" w:type="dxa"/>
          </w:tcPr>
          <w:p w14:paraId="2E9ADBD7" w14:textId="1073C9D8" w:rsidR="00471EE5" w:rsidRDefault="00471EE5" w:rsidP="004804AB">
            <w:pPr>
              <w:jc w:val="center"/>
              <w:rPr>
                <w:color w:val="222222"/>
                <w:sz w:val="20"/>
                <w:szCs w:val="20"/>
              </w:rPr>
            </w:pPr>
            <w:r>
              <w:rPr>
                <w:color w:val="222222"/>
                <w:sz w:val="20"/>
                <w:szCs w:val="20"/>
              </w:rPr>
              <w:t>6 weeks</w:t>
            </w:r>
          </w:p>
        </w:tc>
        <w:tc>
          <w:tcPr>
            <w:tcW w:w="1559" w:type="dxa"/>
          </w:tcPr>
          <w:p w14:paraId="05F0897F" w14:textId="125F28DF" w:rsidR="00471EE5" w:rsidDel="0048750F" w:rsidRDefault="0048750F" w:rsidP="004804AB">
            <w:pPr>
              <w:jc w:val="center"/>
              <w:rPr>
                <w:del w:id="139" w:author="Chris Gaskell" w:date="2023-10-19T18:47:00Z"/>
                <w:color w:val="222222"/>
                <w:sz w:val="20"/>
                <w:szCs w:val="20"/>
              </w:rPr>
            </w:pPr>
            <w:ins w:id="140" w:author="Chris Gaskell" w:date="2023-10-19T18:47:00Z">
              <w:r>
                <w:rPr>
                  <w:color w:val="222222"/>
                  <w:sz w:val="20"/>
                  <w:szCs w:val="20"/>
                </w:rPr>
                <w:t>Individual</w:t>
              </w:r>
            </w:ins>
            <w:commentRangeStart w:id="141"/>
            <w:del w:id="142" w:author="Chris Gaskell" w:date="2023-10-19T18:47:00Z">
              <w:r w:rsidR="00471EE5" w:rsidDel="0048750F">
                <w:rPr>
                  <w:color w:val="222222"/>
                  <w:sz w:val="20"/>
                  <w:szCs w:val="20"/>
                </w:rPr>
                <w:delText>G</w:delText>
              </w:r>
              <w:r w:rsidR="00BF3246" w:rsidDel="0048750F">
                <w:rPr>
                  <w:color w:val="222222"/>
                  <w:sz w:val="20"/>
                  <w:szCs w:val="20"/>
                </w:rPr>
                <w:delText>uided self-help</w:delText>
              </w:r>
            </w:del>
          </w:p>
          <w:p w14:paraId="77D77E10" w14:textId="77299C54" w:rsidR="00471EE5" w:rsidRDefault="00471EE5" w:rsidP="004804AB">
            <w:pPr>
              <w:jc w:val="center"/>
              <w:rPr>
                <w:color w:val="222222"/>
                <w:sz w:val="20"/>
                <w:szCs w:val="20"/>
              </w:rPr>
            </w:pPr>
            <w:del w:id="143" w:author="Chris Gaskell" w:date="2023-10-19T18:47:00Z">
              <w:r w:rsidDel="0048750F">
                <w:rPr>
                  <w:color w:val="222222"/>
                  <w:sz w:val="20"/>
                  <w:szCs w:val="20"/>
                </w:rPr>
                <w:delText>(telephone)</w:delText>
              </w:r>
              <w:commentRangeEnd w:id="141"/>
              <w:r w:rsidR="00C45BF1" w:rsidDel="0048750F">
                <w:rPr>
                  <w:rStyle w:val="CommentReference"/>
                  <w:rFonts w:asciiTheme="minorHAnsi" w:eastAsiaTheme="minorHAnsi" w:hAnsiTheme="minorHAnsi" w:cstheme="minorBidi"/>
                  <w:lang w:eastAsia="en-US"/>
                </w:rPr>
                <w:commentReference w:id="141"/>
              </w:r>
            </w:del>
          </w:p>
        </w:tc>
        <w:tc>
          <w:tcPr>
            <w:tcW w:w="1276" w:type="dxa"/>
          </w:tcPr>
          <w:p w14:paraId="210C1D1B" w14:textId="788F8C58" w:rsidR="00471EE5" w:rsidRDefault="00471EE5" w:rsidP="004804AB">
            <w:pPr>
              <w:jc w:val="center"/>
              <w:rPr>
                <w:color w:val="222222"/>
                <w:sz w:val="20"/>
                <w:szCs w:val="20"/>
              </w:rPr>
            </w:pPr>
            <w:r>
              <w:rPr>
                <w:color w:val="222222"/>
                <w:sz w:val="20"/>
                <w:szCs w:val="20"/>
              </w:rPr>
              <w:t>Outpatient</w:t>
            </w:r>
          </w:p>
        </w:tc>
        <w:tc>
          <w:tcPr>
            <w:tcW w:w="1082" w:type="dxa"/>
          </w:tcPr>
          <w:p w14:paraId="68C560DC" w14:textId="36081430" w:rsidR="00471EE5" w:rsidRDefault="00471EE5" w:rsidP="004804AB">
            <w:pPr>
              <w:jc w:val="center"/>
              <w:rPr>
                <w:color w:val="222222"/>
                <w:sz w:val="20"/>
                <w:szCs w:val="20"/>
              </w:rPr>
            </w:pPr>
            <w:r>
              <w:rPr>
                <w:color w:val="222222"/>
                <w:sz w:val="20"/>
                <w:szCs w:val="20"/>
              </w:rPr>
              <w:t>Medium</w:t>
            </w:r>
          </w:p>
        </w:tc>
      </w:tr>
      <w:tr w:rsidR="004804AB" w14:paraId="6DF7CF0B" w14:textId="318D5DA7" w:rsidTr="00F8577D">
        <w:tc>
          <w:tcPr>
            <w:tcW w:w="1413" w:type="dxa"/>
          </w:tcPr>
          <w:p w14:paraId="64C6DF53" w14:textId="69797913" w:rsidR="00471EE5" w:rsidRPr="002C1159" w:rsidRDefault="00471EE5" w:rsidP="00471EE5">
            <w:pPr>
              <w:rPr>
                <w:color w:val="222222"/>
                <w:sz w:val="20"/>
                <w:szCs w:val="20"/>
              </w:rPr>
            </w:pPr>
            <w:r w:rsidRPr="007B38F1">
              <w:rPr>
                <w:color w:val="222222"/>
                <w:sz w:val="20"/>
                <w:szCs w:val="20"/>
              </w:rPr>
              <w:t xml:space="preserve">Barry </w:t>
            </w:r>
            <w:r w:rsidR="00BC5F94">
              <w:rPr>
                <w:color w:val="222222"/>
                <w:sz w:val="20"/>
                <w:szCs w:val="20"/>
              </w:rPr>
              <w:fldChar w:fldCharType="begin"/>
            </w:r>
            <w:r w:rsidR="004226FF">
              <w:rPr>
                <w:color w:val="222222"/>
                <w:sz w:val="20"/>
                <w:szCs w:val="20"/>
              </w:rPr>
              <w:instrText xml:space="preserve"> ADDIN EN.CITE &lt;EndNote&gt;&lt;Cite&gt;&lt;Author&gt;Barry&lt;/Author&gt;&lt;Year&gt;2008&lt;/Year&gt;&lt;IDText&gt;Group therapy for patients with psychogenic nonepileptic seizures: A pilot study&lt;/IDText&gt;&lt;DisplayText&gt;[38]&lt;/DisplayText&gt;&lt;record&gt;&lt;dates&gt;&lt;pub-dates&gt;&lt;date&gt;Nov&lt;/date&gt;&lt;/pub-dates&gt;&lt;year&gt;2008&lt;/year&gt;&lt;/dates&gt;&lt;urls&gt;&lt;related-urls&gt;&lt;url&gt;&amp;lt;Go to ISI&amp;gt;://WOS:000260701500008&lt;/url&gt;&lt;/related-urls&gt;&lt;/urls&gt;&lt;isbn&gt;1525-5050&lt;/isbn&gt;&lt;work-type&gt;Article; Proceedings Paper&lt;/work-type&gt;&lt;titles&gt;&lt;title&gt;Group therapy for patients with psychogenic nonepileptic seizures: A pilot study&lt;/title&gt;&lt;secondary-title&gt;Epilepsy &amp;amp; Behavior&lt;/secondary-title&gt;&lt;/titles&gt;&lt;pages&gt;624-629&lt;/pages&gt;&lt;number&gt;4&lt;/number&gt;&lt;contributors&gt;&lt;authors&gt;&lt;author&gt;Barry, J. J.&lt;/author&gt;&lt;author&gt;Wittenberg, D.&lt;/author&gt;&lt;author&gt;Bullock, K. D.&lt;/author&gt;&lt;author&gt;Michaels, J. B.&lt;/author&gt;&lt;author&gt;Classen, C. C.&lt;/author&gt;&lt;author&gt;Fisher, R. S.&lt;/author&gt;&lt;/authors&gt;&lt;/contributors&gt;&lt;added-date format="utc"&gt;1696338034&lt;/added-date&gt;&lt;ref-type name="Journal Article"&gt;17&lt;/ref-type&gt;&lt;rec-number&gt;40272&lt;/rec-number&gt;&lt;last-updated-date format="utc"&gt;1696338034&lt;/last-updated-date&gt;&lt;accession-num&gt;WOS:000260701500008&lt;/accession-num&gt;&lt;electronic-resource-num&gt;10.1016/j.yebeh.2008.06.013&lt;/electronic-resource-num&gt;&lt;volume&gt;13&lt;/volume&gt;&lt;/record&gt;&lt;/Cite&gt;&lt;/EndNote&gt;</w:instrText>
            </w:r>
            <w:r w:rsidR="00BC5F94">
              <w:rPr>
                <w:color w:val="222222"/>
                <w:sz w:val="20"/>
                <w:szCs w:val="20"/>
              </w:rPr>
              <w:fldChar w:fldCharType="separate"/>
            </w:r>
            <w:r w:rsidR="004226FF">
              <w:rPr>
                <w:noProof/>
                <w:color w:val="222222"/>
                <w:sz w:val="20"/>
                <w:szCs w:val="20"/>
              </w:rPr>
              <w:t>[38]</w:t>
            </w:r>
            <w:r w:rsidR="00BC5F94">
              <w:rPr>
                <w:color w:val="222222"/>
                <w:sz w:val="20"/>
                <w:szCs w:val="20"/>
              </w:rPr>
              <w:fldChar w:fldCharType="end"/>
            </w:r>
            <w:r w:rsidR="00AD09C3">
              <w:rPr>
                <w:color w:val="222222"/>
                <w:sz w:val="20"/>
                <w:szCs w:val="20"/>
              </w:rPr>
              <w:t xml:space="preserve"> </w:t>
            </w:r>
          </w:p>
        </w:tc>
        <w:tc>
          <w:tcPr>
            <w:tcW w:w="1276" w:type="dxa"/>
          </w:tcPr>
          <w:p w14:paraId="3C726F9C" w14:textId="77777777" w:rsidR="00471EE5" w:rsidRDefault="00471EE5" w:rsidP="004804AB">
            <w:pPr>
              <w:jc w:val="center"/>
              <w:rPr>
                <w:color w:val="222222"/>
                <w:sz w:val="20"/>
                <w:szCs w:val="20"/>
              </w:rPr>
            </w:pPr>
            <w:r>
              <w:rPr>
                <w:color w:val="222222"/>
                <w:sz w:val="20"/>
                <w:szCs w:val="20"/>
              </w:rPr>
              <w:t>USA</w:t>
            </w:r>
          </w:p>
        </w:tc>
        <w:tc>
          <w:tcPr>
            <w:tcW w:w="992" w:type="dxa"/>
          </w:tcPr>
          <w:p w14:paraId="0D308233" w14:textId="77777777" w:rsidR="00471EE5" w:rsidRDefault="00471EE5" w:rsidP="004804AB">
            <w:pPr>
              <w:jc w:val="center"/>
              <w:rPr>
                <w:color w:val="222222"/>
                <w:sz w:val="20"/>
                <w:szCs w:val="20"/>
              </w:rPr>
            </w:pPr>
            <w:r>
              <w:rPr>
                <w:color w:val="222222"/>
                <w:sz w:val="20"/>
                <w:szCs w:val="20"/>
              </w:rPr>
              <w:t>7</w:t>
            </w:r>
          </w:p>
          <w:p w14:paraId="36A730F0" w14:textId="77777777" w:rsidR="00471EE5" w:rsidRDefault="00471EE5" w:rsidP="004804AB">
            <w:pPr>
              <w:jc w:val="center"/>
              <w:rPr>
                <w:color w:val="222222"/>
                <w:sz w:val="20"/>
                <w:szCs w:val="20"/>
              </w:rPr>
            </w:pPr>
            <w:r>
              <w:rPr>
                <w:color w:val="222222"/>
                <w:sz w:val="20"/>
                <w:szCs w:val="20"/>
              </w:rPr>
              <w:t>(7)</w:t>
            </w:r>
          </w:p>
          <w:p w14:paraId="18FF9FCB" w14:textId="7BB700D0" w:rsidR="009A4945" w:rsidRDefault="009A4945" w:rsidP="004804AB">
            <w:pPr>
              <w:jc w:val="center"/>
              <w:rPr>
                <w:color w:val="222222"/>
                <w:sz w:val="20"/>
                <w:szCs w:val="20"/>
              </w:rPr>
            </w:pPr>
          </w:p>
        </w:tc>
        <w:tc>
          <w:tcPr>
            <w:tcW w:w="850" w:type="dxa"/>
          </w:tcPr>
          <w:p w14:paraId="21A1EA3E" w14:textId="6DF82DD0" w:rsidR="00471EE5" w:rsidRDefault="00471EE5" w:rsidP="004804AB">
            <w:pPr>
              <w:jc w:val="center"/>
              <w:rPr>
                <w:color w:val="222222"/>
                <w:sz w:val="20"/>
                <w:szCs w:val="20"/>
              </w:rPr>
            </w:pPr>
            <w:r>
              <w:rPr>
                <w:color w:val="222222"/>
                <w:sz w:val="20"/>
                <w:szCs w:val="20"/>
              </w:rPr>
              <w:t>45.4</w:t>
            </w:r>
          </w:p>
          <w:p w14:paraId="5BA4088A" w14:textId="6502886F" w:rsidR="00471EE5" w:rsidRDefault="00471EE5" w:rsidP="004804AB">
            <w:pPr>
              <w:jc w:val="center"/>
              <w:rPr>
                <w:color w:val="222222"/>
                <w:sz w:val="20"/>
                <w:szCs w:val="20"/>
              </w:rPr>
            </w:pPr>
            <w:r>
              <w:rPr>
                <w:color w:val="222222"/>
                <w:sz w:val="20"/>
                <w:szCs w:val="20"/>
              </w:rPr>
              <w:t>(7.9)</w:t>
            </w:r>
          </w:p>
        </w:tc>
        <w:tc>
          <w:tcPr>
            <w:tcW w:w="1843" w:type="dxa"/>
          </w:tcPr>
          <w:p w14:paraId="3EE882EE" w14:textId="3B6A9977" w:rsidR="00471EE5" w:rsidRDefault="00471EE5" w:rsidP="004804AB">
            <w:pPr>
              <w:jc w:val="center"/>
              <w:rPr>
                <w:color w:val="222222"/>
                <w:sz w:val="20"/>
                <w:szCs w:val="20"/>
              </w:rPr>
            </w:pPr>
            <w:r>
              <w:rPr>
                <w:color w:val="222222"/>
                <w:sz w:val="20"/>
                <w:szCs w:val="20"/>
              </w:rPr>
              <w:t>Pilot study</w:t>
            </w:r>
          </w:p>
        </w:tc>
        <w:tc>
          <w:tcPr>
            <w:tcW w:w="1843" w:type="dxa"/>
          </w:tcPr>
          <w:p w14:paraId="78F3B468" w14:textId="038E3217" w:rsidR="00471EE5" w:rsidRDefault="00471EE5" w:rsidP="004804AB">
            <w:pPr>
              <w:jc w:val="center"/>
              <w:rPr>
                <w:color w:val="222222"/>
                <w:sz w:val="20"/>
                <w:szCs w:val="20"/>
              </w:rPr>
            </w:pPr>
            <w:r>
              <w:rPr>
                <w:color w:val="222222"/>
                <w:sz w:val="20"/>
                <w:szCs w:val="20"/>
              </w:rPr>
              <w:t>Relational</w:t>
            </w:r>
          </w:p>
        </w:tc>
        <w:tc>
          <w:tcPr>
            <w:tcW w:w="1701" w:type="dxa"/>
          </w:tcPr>
          <w:p w14:paraId="385CF2B7" w14:textId="01245741" w:rsidR="00471EE5" w:rsidRDefault="00471EE5" w:rsidP="004804AB">
            <w:pPr>
              <w:jc w:val="center"/>
              <w:rPr>
                <w:color w:val="222222"/>
                <w:sz w:val="20"/>
                <w:szCs w:val="20"/>
              </w:rPr>
            </w:pPr>
            <w:r>
              <w:rPr>
                <w:color w:val="222222"/>
                <w:sz w:val="20"/>
                <w:szCs w:val="20"/>
              </w:rPr>
              <w:t xml:space="preserve">32 x </w:t>
            </w:r>
            <w:proofErr w:type="gramStart"/>
            <w:r>
              <w:rPr>
                <w:color w:val="222222"/>
                <w:sz w:val="20"/>
                <w:szCs w:val="20"/>
              </w:rPr>
              <w:t>90 minute</w:t>
            </w:r>
            <w:proofErr w:type="gramEnd"/>
            <w:r>
              <w:rPr>
                <w:color w:val="222222"/>
                <w:sz w:val="20"/>
                <w:szCs w:val="20"/>
              </w:rPr>
              <w:t xml:space="preserve"> group Sessions</w:t>
            </w:r>
          </w:p>
        </w:tc>
        <w:tc>
          <w:tcPr>
            <w:tcW w:w="1559" w:type="dxa"/>
          </w:tcPr>
          <w:p w14:paraId="60D836E9" w14:textId="6A34033F" w:rsidR="00471EE5" w:rsidRDefault="00684FB9" w:rsidP="004804AB">
            <w:pPr>
              <w:jc w:val="center"/>
              <w:rPr>
                <w:color w:val="222222"/>
                <w:sz w:val="20"/>
                <w:szCs w:val="20"/>
              </w:rPr>
            </w:pPr>
            <w:r>
              <w:rPr>
                <w:color w:val="222222"/>
                <w:sz w:val="20"/>
                <w:szCs w:val="20"/>
              </w:rPr>
              <w:t>Individual + Group</w:t>
            </w:r>
          </w:p>
        </w:tc>
        <w:tc>
          <w:tcPr>
            <w:tcW w:w="1276" w:type="dxa"/>
          </w:tcPr>
          <w:p w14:paraId="61BF8014" w14:textId="686D6F49" w:rsidR="00471EE5" w:rsidRDefault="00471EE5" w:rsidP="004804AB">
            <w:pPr>
              <w:jc w:val="center"/>
              <w:rPr>
                <w:color w:val="222222"/>
                <w:sz w:val="20"/>
                <w:szCs w:val="20"/>
              </w:rPr>
            </w:pPr>
            <w:r>
              <w:rPr>
                <w:color w:val="222222"/>
                <w:sz w:val="20"/>
                <w:szCs w:val="20"/>
              </w:rPr>
              <w:t>Outpatient</w:t>
            </w:r>
          </w:p>
        </w:tc>
        <w:tc>
          <w:tcPr>
            <w:tcW w:w="1082" w:type="dxa"/>
          </w:tcPr>
          <w:p w14:paraId="0AA16DA3" w14:textId="4953424C" w:rsidR="00471EE5" w:rsidRDefault="00471EE5" w:rsidP="004804AB">
            <w:pPr>
              <w:jc w:val="center"/>
              <w:rPr>
                <w:color w:val="222222"/>
                <w:sz w:val="20"/>
                <w:szCs w:val="20"/>
              </w:rPr>
            </w:pPr>
            <w:r>
              <w:rPr>
                <w:color w:val="222222"/>
                <w:sz w:val="20"/>
                <w:szCs w:val="20"/>
              </w:rPr>
              <w:t>High</w:t>
            </w:r>
          </w:p>
        </w:tc>
      </w:tr>
      <w:tr w:rsidR="004804AB" w14:paraId="413FBD64" w14:textId="3ECF9D26" w:rsidTr="00F8577D">
        <w:tc>
          <w:tcPr>
            <w:tcW w:w="1413" w:type="dxa"/>
          </w:tcPr>
          <w:p w14:paraId="56CEC81D" w14:textId="51AE29E4" w:rsidR="00471EE5" w:rsidRPr="002C1159" w:rsidRDefault="00471EE5" w:rsidP="00471EE5">
            <w:pPr>
              <w:rPr>
                <w:color w:val="222222"/>
                <w:sz w:val="20"/>
                <w:szCs w:val="20"/>
              </w:rPr>
            </w:pPr>
            <w:proofErr w:type="spellStart"/>
            <w:r w:rsidRPr="007B38F1">
              <w:rPr>
                <w:color w:val="222222"/>
                <w:sz w:val="20"/>
                <w:szCs w:val="20"/>
              </w:rPr>
              <w:t>Baslet</w:t>
            </w:r>
            <w:proofErr w:type="spellEnd"/>
            <w:r w:rsidR="00BC5F94">
              <w:rPr>
                <w:color w:val="222222"/>
                <w:sz w:val="20"/>
                <w:szCs w:val="20"/>
              </w:rPr>
              <w:t xml:space="preserve"> </w:t>
            </w:r>
            <w:r w:rsidR="00BC5F94">
              <w:rPr>
                <w:color w:val="222222"/>
                <w:sz w:val="20"/>
                <w:szCs w:val="20"/>
              </w:rPr>
              <w:fldChar w:fldCharType="begin"/>
            </w:r>
            <w:r w:rsidR="004226FF">
              <w:rPr>
                <w:color w:val="222222"/>
                <w:sz w:val="20"/>
                <w:szCs w:val="20"/>
              </w:rPr>
              <w:instrText xml:space="preserve"> ADDIN EN.CITE &lt;EndNote&gt;&lt;Cite&gt;&lt;Author&gt;Baslet&lt;/Author&gt;&lt;Year&gt;2015&lt;/Year&gt;&lt;IDText&gt;Treatment of Psychogenic Nonepileptic Seizures: Updated Review and Findings From a Mindfulness- Based Intervention Case Series&lt;/IDText&gt;&lt;DisplayText&gt;[39]&lt;/DisplayText&gt;&lt;record&gt;&lt;keywords&gt;&lt;keyword&gt;Central Nervous System&lt;/keyword&gt;&lt;keyword&gt;Mental Disorders&lt;/keyword&gt;&lt;keyword&gt;Nervous System&lt;/keyword&gt;&lt;keyword&gt;Statistics&lt;/keyword&gt;&lt;keyword&gt;Psychotherapy&lt;/keyword&gt;&lt;keyword&gt;Risk Factors&lt;/keyword&gt;&lt;keyword&gt;Seizures&lt;/keyword&gt;&lt;keyword&gt;EEG&lt;/keyword&gt;&lt;keyword&gt;Clinical Trials&lt;/keyword&gt;&lt;keyword&gt;Quality of Life&lt;/keyword&gt;&lt;keyword&gt;Behavioral and Cognitive Neuroscience&lt;/keyword&gt;&lt;/keywords&gt;&lt;isbn&gt;1550-0594&lt;/isbn&gt;&lt;titles&gt;&lt;title&gt;Treatment of Psychogenic Nonepileptic Seizures: Updated Review and Findings From a Mindfulness- Based Intervention Case Series&lt;/title&gt;&lt;secondary-title&gt;Clinical EEG and Neuroscience&lt;/secondary-title&gt;&lt;/titles&gt;&lt;pages&gt;54-54&lt;/pages&gt;&lt;number&gt;1&lt;/number&gt;&lt;contributors&gt;&lt;authors&gt;&lt;author&gt;Baslet, Gaston&lt;/author&gt;&lt;author&gt;Dworetzky, Barbara&lt;/author&gt;&lt;author&gt;Perez, David&lt;/author&gt;&lt;author&gt;Oser, Megan&lt;/author&gt;&lt;/authors&gt;&lt;/contributors&gt;&lt;added-date format="utc"&gt;1491866152&lt;/added-date&gt;&lt;ref-type name="Journal Article"&gt;17&lt;/ref-type&gt;&lt;dates&gt;&lt;year&gt;2015&lt;/year&gt;&lt;/dates&gt;&lt;rec-number&gt;10908&lt;/rec-number&gt;&lt;last-updated-date format="utc"&gt;1655021486&lt;/last-updated-date&gt;&lt;contributors&gt;&lt;secondary-authors&gt;&lt;author&gt;Baslet, Gaston&lt;/author&gt;&lt;/secondary-authors&gt;&lt;/contributors&gt;&lt;volume&gt;46&lt;/volume&gt;&lt;/record&gt;&lt;/Cite&gt;&lt;/EndNote&gt;</w:instrText>
            </w:r>
            <w:r w:rsidR="00BC5F94">
              <w:rPr>
                <w:color w:val="222222"/>
                <w:sz w:val="20"/>
                <w:szCs w:val="20"/>
              </w:rPr>
              <w:fldChar w:fldCharType="separate"/>
            </w:r>
            <w:r w:rsidR="004226FF">
              <w:rPr>
                <w:noProof/>
                <w:color w:val="222222"/>
                <w:sz w:val="20"/>
                <w:szCs w:val="20"/>
              </w:rPr>
              <w:t>[39]</w:t>
            </w:r>
            <w:r w:rsidR="00BC5F94">
              <w:rPr>
                <w:color w:val="222222"/>
                <w:sz w:val="20"/>
                <w:szCs w:val="20"/>
              </w:rPr>
              <w:fldChar w:fldCharType="end"/>
            </w:r>
            <w:r w:rsidRPr="007B38F1">
              <w:rPr>
                <w:color w:val="222222"/>
                <w:sz w:val="20"/>
                <w:szCs w:val="20"/>
              </w:rPr>
              <w:t xml:space="preserve"> </w:t>
            </w:r>
          </w:p>
        </w:tc>
        <w:tc>
          <w:tcPr>
            <w:tcW w:w="1276" w:type="dxa"/>
          </w:tcPr>
          <w:p w14:paraId="55DFE8C2" w14:textId="1A234457" w:rsidR="00471EE5" w:rsidRDefault="00471EE5" w:rsidP="004804AB">
            <w:pPr>
              <w:jc w:val="center"/>
              <w:rPr>
                <w:color w:val="222222"/>
                <w:sz w:val="20"/>
                <w:szCs w:val="20"/>
              </w:rPr>
            </w:pPr>
            <w:r>
              <w:rPr>
                <w:color w:val="222222"/>
                <w:sz w:val="20"/>
                <w:szCs w:val="20"/>
              </w:rPr>
              <w:t>USA</w:t>
            </w:r>
          </w:p>
        </w:tc>
        <w:tc>
          <w:tcPr>
            <w:tcW w:w="992" w:type="dxa"/>
          </w:tcPr>
          <w:p w14:paraId="09F14DB8" w14:textId="77777777" w:rsidR="00471EE5" w:rsidRDefault="00471EE5" w:rsidP="004804AB">
            <w:pPr>
              <w:jc w:val="center"/>
              <w:rPr>
                <w:color w:val="222222"/>
                <w:sz w:val="20"/>
                <w:szCs w:val="20"/>
              </w:rPr>
            </w:pPr>
            <w:r>
              <w:rPr>
                <w:color w:val="222222"/>
                <w:sz w:val="20"/>
                <w:szCs w:val="20"/>
              </w:rPr>
              <w:t>6</w:t>
            </w:r>
          </w:p>
          <w:p w14:paraId="5E9C2838" w14:textId="77777777" w:rsidR="00471EE5" w:rsidRDefault="00471EE5" w:rsidP="004804AB">
            <w:pPr>
              <w:jc w:val="center"/>
              <w:rPr>
                <w:color w:val="222222"/>
                <w:sz w:val="20"/>
                <w:szCs w:val="20"/>
              </w:rPr>
            </w:pPr>
            <w:r>
              <w:rPr>
                <w:color w:val="222222"/>
                <w:sz w:val="20"/>
                <w:szCs w:val="20"/>
              </w:rPr>
              <w:t>(6)</w:t>
            </w:r>
          </w:p>
          <w:p w14:paraId="093F4D43" w14:textId="470D26F4" w:rsidR="009A4945" w:rsidRDefault="009A4945" w:rsidP="004804AB">
            <w:pPr>
              <w:jc w:val="center"/>
              <w:rPr>
                <w:color w:val="222222"/>
                <w:sz w:val="20"/>
                <w:szCs w:val="20"/>
              </w:rPr>
            </w:pPr>
          </w:p>
        </w:tc>
        <w:tc>
          <w:tcPr>
            <w:tcW w:w="850" w:type="dxa"/>
          </w:tcPr>
          <w:p w14:paraId="5C83A668" w14:textId="77777777" w:rsidR="00471EE5" w:rsidRDefault="00471EE5" w:rsidP="004804AB">
            <w:pPr>
              <w:jc w:val="center"/>
              <w:rPr>
                <w:color w:val="222222"/>
                <w:sz w:val="20"/>
                <w:szCs w:val="20"/>
              </w:rPr>
            </w:pPr>
            <w:r>
              <w:rPr>
                <w:color w:val="222222"/>
                <w:sz w:val="20"/>
                <w:szCs w:val="20"/>
              </w:rPr>
              <w:t>NR</w:t>
            </w:r>
          </w:p>
        </w:tc>
        <w:tc>
          <w:tcPr>
            <w:tcW w:w="1843" w:type="dxa"/>
          </w:tcPr>
          <w:p w14:paraId="4193BDEC" w14:textId="1087225D" w:rsidR="00471EE5" w:rsidRDefault="00471EE5" w:rsidP="004804AB">
            <w:pPr>
              <w:jc w:val="center"/>
              <w:rPr>
                <w:color w:val="222222"/>
                <w:sz w:val="20"/>
                <w:szCs w:val="20"/>
              </w:rPr>
            </w:pPr>
            <w:r>
              <w:rPr>
                <w:color w:val="222222"/>
                <w:sz w:val="20"/>
                <w:szCs w:val="20"/>
              </w:rPr>
              <w:t>Case series</w:t>
            </w:r>
          </w:p>
        </w:tc>
        <w:tc>
          <w:tcPr>
            <w:tcW w:w="1843" w:type="dxa"/>
          </w:tcPr>
          <w:p w14:paraId="5BE9CDEA" w14:textId="2B3E0BB9" w:rsidR="00471EE5" w:rsidRDefault="00471EE5" w:rsidP="004804AB">
            <w:pPr>
              <w:jc w:val="center"/>
              <w:rPr>
                <w:color w:val="222222"/>
                <w:sz w:val="20"/>
                <w:szCs w:val="20"/>
              </w:rPr>
            </w:pPr>
            <w:r>
              <w:rPr>
                <w:color w:val="222222"/>
                <w:sz w:val="20"/>
                <w:szCs w:val="20"/>
              </w:rPr>
              <w:t>C-B</w:t>
            </w:r>
          </w:p>
        </w:tc>
        <w:tc>
          <w:tcPr>
            <w:tcW w:w="1701" w:type="dxa"/>
          </w:tcPr>
          <w:p w14:paraId="338D7947" w14:textId="06548C0E" w:rsidR="00471EE5" w:rsidRDefault="00471EE5" w:rsidP="004804AB">
            <w:pPr>
              <w:jc w:val="center"/>
              <w:rPr>
                <w:color w:val="222222"/>
                <w:sz w:val="20"/>
                <w:szCs w:val="20"/>
              </w:rPr>
            </w:pPr>
            <w:r>
              <w:rPr>
                <w:color w:val="222222"/>
                <w:sz w:val="20"/>
                <w:szCs w:val="20"/>
              </w:rPr>
              <w:t>12 sessions</w:t>
            </w:r>
          </w:p>
        </w:tc>
        <w:tc>
          <w:tcPr>
            <w:tcW w:w="1559" w:type="dxa"/>
          </w:tcPr>
          <w:p w14:paraId="55726884" w14:textId="748DB260" w:rsidR="00471EE5" w:rsidRDefault="00471EE5" w:rsidP="004804AB">
            <w:pPr>
              <w:jc w:val="center"/>
              <w:rPr>
                <w:color w:val="222222"/>
                <w:sz w:val="20"/>
                <w:szCs w:val="20"/>
              </w:rPr>
            </w:pPr>
            <w:r>
              <w:rPr>
                <w:color w:val="222222"/>
                <w:sz w:val="20"/>
                <w:szCs w:val="20"/>
              </w:rPr>
              <w:t>Individual</w:t>
            </w:r>
          </w:p>
        </w:tc>
        <w:tc>
          <w:tcPr>
            <w:tcW w:w="1276" w:type="dxa"/>
          </w:tcPr>
          <w:p w14:paraId="212073FC" w14:textId="7B00FD0A" w:rsidR="00471EE5" w:rsidRDefault="00471EE5" w:rsidP="004804AB">
            <w:pPr>
              <w:jc w:val="center"/>
              <w:rPr>
                <w:color w:val="222222"/>
                <w:sz w:val="20"/>
                <w:szCs w:val="20"/>
              </w:rPr>
            </w:pPr>
            <w:r>
              <w:rPr>
                <w:color w:val="222222"/>
                <w:sz w:val="20"/>
                <w:szCs w:val="20"/>
              </w:rPr>
              <w:t>Outpatient</w:t>
            </w:r>
          </w:p>
        </w:tc>
        <w:tc>
          <w:tcPr>
            <w:tcW w:w="1082" w:type="dxa"/>
          </w:tcPr>
          <w:p w14:paraId="750E50D4" w14:textId="6FF865AF" w:rsidR="00471EE5" w:rsidRDefault="00471EE5" w:rsidP="004804AB">
            <w:pPr>
              <w:jc w:val="center"/>
              <w:rPr>
                <w:color w:val="222222"/>
                <w:sz w:val="20"/>
                <w:szCs w:val="20"/>
              </w:rPr>
            </w:pPr>
            <w:r>
              <w:rPr>
                <w:color w:val="222222"/>
                <w:sz w:val="20"/>
                <w:szCs w:val="20"/>
              </w:rPr>
              <w:t>High</w:t>
            </w:r>
          </w:p>
        </w:tc>
      </w:tr>
      <w:tr w:rsidR="004804AB" w14:paraId="5F112952" w14:textId="6E5AD97F" w:rsidTr="00F8577D">
        <w:tc>
          <w:tcPr>
            <w:tcW w:w="1413" w:type="dxa"/>
          </w:tcPr>
          <w:p w14:paraId="45518037" w14:textId="2FCA00E5" w:rsidR="00471EE5" w:rsidRPr="007B38F1" w:rsidRDefault="00471EE5" w:rsidP="00471EE5">
            <w:pPr>
              <w:rPr>
                <w:color w:val="222222"/>
                <w:sz w:val="20"/>
                <w:szCs w:val="20"/>
              </w:rPr>
            </w:pPr>
            <w:proofErr w:type="spellStart"/>
            <w:r w:rsidRPr="007B38F1">
              <w:rPr>
                <w:color w:val="222222"/>
                <w:sz w:val="20"/>
                <w:szCs w:val="20"/>
              </w:rPr>
              <w:t>Baslet</w:t>
            </w:r>
            <w:proofErr w:type="spellEnd"/>
            <w:r w:rsidRPr="007B38F1">
              <w:rPr>
                <w:color w:val="222222"/>
                <w:sz w:val="20"/>
                <w:szCs w:val="20"/>
              </w:rPr>
              <w:t xml:space="preserve"> </w:t>
            </w:r>
            <w:r w:rsidR="00BC5F94">
              <w:rPr>
                <w:color w:val="222222"/>
                <w:sz w:val="20"/>
                <w:szCs w:val="20"/>
              </w:rPr>
              <w:fldChar w:fldCharType="begin"/>
            </w:r>
            <w:r w:rsidR="004226FF">
              <w:rPr>
                <w:color w:val="222222"/>
                <w:sz w:val="20"/>
                <w:szCs w:val="20"/>
              </w:rPr>
              <w:instrText xml:space="preserve"> ADDIN EN.CITE &lt;EndNote&gt;&lt;Cite&gt;&lt;Author&gt;Baslet&lt;/Author&gt;&lt;Year&gt;2020&lt;/Year&gt;&lt;IDText&gt;Mindfulness-based therapy for psychogenic nonepileptic seizures&lt;/IDText&gt;&lt;DisplayText&gt;[31]&lt;/DisplayText&gt;&lt;record&gt;&lt;dates&gt;&lt;pub-dates&gt;&lt;date&gt;Feb&lt;/date&gt;&lt;/pub-dates&gt;&lt;year&gt;2020&lt;/year&gt;&lt;/dates&gt;&lt;urls&gt;&lt;related-urls&gt;&lt;url&gt;&amp;lt;Go to ISI&amp;gt;://WOS:000510239200035&lt;/url&gt;&lt;/related-urls&gt;&lt;/urls&gt;&lt;isbn&gt;1525-5050&lt;/isbn&gt;&lt;work-type&gt;Article&lt;/work-type&gt;&lt;titles&gt;&lt;title&gt;Mindfulness-based therapy for psychogenic nonepileptic seizures&lt;/title&gt;&lt;secondary-title&gt;Epilepsy &amp;amp; Behavior&lt;/secondary-title&gt;&lt;/titles&gt;&lt;contributors&gt;&lt;authors&gt;&lt;author&gt;Baslet, Gaston&lt;/author&gt;&lt;author&gt;Ehlert, Alexa&lt;/author&gt;&lt;author&gt;Oser, Megan&lt;/author&gt;&lt;author&gt;Dworetzky, Barbara A.&lt;/author&gt;&lt;/authors&gt;&lt;/contributors&gt;&lt;custom7&gt;106534&lt;/custom7&gt;&lt;added-date format="utc"&gt;1696338067&lt;/added-date&gt;&lt;ref-type name="Journal Article"&gt;17&lt;/ref-type&gt;&lt;rec-number&gt;40295&lt;/rec-number&gt;&lt;last-updated-date format="utc"&gt;1696338067&lt;/last-updated-date&gt;&lt;accession-num&gt;WOS:000510239200035&lt;/accession-num&gt;&lt;electronic-resource-num&gt;10.1016/j.yebeh.2019.106534&lt;/electronic-resource-num&gt;&lt;volume&gt;103&lt;/volume&gt;&lt;/record&gt;&lt;/Cite&gt;&lt;/EndNote&gt;</w:instrText>
            </w:r>
            <w:r w:rsidR="00BC5F94">
              <w:rPr>
                <w:color w:val="222222"/>
                <w:sz w:val="20"/>
                <w:szCs w:val="20"/>
              </w:rPr>
              <w:fldChar w:fldCharType="separate"/>
            </w:r>
            <w:r w:rsidR="004226FF">
              <w:rPr>
                <w:noProof/>
                <w:color w:val="222222"/>
                <w:sz w:val="20"/>
                <w:szCs w:val="20"/>
              </w:rPr>
              <w:t>[31]</w:t>
            </w:r>
            <w:r w:rsidR="00BC5F94">
              <w:rPr>
                <w:color w:val="222222"/>
                <w:sz w:val="20"/>
                <w:szCs w:val="20"/>
              </w:rPr>
              <w:fldChar w:fldCharType="end"/>
            </w:r>
            <w:r w:rsidR="00B21FAF">
              <w:rPr>
                <w:color w:val="222222"/>
                <w:sz w:val="20"/>
                <w:szCs w:val="20"/>
              </w:rPr>
              <w:t xml:space="preserve">† </w:t>
            </w:r>
            <w:r w:rsidRPr="007B38F1">
              <w:rPr>
                <w:color w:val="222222"/>
                <w:sz w:val="20"/>
                <w:szCs w:val="20"/>
              </w:rPr>
              <w:t> </w:t>
            </w:r>
          </w:p>
        </w:tc>
        <w:tc>
          <w:tcPr>
            <w:tcW w:w="1276" w:type="dxa"/>
          </w:tcPr>
          <w:p w14:paraId="62B0A47B" w14:textId="2761F0EC" w:rsidR="00471EE5" w:rsidRDefault="00471EE5" w:rsidP="004804AB">
            <w:pPr>
              <w:jc w:val="center"/>
              <w:rPr>
                <w:color w:val="222222"/>
                <w:sz w:val="20"/>
                <w:szCs w:val="20"/>
              </w:rPr>
            </w:pPr>
            <w:r>
              <w:rPr>
                <w:color w:val="222222"/>
                <w:sz w:val="20"/>
                <w:szCs w:val="20"/>
              </w:rPr>
              <w:t>USA</w:t>
            </w:r>
          </w:p>
        </w:tc>
        <w:tc>
          <w:tcPr>
            <w:tcW w:w="992" w:type="dxa"/>
          </w:tcPr>
          <w:p w14:paraId="2DA2EF1B" w14:textId="77777777" w:rsidR="00471EE5" w:rsidRDefault="00471EE5" w:rsidP="004804AB">
            <w:pPr>
              <w:jc w:val="center"/>
              <w:rPr>
                <w:color w:val="222222"/>
                <w:sz w:val="20"/>
                <w:szCs w:val="20"/>
              </w:rPr>
            </w:pPr>
            <w:r>
              <w:rPr>
                <w:color w:val="222222"/>
                <w:sz w:val="20"/>
                <w:szCs w:val="20"/>
              </w:rPr>
              <w:t>26</w:t>
            </w:r>
          </w:p>
          <w:p w14:paraId="5EBBB247" w14:textId="73645B6F" w:rsidR="00471EE5" w:rsidRDefault="00471EE5" w:rsidP="004804AB">
            <w:pPr>
              <w:jc w:val="center"/>
              <w:rPr>
                <w:color w:val="222222"/>
                <w:sz w:val="20"/>
                <w:szCs w:val="20"/>
              </w:rPr>
            </w:pPr>
            <w:r>
              <w:rPr>
                <w:color w:val="222222"/>
                <w:sz w:val="20"/>
                <w:szCs w:val="20"/>
              </w:rPr>
              <w:t>(23)</w:t>
            </w:r>
          </w:p>
        </w:tc>
        <w:tc>
          <w:tcPr>
            <w:tcW w:w="850" w:type="dxa"/>
          </w:tcPr>
          <w:p w14:paraId="61B334F8" w14:textId="2D38FE8A" w:rsidR="00471EE5" w:rsidRDefault="00471EE5" w:rsidP="004804AB">
            <w:pPr>
              <w:jc w:val="center"/>
              <w:rPr>
                <w:color w:val="222222"/>
                <w:sz w:val="20"/>
                <w:szCs w:val="20"/>
              </w:rPr>
            </w:pPr>
            <w:r>
              <w:rPr>
                <w:color w:val="222222"/>
                <w:sz w:val="20"/>
                <w:szCs w:val="20"/>
              </w:rPr>
              <w:t>46.4</w:t>
            </w:r>
          </w:p>
          <w:p w14:paraId="3303EC81" w14:textId="7E89C367" w:rsidR="00471EE5" w:rsidRDefault="00471EE5" w:rsidP="004804AB">
            <w:pPr>
              <w:jc w:val="center"/>
              <w:rPr>
                <w:color w:val="222222"/>
                <w:sz w:val="20"/>
                <w:szCs w:val="20"/>
              </w:rPr>
            </w:pPr>
            <w:r>
              <w:rPr>
                <w:color w:val="222222"/>
                <w:sz w:val="20"/>
                <w:szCs w:val="20"/>
              </w:rPr>
              <w:t>(16.2)</w:t>
            </w:r>
          </w:p>
        </w:tc>
        <w:tc>
          <w:tcPr>
            <w:tcW w:w="1843" w:type="dxa"/>
          </w:tcPr>
          <w:p w14:paraId="3894E59C" w14:textId="6C149906" w:rsidR="00471EE5" w:rsidRDefault="00471EE5" w:rsidP="004804AB">
            <w:pPr>
              <w:jc w:val="center"/>
              <w:rPr>
                <w:color w:val="222222"/>
                <w:sz w:val="20"/>
                <w:szCs w:val="20"/>
              </w:rPr>
            </w:pPr>
            <w:r>
              <w:rPr>
                <w:color w:val="222222"/>
                <w:sz w:val="20"/>
                <w:szCs w:val="20"/>
              </w:rPr>
              <w:t>Prospective uncontrolled trial</w:t>
            </w:r>
          </w:p>
        </w:tc>
        <w:tc>
          <w:tcPr>
            <w:tcW w:w="1843" w:type="dxa"/>
          </w:tcPr>
          <w:p w14:paraId="433955DB" w14:textId="77777777" w:rsidR="00471EE5" w:rsidRDefault="00471EE5" w:rsidP="004804AB">
            <w:pPr>
              <w:jc w:val="center"/>
              <w:rPr>
                <w:color w:val="222222"/>
                <w:sz w:val="20"/>
                <w:szCs w:val="20"/>
              </w:rPr>
            </w:pPr>
            <w:r>
              <w:rPr>
                <w:color w:val="222222"/>
                <w:sz w:val="20"/>
                <w:szCs w:val="20"/>
              </w:rPr>
              <w:t>C-B</w:t>
            </w:r>
          </w:p>
        </w:tc>
        <w:tc>
          <w:tcPr>
            <w:tcW w:w="1701" w:type="dxa"/>
          </w:tcPr>
          <w:p w14:paraId="099F97A4" w14:textId="77777777" w:rsidR="00471EE5" w:rsidRDefault="00471EE5" w:rsidP="004804AB">
            <w:pPr>
              <w:jc w:val="center"/>
              <w:rPr>
                <w:color w:val="222222"/>
                <w:sz w:val="20"/>
                <w:szCs w:val="20"/>
              </w:rPr>
            </w:pPr>
            <w:r>
              <w:rPr>
                <w:color w:val="222222"/>
                <w:sz w:val="20"/>
                <w:szCs w:val="20"/>
              </w:rPr>
              <w:t>12 sessions</w:t>
            </w:r>
          </w:p>
        </w:tc>
        <w:tc>
          <w:tcPr>
            <w:tcW w:w="1559" w:type="dxa"/>
          </w:tcPr>
          <w:p w14:paraId="4A892354" w14:textId="6D3F6400" w:rsidR="00471EE5" w:rsidRDefault="00471EE5" w:rsidP="004804AB">
            <w:pPr>
              <w:jc w:val="center"/>
              <w:rPr>
                <w:color w:val="222222"/>
                <w:sz w:val="20"/>
                <w:szCs w:val="20"/>
              </w:rPr>
            </w:pPr>
            <w:r>
              <w:rPr>
                <w:color w:val="222222"/>
                <w:sz w:val="20"/>
                <w:szCs w:val="20"/>
              </w:rPr>
              <w:t>Individual</w:t>
            </w:r>
          </w:p>
        </w:tc>
        <w:tc>
          <w:tcPr>
            <w:tcW w:w="1276" w:type="dxa"/>
          </w:tcPr>
          <w:p w14:paraId="0A1D2290" w14:textId="33EC58B3" w:rsidR="00471EE5" w:rsidRDefault="00471EE5" w:rsidP="004804AB">
            <w:pPr>
              <w:jc w:val="center"/>
              <w:rPr>
                <w:color w:val="222222"/>
                <w:sz w:val="20"/>
                <w:szCs w:val="20"/>
              </w:rPr>
            </w:pPr>
            <w:r>
              <w:rPr>
                <w:color w:val="222222"/>
                <w:sz w:val="20"/>
                <w:szCs w:val="20"/>
              </w:rPr>
              <w:t>Outpatient</w:t>
            </w:r>
          </w:p>
        </w:tc>
        <w:tc>
          <w:tcPr>
            <w:tcW w:w="1082" w:type="dxa"/>
          </w:tcPr>
          <w:p w14:paraId="1AC3A803" w14:textId="0D1398E2" w:rsidR="00471EE5" w:rsidRDefault="00471EE5" w:rsidP="004804AB">
            <w:pPr>
              <w:jc w:val="center"/>
              <w:rPr>
                <w:color w:val="222222"/>
                <w:sz w:val="20"/>
                <w:szCs w:val="20"/>
              </w:rPr>
            </w:pPr>
            <w:r>
              <w:rPr>
                <w:color w:val="222222"/>
                <w:sz w:val="20"/>
                <w:szCs w:val="20"/>
              </w:rPr>
              <w:t>Medium</w:t>
            </w:r>
          </w:p>
        </w:tc>
      </w:tr>
      <w:tr w:rsidR="004804AB" w14:paraId="279D8F66" w14:textId="53459D7F" w:rsidTr="00F8577D">
        <w:tc>
          <w:tcPr>
            <w:tcW w:w="1413" w:type="dxa"/>
          </w:tcPr>
          <w:p w14:paraId="306B0B67" w14:textId="124172B9" w:rsidR="00471EE5" w:rsidRPr="007B38F1" w:rsidRDefault="00471EE5" w:rsidP="00471EE5">
            <w:pPr>
              <w:rPr>
                <w:color w:val="222222"/>
                <w:sz w:val="20"/>
                <w:szCs w:val="20"/>
              </w:rPr>
            </w:pPr>
            <w:proofErr w:type="spellStart"/>
            <w:r w:rsidRPr="007B38F1">
              <w:rPr>
                <w:color w:val="222222"/>
                <w:sz w:val="20"/>
                <w:szCs w:val="20"/>
              </w:rPr>
              <w:lastRenderedPageBreak/>
              <w:t>Baslet</w:t>
            </w:r>
            <w:proofErr w:type="spellEnd"/>
            <w:r w:rsidRPr="007B38F1">
              <w:rPr>
                <w:color w:val="222222"/>
                <w:sz w:val="20"/>
                <w:szCs w:val="20"/>
              </w:rPr>
              <w:t xml:space="preserve"> </w:t>
            </w:r>
            <w:r w:rsidR="00BC4162">
              <w:rPr>
                <w:color w:val="222222"/>
                <w:sz w:val="20"/>
                <w:szCs w:val="20"/>
              </w:rPr>
              <w:fldChar w:fldCharType="begin"/>
            </w:r>
            <w:r w:rsidR="004226FF">
              <w:rPr>
                <w:color w:val="222222"/>
                <w:sz w:val="20"/>
                <w:szCs w:val="20"/>
              </w:rPr>
              <w:instrText xml:space="preserve"> ADDIN EN.CITE &lt;EndNote&gt;&lt;Cite&gt;&lt;Author&gt;Baslet&lt;/Author&gt;&lt;Year&gt;2020&lt;/Year&gt;&lt;IDText&gt;Mindfulness-based therapy for psychogenic nonepileptic seizures&lt;/IDText&gt;&lt;DisplayText&gt;[31]&lt;/DisplayText&gt;&lt;record&gt;&lt;dates&gt;&lt;pub-dates&gt;&lt;date&gt;Feb&lt;/date&gt;&lt;/pub-dates&gt;&lt;year&gt;2020&lt;/year&gt;&lt;/dates&gt;&lt;urls&gt;&lt;related-urls&gt;&lt;url&gt;&amp;lt;Go to ISI&amp;gt;://WOS:000510239200035&lt;/url&gt;&lt;/related-urls&gt;&lt;/urls&gt;&lt;isbn&gt;1525-5050&lt;/isbn&gt;&lt;work-type&gt;Article&lt;/work-type&gt;&lt;titles&gt;&lt;title&gt;Mindfulness-based therapy for psychogenic nonepileptic seizures&lt;/title&gt;&lt;secondary-title&gt;Epilepsy &amp;amp; Behavior&lt;/secondary-title&gt;&lt;/titles&gt;&lt;contributors&gt;&lt;authors&gt;&lt;author&gt;Baslet, Gaston&lt;/author&gt;&lt;author&gt;Ehlert, Alexa&lt;/author&gt;&lt;author&gt;Oser, Megan&lt;/author&gt;&lt;author&gt;Dworetzky, Barbara A.&lt;/author&gt;&lt;/authors&gt;&lt;/contributors&gt;&lt;custom7&gt;106534&lt;/custom7&gt;&lt;added-date format="utc"&gt;1696338067&lt;/added-date&gt;&lt;ref-type name="Journal Article"&gt;17&lt;/ref-type&gt;&lt;rec-number&gt;40295&lt;/rec-number&gt;&lt;last-updated-date format="utc"&gt;1696338067&lt;/last-updated-date&gt;&lt;accession-num&gt;WOS:000510239200035&lt;/accession-num&gt;&lt;electronic-resource-num&gt;10.1016/j.yebeh.2019.106534&lt;/electronic-resource-num&gt;&lt;volume&gt;103&lt;/volume&gt;&lt;/record&gt;&lt;/Cite&gt;&lt;/EndNote&gt;</w:instrText>
            </w:r>
            <w:r w:rsidR="00BC4162">
              <w:rPr>
                <w:color w:val="222222"/>
                <w:sz w:val="20"/>
                <w:szCs w:val="20"/>
              </w:rPr>
              <w:fldChar w:fldCharType="separate"/>
            </w:r>
            <w:r w:rsidR="004226FF">
              <w:rPr>
                <w:noProof/>
                <w:color w:val="222222"/>
                <w:sz w:val="20"/>
                <w:szCs w:val="20"/>
              </w:rPr>
              <w:t>[31]</w:t>
            </w:r>
            <w:r w:rsidR="00BC4162">
              <w:rPr>
                <w:color w:val="222222"/>
                <w:sz w:val="20"/>
                <w:szCs w:val="20"/>
              </w:rPr>
              <w:fldChar w:fldCharType="end"/>
            </w:r>
            <w:r w:rsidR="00B21FAF">
              <w:rPr>
                <w:color w:val="222222"/>
                <w:sz w:val="20"/>
                <w:szCs w:val="20"/>
              </w:rPr>
              <w:t>†</w:t>
            </w:r>
            <w:r w:rsidR="00BC4162" w:rsidRPr="007B38F1">
              <w:rPr>
                <w:color w:val="222222"/>
                <w:sz w:val="20"/>
                <w:szCs w:val="20"/>
              </w:rPr>
              <w:t> </w:t>
            </w:r>
          </w:p>
        </w:tc>
        <w:tc>
          <w:tcPr>
            <w:tcW w:w="1276" w:type="dxa"/>
          </w:tcPr>
          <w:p w14:paraId="15A13561" w14:textId="77777777" w:rsidR="00471EE5" w:rsidRDefault="00471EE5" w:rsidP="004804AB">
            <w:pPr>
              <w:jc w:val="center"/>
              <w:rPr>
                <w:color w:val="222222"/>
                <w:sz w:val="20"/>
                <w:szCs w:val="20"/>
              </w:rPr>
            </w:pPr>
            <w:r>
              <w:rPr>
                <w:color w:val="222222"/>
                <w:sz w:val="20"/>
                <w:szCs w:val="20"/>
              </w:rPr>
              <w:t>USA</w:t>
            </w:r>
          </w:p>
        </w:tc>
        <w:tc>
          <w:tcPr>
            <w:tcW w:w="992" w:type="dxa"/>
          </w:tcPr>
          <w:p w14:paraId="6F21590B" w14:textId="77777777" w:rsidR="00471EE5" w:rsidRDefault="00BA4959" w:rsidP="004804AB">
            <w:pPr>
              <w:jc w:val="center"/>
              <w:rPr>
                <w:color w:val="222222"/>
                <w:sz w:val="20"/>
                <w:szCs w:val="20"/>
              </w:rPr>
            </w:pPr>
            <w:r>
              <w:rPr>
                <w:color w:val="222222"/>
                <w:sz w:val="20"/>
                <w:szCs w:val="20"/>
              </w:rPr>
              <w:t xml:space="preserve">26 </w:t>
            </w:r>
            <w:r w:rsidR="001E7CD5">
              <w:rPr>
                <w:color w:val="222222"/>
                <w:sz w:val="20"/>
                <w:szCs w:val="20"/>
              </w:rPr>
              <w:t xml:space="preserve"> </w:t>
            </w:r>
            <w:proofErr w:type="gramStart"/>
            <w:r w:rsidR="001E7CD5">
              <w:rPr>
                <w:color w:val="222222"/>
                <w:sz w:val="20"/>
                <w:szCs w:val="20"/>
              </w:rPr>
              <w:t xml:space="preserve">   </w:t>
            </w:r>
            <w:r>
              <w:rPr>
                <w:color w:val="222222"/>
                <w:sz w:val="20"/>
                <w:szCs w:val="20"/>
              </w:rPr>
              <w:t>(</w:t>
            </w:r>
            <w:proofErr w:type="gramEnd"/>
            <w:r>
              <w:rPr>
                <w:color w:val="222222"/>
                <w:sz w:val="20"/>
                <w:szCs w:val="20"/>
              </w:rPr>
              <w:t>23)</w:t>
            </w:r>
          </w:p>
          <w:p w14:paraId="64897E3D" w14:textId="410B7201" w:rsidR="009A4945" w:rsidRDefault="009A4945" w:rsidP="004804AB">
            <w:pPr>
              <w:jc w:val="center"/>
              <w:rPr>
                <w:color w:val="222222"/>
                <w:sz w:val="20"/>
                <w:szCs w:val="20"/>
              </w:rPr>
            </w:pPr>
          </w:p>
        </w:tc>
        <w:tc>
          <w:tcPr>
            <w:tcW w:w="850" w:type="dxa"/>
          </w:tcPr>
          <w:p w14:paraId="09BCC640" w14:textId="3A16C7DF" w:rsidR="00471EE5" w:rsidRDefault="00BA4959" w:rsidP="004804AB">
            <w:pPr>
              <w:jc w:val="center"/>
              <w:rPr>
                <w:color w:val="222222"/>
                <w:sz w:val="20"/>
                <w:szCs w:val="20"/>
              </w:rPr>
            </w:pPr>
            <w:r>
              <w:rPr>
                <w:color w:val="222222"/>
                <w:sz w:val="20"/>
                <w:szCs w:val="20"/>
              </w:rPr>
              <w:t>46.4 (16.2)</w:t>
            </w:r>
          </w:p>
        </w:tc>
        <w:tc>
          <w:tcPr>
            <w:tcW w:w="1843" w:type="dxa"/>
          </w:tcPr>
          <w:p w14:paraId="2A0E41CB" w14:textId="77777777" w:rsidR="00471EE5" w:rsidRDefault="00471EE5" w:rsidP="004804AB">
            <w:pPr>
              <w:jc w:val="center"/>
              <w:rPr>
                <w:color w:val="222222"/>
                <w:sz w:val="20"/>
                <w:szCs w:val="20"/>
              </w:rPr>
            </w:pPr>
            <w:r w:rsidRPr="000F1490">
              <w:rPr>
                <w:color w:val="000000" w:themeColor="text1"/>
                <w:sz w:val="20"/>
                <w:szCs w:val="20"/>
              </w:rPr>
              <w:t>Prospective uncontrolled trial</w:t>
            </w:r>
          </w:p>
        </w:tc>
        <w:tc>
          <w:tcPr>
            <w:tcW w:w="1843" w:type="dxa"/>
          </w:tcPr>
          <w:p w14:paraId="7FFED997" w14:textId="10CF1290" w:rsidR="00471EE5" w:rsidRDefault="004D7342" w:rsidP="004804AB">
            <w:pPr>
              <w:jc w:val="center"/>
              <w:rPr>
                <w:color w:val="222222"/>
                <w:sz w:val="20"/>
                <w:szCs w:val="20"/>
              </w:rPr>
            </w:pPr>
            <w:r>
              <w:rPr>
                <w:color w:val="000000" w:themeColor="text1"/>
                <w:sz w:val="20"/>
                <w:szCs w:val="20"/>
              </w:rPr>
              <w:t>C-B</w:t>
            </w:r>
          </w:p>
        </w:tc>
        <w:tc>
          <w:tcPr>
            <w:tcW w:w="1701" w:type="dxa"/>
          </w:tcPr>
          <w:p w14:paraId="6EEE75AE" w14:textId="77777777" w:rsidR="00471EE5" w:rsidRDefault="00471EE5" w:rsidP="004804AB">
            <w:pPr>
              <w:jc w:val="center"/>
              <w:rPr>
                <w:color w:val="222222"/>
                <w:sz w:val="20"/>
                <w:szCs w:val="20"/>
              </w:rPr>
            </w:pPr>
            <w:r>
              <w:rPr>
                <w:color w:val="222222"/>
                <w:sz w:val="20"/>
                <w:szCs w:val="20"/>
              </w:rPr>
              <w:t>12 sessions</w:t>
            </w:r>
          </w:p>
        </w:tc>
        <w:tc>
          <w:tcPr>
            <w:tcW w:w="1559" w:type="dxa"/>
          </w:tcPr>
          <w:p w14:paraId="4D258FEB" w14:textId="77777777" w:rsidR="00471EE5" w:rsidRDefault="00471EE5" w:rsidP="004804AB">
            <w:pPr>
              <w:jc w:val="center"/>
              <w:rPr>
                <w:color w:val="222222"/>
                <w:sz w:val="20"/>
                <w:szCs w:val="20"/>
              </w:rPr>
            </w:pPr>
            <w:r>
              <w:rPr>
                <w:color w:val="222222"/>
                <w:sz w:val="20"/>
                <w:szCs w:val="20"/>
              </w:rPr>
              <w:t>Individual</w:t>
            </w:r>
          </w:p>
        </w:tc>
        <w:tc>
          <w:tcPr>
            <w:tcW w:w="1276" w:type="dxa"/>
          </w:tcPr>
          <w:p w14:paraId="350F0004" w14:textId="0698B6AD" w:rsidR="00471EE5" w:rsidRDefault="00471EE5" w:rsidP="004804AB">
            <w:pPr>
              <w:jc w:val="center"/>
              <w:rPr>
                <w:color w:val="222222"/>
                <w:sz w:val="20"/>
                <w:szCs w:val="20"/>
              </w:rPr>
            </w:pPr>
            <w:r>
              <w:rPr>
                <w:color w:val="222222"/>
                <w:sz w:val="20"/>
                <w:szCs w:val="20"/>
              </w:rPr>
              <w:t>Outpatient</w:t>
            </w:r>
          </w:p>
        </w:tc>
        <w:tc>
          <w:tcPr>
            <w:tcW w:w="1082" w:type="dxa"/>
          </w:tcPr>
          <w:p w14:paraId="1B806489" w14:textId="2BA4C37F" w:rsidR="00471EE5" w:rsidRDefault="00471EE5" w:rsidP="004804AB">
            <w:pPr>
              <w:jc w:val="center"/>
              <w:rPr>
                <w:color w:val="222222"/>
                <w:sz w:val="20"/>
                <w:szCs w:val="20"/>
              </w:rPr>
            </w:pPr>
            <w:r>
              <w:rPr>
                <w:color w:val="222222"/>
                <w:sz w:val="20"/>
                <w:szCs w:val="20"/>
              </w:rPr>
              <w:t>Medium</w:t>
            </w:r>
          </w:p>
        </w:tc>
      </w:tr>
      <w:tr w:rsidR="004804AB" w14:paraId="018FDD0E" w14:textId="1A5F6EC3" w:rsidTr="00F8577D">
        <w:tc>
          <w:tcPr>
            <w:tcW w:w="1413" w:type="dxa"/>
          </w:tcPr>
          <w:p w14:paraId="6292F54C" w14:textId="118721D9" w:rsidR="00471EE5" w:rsidRPr="002C1159" w:rsidRDefault="00471EE5" w:rsidP="00471EE5">
            <w:pPr>
              <w:rPr>
                <w:color w:val="222222"/>
                <w:sz w:val="20"/>
                <w:szCs w:val="20"/>
              </w:rPr>
            </w:pPr>
            <w:r w:rsidRPr="007B38F1">
              <w:rPr>
                <w:color w:val="222222"/>
                <w:sz w:val="20"/>
                <w:szCs w:val="20"/>
              </w:rPr>
              <w:t>Ben</w:t>
            </w:r>
            <w:r w:rsidR="00D11E1A">
              <w:rPr>
                <w:color w:val="222222"/>
                <w:sz w:val="20"/>
                <w:szCs w:val="20"/>
              </w:rPr>
              <w:t>-</w:t>
            </w:r>
            <w:proofErr w:type="spellStart"/>
            <w:r w:rsidRPr="007B38F1">
              <w:rPr>
                <w:color w:val="222222"/>
                <w:sz w:val="20"/>
                <w:szCs w:val="20"/>
              </w:rPr>
              <w:t>Naim</w:t>
            </w:r>
            <w:proofErr w:type="spellEnd"/>
            <w:r w:rsidRPr="007B38F1">
              <w:rPr>
                <w:color w:val="222222"/>
                <w:sz w:val="20"/>
                <w:szCs w:val="20"/>
              </w:rPr>
              <w:t xml:space="preserve"> </w:t>
            </w:r>
            <w:r w:rsidR="00D11E1A">
              <w:rPr>
                <w:color w:val="222222"/>
                <w:sz w:val="20"/>
                <w:szCs w:val="20"/>
              </w:rPr>
              <w:fldChar w:fldCharType="begin"/>
            </w:r>
            <w:r w:rsidR="00D11E1A">
              <w:rPr>
                <w:color w:val="222222"/>
                <w:sz w:val="20"/>
                <w:szCs w:val="20"/>
              </w:rPr>
              <w:instrText xml:space="preserve"> ADDIN EN.CITE &lt;EndNote&gt;&lt;Cite&gt;&lt;Author&gt;Ben-Naim&lt;/Author&gt;&lt;Year&gt;2020&lt;/Year&gt;&lt;IDText&gt;A Novel Integrative Psychotherapy for Psychogenic Nonepileptic Seizures Based on the Biopsychosocial Model: A Retrospective Pilot Outcome Study&lt;/IDText&gt;&lt;DisplayText&gt;[40]&lt;/DisplayText&gt;&lt;record&gt;&lt;dates&gt;&lt;pub-dates&gt;&lt;date&gt;Jul-Aug&lt;/date&gt;&lt;/pub-dates&gt;&lt;year&gt;2020&lt;/year&gt;&lt;/dates&gt;&lt;urls&gt;&lt;related-urls&gt;&lt;url&gt;&amp;lt;Go to ISI&amp;gt;://WOS:000549388900005&lt;/url&gt;&lt;/related-urls&gt;&lt;/urls&gt;&lt;isbn&gt;0033-3182&lt;/isbn&gt;&lt;work-type&gt;Article&lt;/work-type&gt;&lt;titles&gt;&lt;title&gt;A Novel Integrative Psychotherapy for Psychogenic Nonepileptic Seizures Based on the Biopsychosocial Model: A Retrospective Pilot Outcome Study&lt;/title&gt;&lt;secondary-title&gt;Psychosomatics&lt;/secondary-title&gt;&lt;/titles&gt;&lt;pages&gt;353-362&lt;/pages&gt;&lt;number&gt;4&lt;/number&gt;&lt;contributors&gt;&lt;authors&gt;&lt;author&gt;Ben-Naim, Shiri&lt;/author&gt;&lt;author&gt;Dienstag, Aryeh&lt;/author&gt;&lt;author&gt;Freedman, Sara A.&lt;/author&gt;&lt;author&gt;Ekstein, Dana&lt;/author&gt;&lt;author&gt;Abo Foul, Yasmin&lt;/author&gt;&lt;author&gt;Gilad, Moran&lt;/author&gt;&lt;author&gt;Peled, Or&lt;/author&gt;&lt;author&gt;Waldman, Avigail&lt;/author&gt;&lt;author&gt;Oster, Sivan&lt;/author&gt;&lt;author&gt;Azoulay, Moriya&lt;/author&gt;&lt;author&gt;Blondheim, Shir&lt;/author&gt;&lt;author&gt;Arzy, Shahar&lt;/author&gt;&lt;author&gt;Eitan, Renana&lt;/author&gt;&lt;/authors&gt;&lt;/contributors&gt;&lt;added-date format="utc"&gt;1696338034&lt;/added-date&gt;&lt;ref-type name="Journal Article"&gt;17&lt;/ref-type&gt;&lt;rec-number&gt;40276&lt;/rec-number&gt;&lt;last-updated-date format="utc"&gt;1696338034&lt;/last-updated-date&gt;&lt;accession-num&gt;WOS:000549388900005&lt;/accession-num&gt;&lt;volume&gt;61&lt;/volume&gt;&lt;/record&gt;&lt;/Cite&gt;&lt;/EndNote&gt;</w:instrText>
            </w:r>
            <w:r w:rsidR="00D11E1A">
              <w:rPr>
                <w:color w:val="222222"/>
                <w:sz w:val="20"/>
                <w:szCs w:val="20"/>
              </w:rPr>
              <w:fldChar w:fldCharType="separate"/>
            </w:r>
            <w:r w:rsidR="00D11E1A">
              <w:rPr>
                <w:noProof/>
                <w:color w:val="222222"/>
                <w:sz w:val="20"/>
                <w:szCs w:val="20"/>
              </w:rPr>
              <w:t>[40]</w:t>
            </w:r>
            <w:r w:rsidR="00D11E1A">
              <w:rPr>
                <w:color w:val="222222"/>
                <w:sz w:val="20"/>
                <w:szCs w:val="20"/>
              </w:rPr>
              <w:fldChar w:fldCharType="end"/>
            </w:r>
            <w:r w:rsidRPr="002C1159">
              <w:rPr>
                <w:color w:val="222222"/>
                <w:sz w:val="20"/>
                <w:szCs w:val="20"/>
              </w:rPr>
              <w:t> </w:t>
            </w:r>
          </w:p>
        </w:tc>
        <w:tc>
          <w:tcPr>
            <w:tcW w:w="1276" w:type="dxa"/>
          </w:tcPr>
          <w:p w14:paraId="3AD95C1F" w14:textId="6AEC9EE6" w:rsidR="00471EE5" w:rsidRDefault="00471EE5" w:rsidP="004804AB">
            <w:pPr>
              <w:jc w:val="center"/>
              <w:rPr>
                <w:color w:val="222222"/>
                <w:sz w:val="20"/>
                <w:szCs w:val="20"/>
              </w:rPr>
            </w:pPr>
            <w:r>
              <w:rPr>
                <w:color w:val="222222"/>
                <w:sz w:val="20"/>
                <w:szCs w:val="20"/>
              </w:rPr>
              <w:t>Israel</w:t>
            </w:r>
          </w:p>
        </w:tc>
        <w:tc>
          <w:tcPr>
            <w:tcW w:w="992" w:type="dxa"/>
          </w:tcPr>
          <w:p w14:paraId="3FAFE03D" w14:textId="77777777" w:rsidR="00471EE5" w:rsidRDefault="00471EE5" w:rsidP="004804AB">
            <w:pPr>
              <w:jc w:val="center"/>
              <w:rPr>
                <w:color w:val="222222"/>
                <w:sz w:val="20"/>
                <w:szCs w:val="20"/>
              </w:rPr>
            </w:pPr>
            <w:r>
              <w:rPr>
                <w:color w:val="222222"/>
                <w:sz w:val="20"/>
                <w:szCs w:val="20"/>
              </w:rPr>
              <w:t>22</w:t>
            </w:r>
          </w:p>
          <w:p w14:paraId="593A48DE" w14:textId="1298CD80" w:rsidR="00471EE5" w:rsidRDefault="00471EE5" w:rsidP="004804AB">
            <w:pPr>
              <w:jc w:val="center"/>
              <w:rPr>
                <w:color w:val="222222"/>
                <w:sz w:val="20"/>
                <w:szCs w:val="20"/>
              </w:rPr>
            </w:pPr>
            <w:r>
              <w:rPr>
                <w:color w:val="222222"/>
                <w:sz w:val="20"/>
                <w:szCs w:val="20"/>
              </w:rPr>
              <w:t>(15)</w:t>
            </w:r>
          </w:p>
        </w:tc>
        <w:tc>
          <w:tcPr>
            <w:tcW w:w="850" w:type="dxa"/>
          </w:tcPr>
          <w:p w14:paraId="2C0A5C25" w14:textId="16FE7CBF" w:rsidR="00471EE5" w:rsidRDefault="00471EE5" w:rsidP="004804AB">
            <w:pPr>
              <w:jc w:val="center"/>
              <w:rPr>
                <w:color w:val="222222"/>
                <w:sz w:val="20"/>
                <w:szCs w:val="20"/>
              </w:rPr>
            </w:pPr>
            <w:r>
              <w:rPr>
                <w:color w:val="222222"/>
                <w:sz w:val="20"/>
                <w:szCs w:val="20"/>
              </w:rPr>
              <w:t>31.3</w:t>
            </w:r>
          </w:p>
          <w:p w14:paraId="247DB5B5" w14:textId="1A26CD27" w:rsidR="00471EE5" w:rsidRDefault="00471EE5" w:rsidP="004804AB">
            <w:pPr>
              <w:jc w:val="center"/>
              <w:rPr>
                <w:color w:val="222222"/>
                <w:sz w:val="20"/>
                <w:szCs w:val="20"/>
              </w:rPr>
            </w:pPr>
            <w:r>
              <w:rPr>
                <w:color w:val="222222"/>
                <w:sz w:val="20"/>
                <w:szCs w:val="20"/>
              </w:rPr>
              <w:t>(13.8)</w:t>
            </w:r>
          </w:p>
        </w:tc>
        <w:tc>
          <w:tcPr>
            <w:tcW w:w="1843" w:type="dxa"/>
          </w:tcPr>
          <w:p w14:paraId="05B0B86D" w14:textId="0B10695E" w:rsidR="00471EE5" w:rsidRDefault="00471EE5" w:rsidP="004804AB">
            <w:pPr>
              <w:jc w:val="center"/>
              <w:rPr>
                <w:color w:val="222222"/>
                <w:sz w:val="20"/>
                <w:szCs w:val="20"/>
              </w:rPr>
            </w:pPr>
            <w:r>
              <w:rPr>
                <w:color w:val="222222"/>
                <w:sz w:val="20"/>
                <w:szCs w:val="20"/>
              </w:rPr>
              <w:t>Within-group post-treatment vs pre-treatment study</w:t>
            </w:r>
          </w:p>
        </w:tc>
        <w:tc>
          <w:tcPr>
            <w:tcW w:w="1843" w:type="dxa"/>
          </w:tcPr>
          <w:p w14:paraId="679FCEA4" w14:textId="77777777" w:rsidR="00471EE5" w:rsidRDefault="00471EE5" w:rsidP="004804AB">
            <w:pPr>
              <w:jc w:val="center"/>
              <w:rPr>
                <w:color w:val="222222"/>
                <w:sz w:val="20"/>
                <w:szCs w:val="20"/>
              </w:rPr>
            </w:pPr>
            <w:r>
              <w:rPr>
                <w:color w:val="222222"/>
                <w:sz w:val="20"/>
                <w:szCs w:val="20"/>
              </w:rPr>
              <w:t>Eclectic-</w:t>
            </w:r>
          </w:p>
          <w:p w14:paraId="78C74763" w14:textId="1F48C74A" w:rsidR="00471EE5" w:rsidRDefault="00D11E1A" w:rsidP="004804AB">
            <w:pPr>
              <w:jc w:val="center"/>
              <w:rPr>
                <w:color w:val="222222"/>
                <w:sz w:val="20"/>
                <w:szCs w:val="20"/>
              </w:rPr>
            </w:pPr>
            <w:r>
              <w:rPr>
                <w:color w:val="222222"/>
                <w:sz w:val="20"/>
                <w:szCs w:val="20"/>
              </w:rPr>
              <w:t>v</w:t>
            </w:r>
            <w:r w:rsidR="00471EE5">
              <w:rPr>
                <w:color w:val="222222"/>
                <w:sz w:val="20"/>
                <w:szCs w:val="20"/>
              </w:rPr>
              <w:t>arious</w:t>
            </w:r>
          </w:p>
        </w:tc>
        <w:tc>
          <w:tcPr>
            <w:tcW w:w="1701" w:type="dxa"/>
          </w:tcPr>
          <w:p w14:paraId="100A8AB1" w14:textId="102BF82C" w:rsidR="00471EE5" w:rsidRDefault="00471EE5" w:rsidP="004804AB">
            <w:pPr>
              <w:jc w:val="center"/>
              <w:rPr>
                <w:color w:val="222222"/>
                <w:sz w:val="20"/>
                <w:szCs w:val="20"/>
              </w:rPr>
            </w:pPr>
            <w:r>
              <w:rPr>
                <w:color w:val="222222"/>
                <w:sz w:val="20"/>
                <w:szCs w:val="20"/>
              </w:rPr>
              <w:t>Months = (M = 15.77, SD = 10.96, range = 2 and 48</w:t>
            </w:r>
          </w:p>
        </w:tc>
        <w:tc>
          <w:tcPr>
            <w:tcW w:w="1559" w:type="dxa"/>
          </w:tcPr>
          <w:p w14:paraId="7F776729" w14:textId="01DC796B" w:rsidR="00471EE5" w:rsidRDefault="00471EE5" w:rsidP="004804AB">
            <w:pPr>
              <w:jc w:val="center"/>
              <w:rPr>
                <w:color w:val="222222"/>
                <w:sz w:val="20"/>
                <w:szCs w:val="20"/>
              </w:rPr>
            </w:pPr>
            <w:r>
              <w:rPr>
                <w:color w:val="222222"/>
                <w:sz w:val="20"/>
                <w:szCs w:val="20"/>
              </w:rPr>
              <w:t>Individual</w:t>
            </w:r>
          </w:p>
        </w:tc>
        <w:tc>
          <w:tcPr>
            <w:tcW w:w="1276" w:type="dxa"/>
          </w:tcPr>
          <w:p w14:paraId="22BD9F4F" w14:textId="022AB1A7" w:rsidR="00471EE5" w:rsidRDefault="00471EE5" w:rsidP="004804AB">
            <w:pPr>
              <w:jc w:val="center"/>
              <w:rPr>
                <w:color w:val="222222"/>
                <w:sz w:val="20"/>
                <w:szCs w:val="20"/>
              </w:rPr>
            </w:pPr>
            <w:r>
              <w:rPr>
                <w:color w:val="222222"/>
                <w:sz w:val="20"/>
                <w:szCs w:val="20"/>
              </w:rPr>
              <w:t>Outpatient</w:t>
            </w:r>
          </w:p>
        </w:tc>
        <w:tc>
          <w:tcPr>
            <w:tcW w:w="1082" w:type="dxa"/>
          </w:tcPr>
          <w:p w14:paraId="5F9566A6" w14:textId="3AEDF47D" w:rsidR="00471EE5" w:rsidRDefault="00471EE5" w:rsidP="004804AB">
            <w:pPr>
              <w:jc w:val="center"/>
              <w:rPr>
                <w:color w:val="222222"/>
                <w:sz w:val="20"/>
                <w:szCs w:val="20"/>
              </w:rPr>
            </w:pPr>
            <w:r>
              <w:rPr>
                <w:color w:val="222222"/>
                <w:sz w:val="20"/>
                <w:szCs w:val="20"/>
              </w:rPr>
              <w:t>High</w:t>
            </w:r>
          </w:p>
        </w:tc>
      </w:tr>
      <w:tr w:rsidR="004804AB" w14:paraId="103F38D5" w14:textId="708FCBCA" w:rsidTr="00F8577D">
        <w:tc>
          <w:tcPr>
            <w:tcW w:w="1413" w:type="dxa"/>
          </w:tcPr>
          <w:p w14:paraId="07200109" w14:textId="7A03C148" w:rsidR="00471EE5" w:rsidRPr="002C1159" w:rsidRDefault="00471EE5" w:rsidP="00471EE5">
            <w:pPr>
              <w:rPr>
                <w:color w:val="222222"/>
                <w:sz w:val="20"/>
                <w:szCs w:val="20"/>
              </w:rPr>
            </w:pPr>
            <w:r w:rsidRPr="007B38F1">
              <w:rPr>
                <w:color w:val="222222"/>
                <w:sz w:val="20"/>
                <w:szCs w:val="20"/>
              </w:rPr>
              <w:t xml:space="preserve">Bhattacharjee </w:t>
            </w:r>
            <w:r w:rsidR="00D11E1A">
              <w:rPr>
                <w:color w:val="222222"/>
                <w:sz w:val="20"/>
                <w:szCs w:val="20"/>
              </w:rPr>
              <w:fldChar w:fldCharType="begin"/>
            </w:r>
            <w:r w:rsidR="00D11E1A">
              <w:rPr>
                <w:color w:val="222222"/>
                <w:sz w:val="20"/>
                <w:szCs w:val="20"/>
              </w:rPr>
              <w:instrText xml:space="preserve"> ADDIN EN.CITE &lt;EndNote&gt;&lt;Cite&gt;&lt;Author&gt;Bhattacharjee&lt;/Author&gt;&lt;Year&gt;2022&lt;/Year&gt;&lt;IDText&gt;Brief online psychotherapy for psychogenic non-epileptic seizures using the psychoeducation-motivational interviewing- self appraisal- grounding (PMSG) model: A multiple baseline case series study&lt;/IDText&gt;&lt;DisplayText&gt;[30]&lt;/DisplayText&gt;&lt;record&gt;&lt;keywords&gt;&lt;keyword&gt;Brief psychotherapy&lt;/keyword&gt;&lt;keyword&gt;COVID-19&lt;/keyword&gt;&lt;keyword&gt;Grounding&lt;/keyword&gt;&lt;keyword&gt;Internet-based intervention&lt;/keyword&gt;&lt;keyword&gt;Online psychotherapy&lt;/keyword&gt;&lt;keyword&gt;Psychogenic non-epileptic seizures&lt;/keyword&gt;&lt;/keywords&gt;&lt;isbn&gt;2773-0212&lt;/isbn&gt;&lt;titles&gt;&lt;title&gt;Brief online psychotherapy for psychogenic non-epileptic seizures using the psychoeducation-motivational interviewing- self appraisal- grounding (PMSG) model: A multiple baseline case series study&lt;/title&gt;&lt;secondary-title&gt;Psychiatry Research Case Reports&lt;/secondary-title&gt;&lt;/titles&gt;&lt;pages&gt;100080&lt;/pages&gt;&lt;number&gt;2&lt;/number&gt;&lt;contributors&gt;&lt;authors&gt;&lt;author&gt;Bhattacharjee, Debanjan&lt;/author&gt;&lt;author&gt;Chakraborty, Avik&lt;/author&gt;&lt;/authors&gt;&lt;/contributors&gt;&lt;added-date format="utc"&gt;1696338120&lt;/added-date&gt;&lt;ref-type name="Journal Article"&gt;17&lt;/ref-type&gt;&lt;dates&gt;&lt;year&gt;2022&lt;/year&gt;&lt;/dates&gt;&lt;rec-number&gt;40301&lt;/rec-number&gt;&lt;publisher&gt;Elsevier B.V&lt;/publisher&gt;&lt;last-updated-date format="utc"&gt;1696338120&lt;/last-updated-date&gt;&lt;electronic-resource-num&gt;10.1016/j.psycr.2022.100080&lt;/electronic-resource-num&gt;&lt;volume&gt;1&lt;/volume&gt;&lt;/record&gt;&lt;/Cite&gt;&lt;/EndNote&gt;</w:instrText>
            </w:r>
            <w:r w:rsidR="00D11E1A">
              <w:rPr>
                <w:color w:val="222222"/>
                <w:sz w:val="20"/>
                <w:szCs w:val="20"/>
              </w:rPr>
              <w:fldChar w:fldCharType="separate"/>
            </w:r>
            <w:r w:rsidR="00D11E1A">
              <w:rPr>
                <w:noProof/>
                <w:color w:val="222222"/>
                <w:sz w:val="20"/>
                <w:szCs w:val="20"/>
              </w:rPr>
              <w:t>[30]</w:t>
            </w:r>
            <w:r w:rsidR="00D11E1A">
              <w:rPr>
                <w:color w:val="222222"/>
                <w:sz w:val="20"/>
                <w:szCs w:val="20"/>
              </w:rPr>
              <w:fldChar w:fldCharType="end"/>
            </w:r>
          </w:p>
          <w:p w14:paraId="71D46A6B" w14:textId="77777777" w:rsidR="00471EE5" w:rsidRPr="002C1159" w:rsidRDefault="00471EE5" w:rsidP="00471EE5">
            <w:pPr>
              <w:rPr>
                <w:color w:val="222222"/>
                <w:sz w:val="20"/>
                <w:szCs w:val="20"/>
              </w:rPr>
            </w:pPr>
          </w:p>
        </w:tc>
        <w:tc>
          <w:tcPr>
            <w:tcW w:w="1276" w:type="dxa"/>
          </w:tcPr>
          <w:p w14:paraId="7D038065" w14:textId="55C93F50" w:rsidR="00471EE5" w:rsidRDefault="00471EE5" w:rsidP="004804AB">
            <w:pPr>
              <w:jc w:val="center"/>
              <w:rPr>
                <w:color w:val="222222"/>
                <w:sz w:val="20"/>
                <w:szCs w:val="20"/>
              </w:rPr>
            </w:pPr>
            <w:r>
              <w:rPr>
                <w:color w:val="222222"/>
                <w:sz w:val="20"/>
                <w:szCs w:val="20"/>
              </w:rPr>
              <w:t>India</w:t>
            </w:r>
          </w:p>
        </w:tc>
        <w:tc>
          <w:tcPr>
            <w:tcW w:w="992" w:type="dxa"/>
          </w:tcPr>
          <w:p w14:paraId="0A618C1E" w14:textId="40B6C912" w:rsidR="00471EE5" w:rsidRDefault="00EB64C7" w:rsidP="004804AB">
            <w:pPr>
              <w:jc w:val="center"/>
              <w:rPr>
                <w:color w:val="222222"/>
                <w:sz w:val="20"/>
                <w:szCs w:val="20"/>
              </w:rPr>
            </w:pPr>
            <w:r>
              <w:rPr>
                <w:color w:val="222222"/>
                <w:sz w:val="20"/>
                <w:szCs w:val="20"/>
              </w:rPr>
              <w:t xml:space="preserve">16 </w:t>
            </w:r>
            <w:r w:rsidR="001E7CD5">
              <w:rPr>
                <w:color w:val="222222"/>
                <w:sz w:val="20"/>
                <w:szCs w:val="20"/>
              </w:rPr>
              <w:t xml:space="preserve"> </w:t>
            </w:r>
            <w:proofErr w:type="gramStart"/>
            <w:r w:rsidR="001E7CD5">
              <w:rPr>
                <w:color w:val="222222"/>
                <w:sz w:val="20"/>
                <w:szCs w:val="20"/>
              </w:rPr>
              <w:t xml:space="preserve">   </w:t>
            </w:r>
            <w:r>
              <w:rPr>
                <w:color w:val="222222"/>
                <w:sz w:val="20"/>
                <w:szCs w:val="20"/>
              </w:rPr>
              <w:t>(</w:t>
            </w:r>
            <w:proofErr w:type="gramEnd"/>
            <w:r>
              <w:rPr>
                <w:color w:val="222222"/>
                <w:sz w:val="20"/>
                <w:szCs w:val="20"/>
              </w:rPr>
              <w:t>12)</w:t>
            </w:r>
          </w:p>
        </w:tc>
        <w:tc>
          <w:tcPr>
            <w:tcW w:w="850" w:type="dxa"/>
          </w:tcPr>
          <w:p w14:paraId="5B492440" w14:textId="1AFA94AF" w:rsidR="00471EE5" w:rsidRDefault="00EB64C7" w:rsidP="004804AB">
            <w:pPr>
              <w:jc w:val="center"/>
              <w:rPr>
                <w:color w:val="222222"/>
                <w:sz w:val="20"/>
                <w:szCs w:val="20"/>
              </w:rPr>
            </w:pPr>
            <w:proofErr w:type="gramStart"/>
            <w:r>
              <w:rPr>
                <w:color w:val="222222"/>
                <w:sz w:val="20"/>
                <w:szCs w:val="20"/>
              </w:rPr>
              <w:t>37.9</w:t>
            </w:r>
            <w:r w:rsidR="001E7CD5">
              <w:rPr>
                <w:color w:val="222222"/>
                <w:sz w:val="20"/>
                <w:szCs w:val="20"/>
              </w:rPr>
              <w:t xml:space="preserve"> </w:t>
            </w:r>
            <w:r>
              <w:rPr>
                <w:color w:val="222222"/>
                <w:sz w:val="20"/>
                <w:szCs w:val="20"/>
              </w:rPr>
              <w:t xml:space="preserve"> (</w:t>
            </w:r>
            <w:proofErr w:type="gramEnd"/>
            <w:r>
              <w:rPr>
                <w:color w:val="222222"/>
                <w:sz w:val="20"/>
                <w:szCs w:val="20"/>
              </w:rPr>
              <w:t>18-58)</w:t>
            </w:r>
          </w:p>
        </w:tc>
        <w:tc>
          <w:tcPr>
            <w:tcW w:w="1843" w:type="dxa"/>
          </w:tcPr>
          <w:p w14:paraId="2000A4C9" w14:textId="77777777" w:rsidR="00471EE5" w:rsidRDefault="00471EE5" w:rsidP="004804AB">
            <w:pPr>
              <w:jc w:val="center"/>
              <w:rPr>
                <w:color w:val="222222"/>
                <w:sz w:val="20"/>
                <w:szCs w:val="20"/>
              </w:rPr>
            </w:pPr>
            <w:r>
              <w:rPr>
                <w:color w:val="222222"/>
                <w:sz w:val="20"/>
                <w:szCs w:val="20"/>
              </w:rPr>
              <w:t>Case series</w:t>
            </w:r>
          </w:p>
        </w:tc>
        <w:tc>
          <w:tcPr>
            <w:tcW w:w="1843" w:type="dxa"/>
          </w:tcPr>
          <w:p w14:paraId="53BE7E52" w14:textId="71839213" w:rsidR="00471EE5" w:rsidRDefault="00471EE5" w:rsidP="004804AB">
            <w:pPr>
              <w:jc w:val="center"/>
              <w:rPr>
                <w:color w:val="222222"/>
                <w:sz w:val="20"/>
                <w:szCs w:val="20"/>
              </w:rPr>
            </w:pPr>
            <w:r w:rsidRPr="000F1490">
              <w:rPr>
                <w:color w:val="000000" w:themeColor="text1"/>
                <w:sz w:val="20"/>
                <w:szCs w:val="20"/>
              </w:rPr>
              <w:t xml:space="preserve">Brief </w:t>
            </w:r>
            <w:r w:rsidR="00D11E1A">
              <w:rPr>
                <w:color w:val="000000" w:themeColor="text1"/>
                <w:sz w:val="20"/>
                <w:szCs w:val="20"/>
              </w:rPr>
              <w:t>o</w:t>
            </w:r>
            <w:r w:rsidRPr="000F1490">
              <w:rPr>
                <w:color w:val="000000" w:themeColor="text1"/>
                <w:sz w:val="20"/>
                <w:szCs w:val="20"/>
              </w:rPr>
              <w:t xml:space="preserve">nline </w:t>
            </w:r>
            <w:r w:rsidR="00D11E1A">
              <w:rPr>
                <w:color w:val="000000" w:themeColor="text1"/>
                <w:sz w:val="20"/>
                <w:szCs w:val="20"/>
              </w:rPr>
              <w:t>p</w:t>
            </w:r>
            <w:r w:rsidRPr="000F1490">
              <w:rPr>
                <w:color w:val="000000" w:themeColor="text1"/>
                <w:sz w:val="20"/>
                <w:szCs w:val="20"/>
              </w:rPr>
              <w:t>sychotherapy</w:t>
            </w:r>
          </w:p>
        </w:tc>
        <w:tc>
          <w:tcPr>
            <w:tcW w:w="1701" w:type="dxa"/>
          </w:tcPr>
          <w:p w14:paraId="4E00FEAF" w14:textId="6D958F6B" w:rsidR="00471EE5" w:rsidRDefault="00471EE5" w:rsidP="004804AB">
            <w:pPr>
              <w:jc w:val="center"/>
              <w:rPr>
                <w:color w:val="222222"/>
                <w:sz w:val="20"/>
                <w:szCs w:val="20"/>
              </w:rPr>
            </w:pPr>
            <w:r w:rsidRPr="000F1490">
              <w:rPr>
                <w:color w:val="000000" w:themeColor="text1"/>
                <w:sz w:val="20"/>
                <w:szCs w:val="20"/>
              </w:rPr>
              <w:t>10 sessions</w:t>
            </w:r>
          </w:p>
        </w:tc>
        <w:tc>
          <w:tcPr>
            <w:tcW w:w="1559" w:type="dxa"/>
          </w:tcPr>
          <w:p w14:paraId="173752D3" w14:textId="77777777" w:rsidR="00471EE5" w:rsidRDefault="00471EE5" w:rsidP="004804AB">
            <w:pPr>
              <w:jc w:val="center"/>
              <w:rPr>
                <w:color w:val="222222"/>
                <w:sz w:val="20"/>
                <w:szCs w:val="20"/>
              </w:rPr>
            </w:pPr>
            <w:r>
              <w:rPr>
                <w:color w:val="222222"/>
                <w:sz w:val="20"/>
                <w:szCs w:val="20"/>
              </w:rPr>
              <w:t>Individual</w:t>
            </w:r>
          </w:p>
        </w:tc>
        <w:tc>
          <w:tcPr>
            <w:tcW w:w="1276" w:type="dxa"/>
          </w:tcPr>
          <w:p w14:paraId="40711490" w14:textId="143950AD" w:rsidR="00471EE5" w:rsidRDefault="00DC6E0A" w:rsidP="004804AB">
            <w:pPr>
              <w:jc w:val="center"/>
              <w:rPr>
                <w:color w:val="222222"/>
                <w:sz w:val="20"/>
                <w:szCs w:val="20"/>
              </w:rPr>
            </w:pPr>
            <w:r>
              <w:rPr>
                <w:color w:val="000000" w:themeColor="text1"/>
                <w:sz w:val="20"/>
                <w:szCs w:val="20"/>
              </w:rPr>
              <w:t>Outpatient</w:t>
            </w:r>
          </w:p>
        </w:tc>
        <w:tc>
          <w:tcPr>
            <w:tcW w:w="1082" w:type="dxa"/>
          </w:tcPr>
          <w:p w14:paraId="4D2E9CB9" w14:textId="77777777" w:rsidR="00471EE5" w:rsidRDefault="00471EE5" w:rsidP="004804AB">
            <w:pPr>
              <w:jc w:val="center"/>
              <w:rPr>
                <w:color w:val="222222"/>
                <w:sz w:val="20"/>
                <w:szCs w:val="20"/>
              </w:rPr>
            </w:pPr>
            <w:r>
              <w:rPr>
                <w:color w:val="222222"/>
                <w:sz w:val="20"/>
                <w:szCs w:val="20"/>
              </w:rPr>
              <w:t>High</w:t>
            </w:r>
          </w:p>
        </w:tc>
      </w:tr>
      <w:tr w:rsidR="004804AB" w14:paraId="049678F1" w14:textId="62ED76AF" w:rsidTr="00F8577D">
        <w:tc>
          <w:tcPr>
            <w:tcW w:w="1413" w:type="dxa"/>
          </w:tcPr>
          <w:p w14:paraId="6473EBC3" w14:textId="6136A031" w:rsidR="00471EE5" w:rsidRPr="002C1159" w:rsidRDefault="00471EE5" w:rsidP="00471EE5">
            <w:pPr>
              <w:rPr>
                <w:color w:val="222222"/>
                <w:sz w:val="20"/>
                <w:szCs w:val="20"/>
              </w:rPr>
            </w:pPr>
            <w:r w:rsidRPr="007B38F1">
              <w:rPr>
                <w:color w:val="222222"/>
                <w:sz w:val="20"/>
                <w:szCs w:val="20"/>
              </w:rPr>
              <w:t>Bullock</w:t>
            </w:r>
            <w:r w:rsidR="0047457D">
              <w:rPr>
                <w:color w:val="222222"/>
                <w:sz w:val="20"/>
                <w:szCs w:val="20"/>
              </w:rPr>
              <w:t xml:space="preserve"> </w:t>
            </w:r>
            <w:r w:rsidR="0047457D">
              <w:rPr>
                <w:color w:val="222222"/>
                <w:sz w:val="20"/>
                <w:szCs w:val="20"/>
              </w:rPr>
              <w:fldChar w:fldCharType="begin"/>
            </w:r>
            <w:r w:rsidR="0047457D">
              <w:rPr>
                <w:color w:val="222222"/>
                <w:sz w:val="20"/>
                <w:szCs w:val="20"/>
              </w:rPr>
              <w:instrText xml:space="preserve"> ADDIN EN.CITE &lt;EndNote&gt;&lt;Cite&gt;&lt;Author&gt;Bullock&lt;/Author&gt;&lt;Year&gt;2015&lt;/Year&gt;&lt;IDText&gt;Group dialectical-behavior therapy skills training for conversion disorder with seizures&lt;/IDText&gt;&lt;DisplayText&gt;[41]&lt;/DisplayText&gt;&lt;record&gt;&lt;keywords&gt;&lt;keyword&gt;*Conversion Disorder&lt;/keyword&gt;&lt;keyword&gt;*Group Psychotherapy&lt;/keyword&gt;&lt;keyword&gt;*Seizures&lt;/keyword&gt;&lt;keyword&gt;*Dialectical Behavior Therapy&lt;/keyword&gt;&lt;/keywords&gt;&lt;urls&gt;&lt;related-urls&gt;&lt;url&gt;http://ovidsp.ovid.com/ovidweb.cgi?T=JS&amp;amp;PAGE=reference&amp;amp;D=psyc12&amp;amp;NEWS=N&amp;amp;AN=2015-37557-011&lt;/url&gt;&lt;/related-urls&gt;&lt;/urls&gt;&lt;isbn&gt;0895-0172&lt;/isbn&gt;&lt;work-type&gt;Physical &amp;amp; Somatoform &amp;amp; Psychogenic Disorders 3290&lt;/work-type&gt;&lt;titles&gt;&lt;title&gt;Group dialectical-behavior therapy skills training for conversion disorder with seizures&lt;/title&gt;&lt;secondary-title&gt;The Journal of Neuropsychiatry and Clinical Neurosciences&lt;/secondary-title&gt;&lt;/titles&gt;&lt;pages&gt;240-243&lt;/pages&gt;&lt;number&gt;3&lt;/number&gt;&lt;contributors&gt;&lt;authors&gt;&lt;author&gt;Bullock, Kim D.&lt;/author&gt;&lt;author&gt;Mirza, Nida&lt;/author&gt;&lt;author&gt;Forte, Craig&lt;/author&gt;&lt;author&gt;Trockel, Mickey&lt;/author&gt;&lt;/authors&gt;&lt;/contributors&gt;&lt;added-date format="utc"&gt;1556649538&lt;/added-date&gt;&lt;pub-location&gt;US&lt;/pub-location&gt;&lt;ref-type name="Journal Article"&gt;17&lt;/ref-type&gt;&lt;auth-address&gt;Bullock, Kim D., kbullock@stanford.edu&amp;#xD;Bullock, Kim D.: kbullock@stanford.edu&lt;/auth-address&gt;&lt;dates&gt;&lt;year&gt;2015&lt;/year&gt;&lt;/dates&gt;&lt;rec-number&gt;29156&lt;/rec-number&gt;&lt;publisher&gt;American Psychiatric Assn&amp;#xD;US&lt;/publisher&gt;&lt;last-updated-date format="utc"&gt;1655021486&lt;/last-updated-date&gt;&lt;contributors&gt;&lt;secondary-authors&gt;&lt;author&gt;Barry, Carson Goldstein LaFrance LaFrance Linehan Linehan Linehan Metin Neacsiu Prigatano Schacter Stonnington Voon Zaroff&lt;/author&gt;&lt;/secondary-authors&gt;&lt;/contributors&gt;&lt;electronic-resource-num&gt;http://dx.doi.org/10.1176/appi.neuropsych.13120359&lt;/electronic-resource-num&gt;&lt;volume&gt;27&lt;/volume&gt;&lt;/record&gt;&lt;/Cite&gt;&lt;/EndNote&gt;</w:instrText>
            </w:r>
            <w:r w:rsidR="0047457D">
              <w:rPr>
                <w:color w:val="222222"/>
                <w:sz w:val="20"/>
                <w:szCs w:val="20"/>
              </w:rPr>
              <w:fldChar w:fldCharType="separate"/>
            </w:r>
            <w:r w:rsidR="0047457D">
              <w:rPr>
                <w:noProof/>
                <w:color w:val="222222"/>
                <w:sz w:val="20"/>
                <w:szCs w:val="20"/>
              </w:rPr>
              <w:t>[41]</w:t>
            </w:r>
            <w:r w:rsidR="0047457D">
              <w:rPr>
                <w:color w:val="222222"/>
                <w:sz w:val="20"/>
                <w:szCs w:val="20"/>
              </w:rPr>
              <w:fldChar w:fldCharType="end"/>
            </w:r>
            <w:r w:rsidRPr="007B38F1">
              <w:rPr>
                <w:color w:val="222222"/>
                <w:sz w:val="20"/>
                <w:szCs w:val="20"/>
              </w:rPr>
              <w:t xml:space="preserve"> </w:t>
            </w:r>
          </w:p>
          <w:p w14:paraId="4E28945F" w14:textId="77777777" w:rsidR="00471EE5" w:rsidRPr="002C1159" w:rsidRDefault="00471EE5" w:rsidP="00471EE5">
            <w:pPr>
              <w:rPr>
                <w:color w:val="222222"/>
                <w:sz w:val="20"/>
                <w:szCs w:val="20"/>
              </w:rPr>
            </w:pPr>
          </w:p>
        </w:tc>
        <w:tc>
          <w:tcPr>
            <w:tcW w:w="1276" w:type="dxa"/>
          </w:tcPr>
          <w:p w14:paraId="05D0D602" w14:textId="77777777" w:rsidR="00471EE5" w:rsidRDefault="00471EE5" w:rsidP="004804AB">
            <w:pPr>
              <w:jc w:val="center"/>
              <w:rPr>
                <w:color w:val="222222"/>
                <w:sz w:val="20"/>
                <w:szCs w:val="20"/>
              </w:rPr>
            </w:pPr>
            <w:r>
              <w:rPr>
                <w:color w:val="222222"/>
                <w:sz w:val="20"/>
                <w:szCs w:val="20"/>
              </w:rPr>
              <w:t>USA</w:t>
            </w:r>
          </w:p>
        </w:tc>
        <w:tc>
          <w:tcPr>
            <w:tcW w:w="992" w:type="dxa"/>
          </w:tcPr>
          <w:p w14:paraId="37AEC7DE" w14:textId="078847F9" w:rsidR="00471EE5" w:rsidRDefault="009D43A8" w:rsidP="004804AB">
            <w:pPr>
              <w:jc w:val="center"/>
              <w:rPr>
                <w:color w:val="222222"/>
                <w:sz w:val="20"/>
                <w:szCs w:val="20"/>
              </w:rPr>
            </w:pPr>
            <w:r>
              <w:rPr>
                <w:color w:val="222222"/>
                <w:sz w:val="20"/>
                <w:szCs w:val="20"/>
              </w:rPr>
              <w:t>19</w:t>
            </w:r>
            <w:r w:rsidR="00347FC3">
              <w:rPr>
                <w:color w:val="222222"/>
                <w:sz w:val="20"/>
                <w:szCs w:val="20"/>
              </w:rPr>
              <w:t xml:space="preserve">   </w:t>
            </w:r>
            <w:proofErr w:type="gramStart"/>
            <w:r w:rsidR="00347FC3">
              <w:rPr>
                <w:color w:val="222222"/>
                <w:sz w:val="20"/>
                <w:szCs w:val="20"/>
              </w:rPr>
              <w:t xml:space="preserve">  </w:t>
            </w:r>
            <w:r>
              <w:rPr>
                <w:color w:val="222222"/>
                <w:sz w:val="20"/>
                <w:szCs w:val="20"/>
              </w:rPr>
              <w:t xml:space="preserve"> (</w:t>
            </w:r>
            <w:proofErr w:type="gramEnd"/>
            <w:r>
              <w:rPr>
                <w:color w:val="222222"/>
                <w:sz w:val="20"/>
                <w:szCs w:val="20"/>
              </w:rPr>
              <w:t>18)</w:t>
            </w:r>
          </w:p>
        </w:tc>
        <w:tc>
          <w:tcPr>
            <w:tcW w:w="850" w:type="dxa"/>
          </w:tcPr>
          <w:p w14:paraId="473671E1" w14:textId="5D9900E5" w:rsidR="00471EE5" w:rsidRDefault="009D43A8" w:rsidP="004804AB">
            <w:pPr>
              <w:jc w:val="center"/>
              <w:rPr>
                <w:color w:val="222222"/>
                <w:sz w:val="20"/>
                <w:szCs w:val="20"/>
              </w:rPr>
            </w:pPr>
            <w:r>
              <w:rPr>
                <w:color w:val="222222"/>
                <w:sz w:val="20"/>
                <w:szCs w:val="20"/>
              </w:rPr>
              <w:t>44.5</w:t>
            </w:r>
            <w:r w:rsidR="003E0777">
              <w:rPr>
                <w:color w:val="222222"/>
                <w:sz w:val="20"/>
                <w:szCs w:val="20"/>
              </w:rPr>
              <w:t xml:space="preserve"> (NR)</w:t>
            </w:r>
          </w:p>
        </w:tc>
        <w:tc>
          <w:tcPr>
            <w:tcW w:w="1843" w:type="dxa"/>
          </w:tcPr>
          <w:p w14:paraId="0EBBA39A" w14:textId="77777777" w:rsidR="00471EE5" w:rsidRDefault="00471EE5" w:rsidP="004804AB">
            <w:pPr>
              <w:jc w:val="center"/>
              <w:rPr>
                <w:color w:val="222222"/>
                <w:sz w:val="20"/>
                <w:szCs w:val="20"/>
              </w:rPr>
            </w:pPr>
            <w:r w:rsidRPr="000F1490">
              <w:rPr>
                <w:color w:val="000000" w:themeColor="text1"/>
                <w:sz w:val="20"/>
                <w:szCs w:val="20"/>
              </w:rPr>
              <w:t>Prospective naturalistic design</w:t>
            </w:r>
          </w:p>
        </w:tc>
        <w:tc>
          <w:tcPr>
            <w:tcW w:w="1843" w:type="dxa"/>
          </w:tcPr>
          <w:p w14:paraId="4F7FFCC6" w14:textId="77777777" w:rsidR="00471EE5" w:rsidRDefault="00471EE5" w:rsidP="004804AB">
            <w:pPr>
              <w:jc w:val="center"/>
              <w:rPr>
                <w:color w:val="222222"/>
                <w:sz w:val="20"/>
                <w:szCs w:val="20"/>
              </w:rPr>
            </w:pPr>
            <w:r w:rsidRPr="000F1490">
              <w:rPr>
                <w:color w:val="000000" w:themeColor="text1"/>
                <w:sz w:val="20"/>
                <w:szCs w:val="20"/>
              </w:rPr>
              <w:t>Dialectical Behavioural Therapy</w:t>
            </w:r>
          </w:p>
        </w:tc>
        <w:tc>
          <w:tcPr>
            <w:tcW w:w="1701" w:type="dxa"/>
          </w:tcPr>
          <w:p w14:paraId="7C1109BF" w14:textId="4A65B1CC" w:rsidR="00471EE5" w:rsidRDefault="00471EE5" w:rsidP="004804AB">
            <w:pPr>
              <w:jc w:val="center"/>
              <w:rPr>
                <w:color w:val="222222"/>
                <w:sz w:val="20"/>
                <w:szCs w:val="20"/>
              </w:rPr>
            </w:pPr>
            <w:r w:rsidRPr="009D43A8">
              <w:rPr>
                <w:color w:val="000000" w:themeColor="text1"/>
                <w:sz w:val="20"/>
                <w:szCs w:val="20"/>
              </w:rPr>
              <w:t>Flexible (mean = 20.5</w:t>
            </w:r>
            <w:r w:rsidR="009D43A8" w:rsidRPr="009D43A8">
              <w:rPr>
                <w:color w:val="000000" w:themeColor="text1"/>
                <w:sz w:val="20"/>
                <w:szCs w:val="20"/>
              </w:rPr>
              <w:t xml:space="preserve"> weeks</w:t>
            </w:r>
            <w:r w:rsidRPr="009D43A8">
              <w:rPr>
                <w:color w:val="000000" w:themeColor="text1"/>
                <w:sz w:val="20"/>
                <w:szCs w:val="20"/>
              </w:rPr>
              <w:t>)</w:t>
            </w:r>
          </w:p>
        </w:tc>
        <w:tc>
          <w:tcPr>
            <w:tcW w:w="1559" w:type="dxa"/>
          </w:tcPr>
          <w:p w14:paraId="34AFF214" w14:textId="77777777" w:rsidR="00471EE5" w:rsidRDefault="00471EE5" w:rsidP="004804AB">
            <w:pPr>
              <w:jc w:val="center"/>
              <w:rPr>
                <w:color w:val="222222"/>
                <w:sz w:val="20"/>
                <w:szCs w:val="20"/>
              </w:rPr>
            </w:pPr>
            <w:r>
              <w:rPr>
                <w:color w:val="222222"/>
                <w:sz w:val="20"/>
                <w:szCs w:val="20"/>
              </w:rPr>
              <w:t>Group</w:t>
            </w:r>
          </w:p>
        </w:tc>
        <w:tc>
          <w:tcPr>
            <w:tcW w:w="1276" w:type="dxa"/>
          </w:tcPr>
          <w:p w14:paraId="5CE6AF52" w14:textId="77777777" w:rsidR="00471EE5" w:rsidRDefault="00471EE5" w:rsidP="004804AB">
            <w:pPr>
              <w:jc w:val="center"/>
              <w:rPr>
                <w:color w:val="222222"/>
                <w:sz w:val="20"/>
                <w:szCs w:val="20"/>
              </w:rPr>
            </w:pPr>
            <w:r w:rsidRPr="000F1490">
              <w:rPr>
                <w:color w:val="000000" w:themeColor="text1"/>
                <w:sz w:val="20"/>
                <w:szCs w:val="20"/>
              </w:rPr>
              <w:t>Outpatient</w:t>
            </w:r>
          </w:p>
        </w:tc>
        <w:tc>
          <w:tcPr>
            <w:tcW w:w="1082" w:type="dxa"/>
          </w:tcPr>
          <w:p w14:paraId="18E0D6A0" w14:textId="77777777" w:rsidR="00471EE5" w:rsidRDefault="00471EE5" w:rsidP="004804AB">
            <w:pPr>
              <w:jc w:val="center"/>
              <w:rPr>
                <w:color w:val="222222"/>
                <w:sz w:val="20"/>
                <w:szCs w:val="20"/>
              </w:rPr>
            </w:pPr>
            <w:r w:rsidRPr="000F1490">
              <w:rPr>
                <w:color w:val="000000" w:themeColor="text1"/>
                <w:sz w:val="20"/>
                <w:szCs w:val="20"/>
              </w:rPr>
              <w:t>High</w:t>
            </w:r>
          </w:p>
        </w:tc>
      </w:tr>
      <w:tr w:rsidR="004804AB" w14:paraId="4AEBCC69" w14:textId="179AD3CC" w:rsidTr="00F8577D">
        <w:tc>
          <w:tcPr>
            <w:tcW w:w="1413" w:type="dxa"/>
          </w:tcPr>
          <w:p w14:paraId="03CDF1D4" w14:textId="0734DF1D" w:rsidR="00471EE5" w:rsidRPr="002C1159" w:rsidRDefault="00471EE5" w:rsidP="00471EE5">
            <w:pPr>
              <w:rPr>
                <w:color w:val="222222"/>
                <w:sz w:val="20"/>
                <w:szCs w:val="20"/>
              </w:rPr>
            </w:pPr>
            <w:r w:rsidRPr="007B38F1">
              <w:rPr>
                <w:color w:val="222222"/>
                <w:sz w:val="20"/>
                <w:szCs w:val="20"/>
              </w:rPr>
              <w:t>Chen</w:t>
            </w:r>
            <w:r w:rsidR="0047457D">
              <w:rPr>
                <w:color w:val="222222"/>
                <w:sz w:val="20"/>
                <w:szCs w:val="20"/>
              </w:rPr>
              <w:t xml:space="preserve"> </w:t>
            </w:r>
            <w:r w:rsidR="00697BB5">
              <w:rPr>
                <w:color w:val="222222"/>
                <w:sz w:val="20"/>
                <w:szCs w:val="20"/>
              </w:rPr>
              <w:fldChar w:fldCharType="begin">
                <w:fldData xml:space="preserve">PEVuZE5vdGU+PENpdGU+PEF1dGhvcj5DaGVuPC9BdXRob3I+PFllYXI+MjAxNDwvWWVhcj48SURU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</w:fldData>
              </w:fldChar>
            </w:r>
            <w:r w:rsidR="00697BB5">
              <w:rPr>
                <w:color w:val="222222"/>
                <w:sz w:val="20"/>
                <w:szCs w:val="20"/>
              </w:rPr>
              <w:instrText xml:space="preserve"> ADDIN EN.CITE </w:instrText>
            </w:r>
            <w:r w:rsidR="00697BB5">
              <w:rPr>
                <w:color w:val="222222"/>
                <w:sz w:val="20"/>
                <w:szCs w:val="20"/>
              </w:rPr>
              <w:fldChar w:fldCharType="begin">
                <w:fldData xml:space="preserve">PEVuZE5vdGU+PENpdGU+PEF1dGhvcj5DaGVuPC9BdXRob3I+PFllYXI+MjAxNDwvWWVhcj48SURU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</w:fldData>
              </w:fldChar>
            </w:r>
            <w:r w:rsidR="00697BB5">
              <w:rPr>
                <w:color w:val="222222"/>
                <w:sz w:val="20"/>
                <w:szCs w:val="20"/>
              </w:rPr>
              <w:instrText xml:space="preserve"> ADDIN EN.CITE.DATA </w:instrText>
            </w:r>
            <w:r w:rsidR="00697BB5">
              <w:rPr>
                <w:color w:val="222222"/>
                <w:sz w:val="20"/>
                <w:szCs w:val="20"/>
              </w:rPr>
            </w:r>
            <w:r w:rsidR="00697BB5">
              <w:rPr>
                <w:color w:val="222222"/>
                <w:sz w:val="20"/>
                <w:szCs w:val="20"/>
              </w:rPr>
              <w:fldChar w:fldCharType="end"/>
            </w:r>
            <w:r w:rsidR="00697BB5">
              <w:rPr>
                <w:color w:val="222222"/>
                <w:sz w:val="20"/>
                <w:szCs w:val="20"/>
              </w:rPr>
            </w:r>
            <w:r w:rsidR="00697BB5">
              <w:rPr>
                <w:color w:val="222222"/>
                <w:sz w:val="20"/>
                <w:szCs w:val="20"/>
              </w:rPr>
              <w:fldChar w:fldCharType="separate"/>
            </w:r>
            <w:r w:rsidR="00697BB5">
              <w:rPr>
                <w:noProof/>
                <w:color w:val="222222"/>
                <w:sz w:val="20"/>
                <w:szCs w:val="20"/>
              </w:rPr>
              <w:t>[42]</w:t>
            </w:r>
            <w:r w:rsidR="00697BB5">
              <w:rPr>
                <w:color w:val="222222"/>
                <w:sz w:val="20"/>
                <w:szCs w:val="20"/>
              </w:rPr>
              <w:fldChar w:fldCharType="end"/>
            </w:r>
            <w:r w:rsidR="004161AB">
              <w:rPr>
                <w:color w:val="222222"/>
                <w:sz w:val="20"/>
                <w:szCs w:val="20"/>
              </w:rPr>
              <w:t>*</w:t>
            </w:r>
            <w:r w:rsidRPr="007B38F1">
              <w:rPr>
                <w:color w:val="222222"/>
                <w:sz w:val="20"/>
                <w:szCs w:val="20"/>
              </w:rPr>
              <w:t xml:space="preserve"> </w:t>
            </w:r>
          </w:p>
        </w:tc>
        <w:tc>
          <w:tcPr>
            <w:tcW w:w="1276" w:type="dxa"/>
          </w:tcPr>
          <w:p w14:paraId="0EC30AAA" w14:textId="058A5CEC" w:rsidR="00471EE5" w:rsidRDefault="00471EE5" w:rsidP="004804AB">
            <w:pPr>
              <w:jc w:val="center"/>
              <w:rPr>
                <w:color w:val="222222"/>
                <w:sz w:val="20"/>
                <w:szCs w:val="20"/>
              </w:rPr>
            </w:pPr>
            <w:r>
              <w:rPr>
                <w:color w:val="222222"/>
                <w:sz w:val="20"/>
                <w:szCs w:val="20"/>
              </w:rPr>
              <w:t>USA</w:t>
            </w:r>
          </w:p>
        </w:tc>
        <w:tc>
          <w:tcPr>
            <w:tcW w:w="992" w:type="dxa"/>
          </w:tcPr>
          <w:p w14:paraId="6B7CDB85" w14:textId="77777777" w:rsidR="00471EE5" w:rsidRDefault="00471EE5" w:rsidP="004804AB">
            <w:pPr>
              <w:jc w:val="center"/>
              <w:rPr>
                <w:color w:val="222222"/>
                <w:sz w:val="20"/>
                <w:szCs w:val="20"/>
              </w:rPr>
            </w:pPr>
            <w:r>
              <w:rPr>
                <w:color w:val="222222"/>
                <w:sz w:val="20"/>
                <w:szCs w:val="20"/>
              </w:rPr>
              <w:t>20</w:t>
            </w:r>
          </w:p>
          <w:p w14:paraId="5E489AD0" w14:textId="77777777" w:rsidR="00471EE5" w:rsidRDefault="00471EE5" w:rsidP="004804AB">
            <w:pPr>
              <w:jc w:val="center"/>
              <w:rPr>
                <w:color w:val="222222"/>
                <w:sz w:val="20"/>
                <w:szCs w:val="20"/>
              </w:rPr>
            </w:pPr>
            <w:r>
              <w:rPr>
                <w:color w:val="222222"/>
                <w:sz w:val="20"/>
                <w:szCs w:val="20"/>
              </w:rPr>
              <w:t>(NR)</w:t>
            </w:r>
          </w:p>
          <w:p w14:paraId="2FFE6D43" w14:textId="6D61DC2D" w:rsidR="009A4945" w:rsidRDefault="009A4945" w:rsidP="004804AB">
            <w:pPr>
              <w:jc w:val="center"/>
              <w:rPr>
                <w:color w:val="222222"/>
                <w:sz w:val="20"/>
                <w:szCs w:val="20"/>
              </w:rPr>
            </w:pPr>
          </w:p>
        </w:tc>
        <w:tc>
          <w:tcPr>
            <w:tcW w:w="850" w:type="dxa"/>
          </w:tcPr>
          <w:p w14:paraId="4EB26534" w14:textId="332D7C53" w:rsidR="00471EE5" w:rsidRDefault="00471EE5" w:rsidP="004804AB">
            <w:pPr>
              <w:jc w:val="center"/>
              <w:rPr>
                <w:color w:val="222222"/>
                <w:sz w:val="20"/>
                <w:szCs w:val="20"/>
              </w:rPr>
            </w:pPr>
            <w:r>
              <w:rPr>
                <w:color w:val="222222"/>
                <w:sz w:val="20"/>
                <w:szCs w:val="20"/>
              </w:rPr>
              <w:t>50.</w:t>
            </w:r>
            <w:r w:rsidR="00CF7AA5">
              <w:rPr>
                <w:color w:val="222222"/>
                <w:sz w:val="20"/>
                <w:szCs w:val="20"/>
              </w:rPr>
              <w:t>8</w:t>
            </w:r>
          </w:p>
          <w:p w14:paraId="2CE148C5" w14:textId="730744E8" w:rsidR="00471EE5" w:rsidRDefault="00471EE5" w:rsidP="004804AB">
            <w:pPr>
              <w:jc w:val="center"/>
              <w:rPr>
                <w:color w:val="222222"/>
                <w:sz w:val="20"/>
                <w:szCs w:val="20"/>
              </w:rPr>
            </w:pPr>
            <w:r>
              <w:rPr>
                <w:color w:val="222222"/>
                <w:sz w:val="20"/>
                <w:szCs w:val="20"/>
              </w:rPr>
              <w:t>(12.</w:t>
            </w:r>
            <w:r w:rsidR="00CF7AA5">
              <w:rPr>
                <w:color w:val="222222"/>
                <w:sz w:val="20"/>
                <w:szCs w:val="20"/>
              </w:rPr>
              <w:t>3</w:t>
            </w:r>
            <w:r>
              <w:rPr>
                <w:color w:val="222222"/>
                <w:sz w:val="20"/>
                <w:szCs w:val="20"/>
              </w:rPr>
              <w:t>)</w:t>
            </w:r>
          </w:p>
        </w:tc>
        <w:tc>
          <w:tcPr>
            <w:tcW w:w="1843" w:type="dxa"/>
          </w:tcPr>
          <w:p w14:paraId="59B16EFA" w14:textId="77777777" w:rsidR="00471EE5" w:rsidRDefault="00471EE5" w:rsidP="004804AB">
            <w:pPr>
              <w:jc w:val="center"/>
              <w:rPr>
                <w:color w:val="222222"/>
                <w:sz w:val="20"/>
                <w:szCs w:val="20"/>
              </w:rPr>
            </w:pPr>
            <w:r>
              <w:rPr>
                <w:color w:val="222222"/>
                <w:sz w:val="20"/>
                <w:szCs w:val="20"/>
              </w:rPr>
              <w:t>Pilot RCT</w:t>
            </w:r>
          </w:p>
        </w:tc>
        <w:tc>
          <w:tcPr>
            <w:tcW w:w="1843" w:type="dxa"/>
          </w:tcPr>
          <w:p w14:paraId="06FB5C9E" w14:textId="77777777" w:rsidR="00471EE5" w:rsidRDefault="00471EE5" w:rsidP="004804AB">
            <w:pPr>
              <w:jc w:val="center"/>
              <w:rPr>
                <w:color w:val="222222"/>
                <w:sz w:val="20"/>
                <w:szCs w:val="20"/>
              </w:rPr>
            </w:pPr>
            <w:r>
              <w:rPr>
                <w:color w:val="222222"/>
                <w:sz w:val="20"/>
                <w:szCs w:val="20"/>
              </w:rPr>
              <w:t>Psycho-</w:t>
            </w:r>
          </w:p>
          <w:p w14:paraId="741CCD2C" w14:textId="4262C97F" w:rsidR="00471EE5" w:rsidRDefault="00471EE5" w:rsidP="004804AB">
            <w:pPr>
              <w:jc w:val="center"/>
              <w:rPr>
                <w:color w:val="222222"/>
                <w:sz w:val="20"/>
                <w:szCs w:val="20"/>
              </w:rPr>
            </w:pPr>
            <w:r>
              <w:rPr>
                <w:color w:val="222222"/>
                <w:sz w:val="20"/>
                <w:szCs w:val="20"/>
              </w:rPr>
              <w:t>education</w:t>
            </w:r>
          </w:p>
        </w:tc>
        <w:tc>
          <w:tcPr>
            <w:tcW w:w="1701" w:type="dxa"/>
          </w:tcPr>
          <w:p w14:paraId="0FF7FE88" w14:textId="62D8DAD6" w:rsidR="00471EE5" w:rsidRDefault="00471EE5" w:rsidP="004804AB">
            <w:pPr>
              <w:jc w:val="center"/>
              <w:rPr>
                <w:color w:val="222222"/>
                <w:sz w:val="20"/>
                <w:szCs w:val="20"/>
              </w:rPr>
            </w:pPr>
            <w:r>
              <w:rPr>
                <w:color w:val="222222"/>
                <w:sz w:val="20"/>
                <w:szCs w:val="20"/>
              </w:rPr>
              <w:t xml:space="preserve">3 x </w:t>
            </w:r>
            <w:proofErr w:type="gramStart"/>
            <w:r>
              <w:rPr>
                <w:color w:val="222222"/>
                <w:sz w:val="20"/>
                <w:szCs w:val="20"/>
              </w:rPr>
              <w:t>1.5 hour</w:t>
            </w:r>
            <w:proofErr w:type="gramEnd"/>
            <w:r>
              <w:rPr>
                <w:color w:val="222222"/>
                <w:sz w:val="20"/>
                <w:szCs w:val="20"/>
              </w:rPr>
              <w:t xml:space="preserve"> sessions</w:t>
            </w:r>
          </w:p>
        </w:tc>
        <w:tc>
          <w:tcPr>
            <w:tcW w:w="1559" w:type="dxa"/>
          </w:tcPr>
          <w:p w14:paraId="37EC7076" w14:textId="34502B72" w:rsidR="00471EE5" w:rsidRDefault="00471EE5" w:rsidP="004804AB">
            <w:pPr>
              <w:jc w:val="center"/>
              <w:rPr>
                <w:color w:val="222222"/>
                <w:sz w:val="20"/>
                <w:szCs w:val="20"/>
              </w:rPr>
            </w:pPr>
            <w:r>
              <w:rPr>
                <w:color w:val="222222"/>
                <w:sz w:val="20"/>
                <w:szCs w:val="20"/>
              </w:rPr>
              <w:t>Group</w:t>
            </w:r>
          </w:p>
        </w:tc>
        <w:tc>
          <w:tcPr>
            <w:tcW w:w="1276" w:type="dxa"/>
          </w:tcPr>
          <w:p w14:paraId="04A33C88" w14:textId="029F76E1" w:rsidR="00471EE5" w:rsidRDefault="00471EE5" w:rsidP="004804AB">
            <w:pPr>
              <w:jc w:val="center"/>
              <w:rPr>
                <w:color w:val="222222"/>
                <w:sz w:val="20"/>
                <w:szCs w:val="20"/>
              </w:rPr>
            </w:pPr>
            <w:r>
              <w:rPr>
                <w:color w:val="222222"/>
                <w:sz w:val="20"/>
                <w:szCs w:val="20"/>
              </w:rPr>
              <w:t>Outpatient</w:t>
            </w:r>
          </w:p>
        </w:tc>
        <w:tc>
          <w:tcPr>
            <w:tcW w:w="1082" w:type="dxa"/>
          </w:tcPr>
          <w:p w14:paraId="0555E2D6" w14:textId="3AA04DA3" w:rsidR="00471EE5" w:rsidRDefault="00471EE5" w:rsidP="004804AB">
            <w:pPr>
              <w:jc w:val="center"/>
              <w:rPr>
                <w:color w:val="222222"/>
                <w:sz w:val="20"/>
                <w:szCs w:val="20"/>
              </w:rPr>
            </w:pPr>
            <w:r>
              <w:rPr>
                <w:color w:val="222222"/>
                <w:sz w:val="20"/>
                <w:szCs w:val="20"/>
              </w:rPr>
              <w:t>Medium</w:t>
            </w:r>
          </w:p>
        </w:tc>
      </w:tr>
      <w:tr w:rsidR="004804AB" w14:paraId="02706346" w14:textId="2D3E7C53" w:rsidTr="00F8577D">
        <w:tc>
          <w:tcPr>
            <w:tcW w:w="1413" w:type="dxa"/>
          </w:tcPr>
          <w:p w14:paraId="530DB97A" w14:textId="5E13A586" w:rsidR="00471EE5" w:rsidRPr="002C1159" w:rsidRDefault="00471EE5" w:rsidP="00471EE5">
            <w:pPr>
              <w:rPr>
                <w:color w:val="222222"/>
                <w:sz w:val="20"/>
                <w:szCs w:val="20"/>
              </w:rPr>
            </w:pPr>
            <w:r w:rsidRPr="007B38F1">
              <w:rPr>
                <w:color w:val="222222"/>
                <w:sz w:val="20"/>
                <w:szCs w:val="20"/>
              </w:rPr>
              <w:t xml:space="preserve">Conwill </w:t>
            </w:r>
            <w:r w:rsidR="00697BB5">
              <w:rPr>
                <w:color w:val="222222"/>
                <w:sz w:val="20"/>
                <w:szCs w:val="20"/>
              </w:rPr>
              <w:fldChar w:fldCharType="begin"/>
            </w:r>
            <w:r w:rsidR="00697BB5">
              <w:rPr>
                <w:color w:val="222222"/>
                <w:sz w:val="20"/>
                <w:szCs w:val="20"/>
              </w:rPr>
              <w:instrText xml:space="preserve"> ADDIN EN.CITE &lt;EndNote&gt;&lt;Cite&gt;&lt;Author&gt;Conwill&lt;/Author&gt;&lt;Year&gt;2014&lt;/Year&gt;&lt;IDText&gt;CBT-based group therapy intervention for nonepileptic attacks and other functional neurological symptoms: A pilot study&lt;/IDText&gt;&lt;DisplayText&gt;[43]&lt;/DisplayText&gt;&lt;record&gt;&lt;dates&gt;&lt;pub-dates&gt;&lt;date&gt;May&lt;/date&gt;&lt;/pub-dates&gt;&lt;year&gt;2014&lt;/year&gt;&lt;/dates&gt;&lt;urls&gt;&lt;related-urls&gt;&lt;url&gt;&amp;lt;Go to ISI&amp;gt;://WOS:000335447600014&lt;/url&gt;&lt;/related-urls&gt;&lt;/urls&gt;&lt;isbn&gt;1525-5050&lt;/isbn&gt;&lt;work-type&gt;Article&lt;/work-type&gt;&lt;titles&gt;&lt;title&gt;CBT-based group therapy intervention for nonepileptic attacks and other functional neurological symptoms: A pilot study&lt;/title&gt;&lt;secondary-title&gt;Epilepsy &amp;amp; Behavior&lt;/secondary-title&gt;&lt;/titles&gt;&lt;pages&gt;68-72&lt;/pages&gt;&lt;contributors&gt;&lt;authors&gt;&lt;author&gt;Conwill, Martin&lt;/author&gt;&lt;author&gt;Oakley, Louise&lt;/author&gt;&lt;author&gt;Evans, Kerry&lt;/author&gt;&lt;author&gt;Cavanna, Andrea E.&lt;/author&gt;&lt;/authors&gt;&lt;/contributors&gt;&lt;added-date format="utc"&gt;1696338034&lt;/added-date&gt;&lt;ref-type name="Journal Article"&gt;17&lt;/ref-type&gt;&lt;rec-number&gt;40278&lt;/rec-number&gt;&lt;last-updated-date format="utc"&gt;1696338034&lt;/last-updated-date&gt;&lt;accession-num&gt;WOS:000335447600014&lt;/accession-num&gt;&lt;electronic-resource-num&gt;10.1016/j.yebeh.2014.03.012&lt;/electronic-resource-num&gt;&lt;volume&gt;34&lt;/volume&gt;&lt;/record&gt;&lt;/Cite&gt;&lt;/EndNote&gt;</w:instrText>
            </w:r>
            <w:r w:rsidR="00697BB5">
              <w:rPr>
                <w:color w:val="222222"/>
                <w:sz w:val="20"/>
                <w:szCs w:val="20"/>
              </w:rPr>
              <w:fldChar w:fldCharType="separate"/>
            </w:r>
            <w:r w:rsidR="00697BB5">
              <w:rPr>
                <w:noProof/>
                <w:color w:val="222222"/>
                <w:sz w:val="20"/>
                <w:szCs w:val="20"/>
              </w:rPr>
              <w:t>[43]</w:t>
            </w:r>
            <w:r w:rsidR="00697BB5">
              <w:rPr>
                <w:color w:val="222222"/>
                <w:sz w:val="20"/>
                <w:szCs w:val="20"/>
              </w:rPr>
              <w:fldChar w:fldCharType="end"/>
            </w:r>
          </w:p>
        </w:tc>
        <w:tc>
          <w:tcPr>
            <w:tcW w:w="1276" w:type="dxa"/>
          </w:tcPr>
          <w:p w14:paraId="50915549" w14:textId="77777777" w:rsidR="00471EE5" w:rsidRDefault="00471EE5" w:rsidP="004804AB">
            <w:pPr>
              <w:jc w:val="center"/>
              <w:rPr>
                <w:color w:val="222222"/>
                <w:sz w:val="20"/>
                <w:szCs w:val="20"/>
              </w:rPr>
            </w:pPr>
            <w:r>
              <w:rPr>
                <w:color w:val="222222"/>
                <w:sz w:val="20"/>
                <w:szCs w:val="20"/>
              </w:rPr>
              <w:t>UK</w:t>
            </w:r>
          </w:p>
        </w:tc>
        <w:tc>
          <w:tcPr>
            <w:tcW w:w="992" w:type="dxa"/>
          </w:tcPr>
          <w:p w14:paraId="7281B4CC" w14:textId="32CF2D07" w:rsidR="00471EE5" w:rsidRDefault="00471EE5" w:rsidP="004804AB">
            <w:pPr>
              <w:jc w:val="center"/>
              <w:rPr>
                <w:color w:val="222222"/>
                <w:sz w:val="20"/>
                <w:szCs w:val="20"/>
              </w:rPr>
            </w:pPr>
            <w:r>
              <w:rPr>
                <w:color w:val="222222"/>
                <w:sz w:val="20"/>
                <w:szCs w:val="20"/>
              </w:rPr>
              <w:t>10</w:t>
            </w:r>
          </w:p>
          <w:p w14:paraId="0D3F916A" w14:textId="77777777" w:rsidR="00471EE5" w:rsidRDefault="00471EE5" w:rsidP="004804AB">
            <w:pPr>
              <w:jc w:val="center"/>
              <w:rPr>
                <w:color w:val="222222"/>
                <w:sz w:val="20"/>
                <w:szCs w:val="20"/>
              </w:rPr>
            </w:pPr>
            <w:r>
              <w:rPr>
                <w:color w:val="222222"/>
                <w:sz w:val="20"/>
                <w:szCs w:val="20"/>
              </w:rPr>
              <w:t>(7)</w:t>
            </w:r>
          </w:p>
          <w:p w14:paraId="7501E9CC" w14:textId="22681021" w:rsidR="009A4945" w:rsidRDefault="009A4945" w:rsidP="004804AB">
            <w:pPr>
              <w:jc w:val="center"/>
              <w:rPr>
                <w:color w:val="222222"/>
                <w:sz w:val="20"/>
                <w:szCs w:val="20"/>
              </w:rPr>
            </w:pPr>
          </w:p>
        </w:tc>
        <w:tc>
          <w:tcPr>
            <w:tcW w:w="850" w:type="dxa"/>
          </w:tcPr>
          <w:p w14:paraId="65732254" w14:textId="78EB606E" w:rsidR="00471EE5" w:rsidRDefault="00471EE5" w:rsidP="004804AB">
            <w:pPr>
              <w:jc w:val="center"/>
              <w:rPr>
                <w:color w:val="222222"/>
                <w:sz w:val="20"/>
                <w:szCs w:val="20"/>
              </w:rPr>
            </w:pPr>
            <w:r>
              <w:rPr>
                <w:color w:val="222222"/>
                <w:sz w:val="20"/>
                <w:szCs w:val="20"/>
              </w:rPr>
              <w:t>33.1</w:t>
            </w:r>
          </w:p>
          <w:p w14:paraId="0CF8EE06" w14:textId="78DF4861" w:rsidR="00471EE5" w:rsidRDefault="00471EE5" w:rsidP="004804AB">
            <w:pPr>
              <w:jc w:val="center"/>
              <w:rPr>
                <w:color w:val="222222"/>
                <w:sz w:val="20"/>
                <w:szCs w:val="20"/>
              </w:rPr>
            </w:pPr>
            <w:r>
              <w:rPr>
                <w:color w:val="222222"/>
                <w:sz w:val="20"/>
                <w:szCs w:val="20"/>
              </w:rPr>
              <w:t>(11.6)</w:t>
            </w:r>
          </w:p>
        </w:tc>
        <w:tc>
          <w:tcPr>
            <w:tcW w:w="1843" w:type="dxa"/>
          </w:tcPr>
          <w:p w14:paraId="44D0192C" w14:textId="50FF229C" w:rsidR="00471EE5" w:rsidRDefault="00471EE5" w:rsidP="004804AB">
            <w:pPr>
              <w:jc w:val="center"/>
              <w:rPr>
                <w:color w:val="222222"/>
                <w:sz w:val="20"/>
                <w:szCs w:val="20"/>
              </w:rPr>
            </w:pPr>
            <w:r>
              <w:rPr>
                <w:color w:val="222222"/>
                <w:sz w:val="20"/>
                <w:szCs w:val="20"/>
              </w:rPr>
              <w:t>Pilot study / service evaluation</w:t>
            </w:r>
          </w:p>
        </w:tc>
        <w:tc>
          <w:tcPr>
            <w:tcW w:w="1843" w:type="dxa"/>
          </w:tcPr>
          <w:p w14:paraId="7E628146" w14:textId="66DF95EF" w:rsidR="00471EE5" w:rsidRDefault="00471EE5" w:rsidP="004804AB">
            <w:pPr>
              <w:jc w:val="center"/>
              <w:rPr>
                <w:color w:val="222222"/>
                <w:sz w:val="20"/>
                <w:szCs w:val="20"/>
              </w:rPr>
            </w:pPr>
            <w:r>
              <w:rPr>
                <w:color w:val="222222"/>
                <w:sz w:val="20"/>
                <w:szCs w:val="20"/>
              </w:rPr>
              <w:t>C-B</w:t>
            </w:r>
          </w:p>
        </w:tc>
        <w:tc>
          <w:tcPr>
            <w:tcW w:w="1701" w:type="dxa"/>
          </w:tcPr>
          <w:p w14:paraId="240667E5" w14:textId="2A87D4CE" w:rsidR="00471EE5" w:rsidRDefault="00471EE5" w:rsidP="004804AB">
            <w:pPr>
              <w:jc w:val="center"/>
              <w:rPr>
                <w:color w:val="222222"/>
                <w:sz w:val="20"/>
                <w:szCs w:val="20"/>
              </w:rPr>
            </w:pPr>
            <w:r>
              <w:rPr>
                <w:color w:val="222222"/>
                <w:sz w:val="20"/>
                <w:szCs w:val="20"/>
              </w:rPr>
              <w:t>4 group sessions</w:t>
            </w:r>
          </w:p>
        </w:tc>
        <w:tc>
          <w:tcPr>
            <w:tcW w:w="1559" w:type="dxa"/>
          </w:tcPr>
          <w:p w14:paraId="24CC93A2" w14:textId="37FBBAA7" w:rsidR="00471EE5" w:rsidRDefault="00471EE5" w:rsidP="004804AB">
            <w:pPr>
              <w:jc w:val="center"/>
              <w:rPr>
                <w:color w:val="222222"/>
                <w:sz w:val="20"/>
                <w:szCs w:val="20"/>
              </w:rPr>
            </w:pPr>
            <w:r>
              <w:rPr>
                <w:color w:val="222222"/>
                <w:sz w:val="20"/>
                <w:szCs w:val="20"/>
              </w:rPr>
              <w:t>Group</w:t>
            </w:r>
          </w:p>
        </w:tc>
        <w:tc>
          <w:tcPr>
            <w:tcW w:w="1276" w:type="dxa"/>
          </w:tcPr>
          <w:p w14:paraId="574886B7" w14:textId="4F346E03" w:rsidR="00471EE5" w:rsidRDefault="00471EE5" w:rsidP="004804AB">
            <w:pPr>
              <w:jc w:val="center"/>
              <w:rPr>
                <w:color w:val="222222"/>
                <w:sz w:val="20"/>
                <w:szCs w:val="20"/>
              </w:rPr>
            </w:pPr>
            <w:r>
              <w:rPr>
                <w:color w:val="222222"/>
                <w:sz w:val="20"/>
                <w:szCs w:val="20"/>
              </w:rPr>
              <w:t>Outpatient</w:t>
            </w:r>
          </w:p>
        </w:tc>
        <w:tc>
          <w:tcPr>
            <w:tcW w:w="1082" w:type="dxa"/>
          </w:tcPr>
          <w:p w14:paraId="146504A8" w14:textId="296D3EA9" w:rsidR="00471EE5" w:rsidRDefault="00471EE5" w:rsidP="004804AB">
            <w:pPr>
              <w:jc w:val="center"/>
              <w:rPr>
                <w:color w:val="222222"/>
                <w:sz w:val="20"/>
                <w:szCs w:val="20"/>
              </w:rPr>
            </w:pPr>
            <w:r>
              <w:rPr>
                <w:color w:val="222222"/>
                <w:sz w:val="20"/>
                <w:szCs w:val="20"/>
              </w:rPr>
              <w:t>Medium</w:t>
            </w:r>
          </w:p>
        </w:tc>
      </w:tr>
      <w:tr w:rsidR="004804AB" w14:paraId="74976150" w14:textId="5D5E3F44" w:rsidTr="00F8577D">
        <w:tc>
          <w:tcPr>
            <w:tcW w:w="1413" w:type="dxa"/>
          </w:tcPr>
          <w:p w14:paraId="2C9D176C" w14:textId="0342DD42" w:rsidR="00471EE5" w:rsidRPr="002C1159" w:rsidRDefault="00471EE5" w:rsidP="00471EE5">
            <w:pPr>
              <w:rPr>
                <w:color w:val="222222"/>
                <w:sz w:val="20"/>
                <w:szCs w:val="20"/>
              </w:rPr>
            </w:pPr>
            <w:r w:rsidRPr="007B38F1">
              <w:rPr>
                <w:color w:val="222222"/>
                <w:sz w:val="20"/>
                <w:szCs w:val="20"/>
              </w:rPr>
              <w:t>Cope</w:t>
            </w:r>
            <w:r w:rsidR="00697BB5">
              <w:rPr>
                <w:color w:val="222222"/>
                <w:sz w:val="20"/>
                <w:szCs w:val="20"/>
              </w:rPr>
              <w:t xml:space="preserve"> </w:t>
            </w:r>
            <w:r w:rsidR="00697BB5">
              <w:rPr>
                <w:color w:val="222222"/>
                <w:sz w:val="20"/>
                <w:szCs w:val="20"/>
              </w:rPr>
              <w:fldChar w:fldCharType="begin"/>
            </w:r>
            <w:r w:rsidR="00697BB5">
              <w:rPr>
                <w:color w:val="222222"/>
                <w:sz w:val="20"/>
                <w:szCs w:val="20"/>
              </w:rPr>
              <w:instrText xml:space="preserve"> ADDIN EN.CITE &lt;EndNote&gt;&lt;Cite&gt;&lt;Author&gt;Cope&lt;/Author&gt;&lt;Year&gt;2017&lt;/Year&gt;&lt;IDText&gt;Evaluation of a pilot innovative cognitive-behavioral therapy-based psychoeducation group treatment for functional non-epileptic attacks&lt;/IDText&gt;&lt;DisplayText&gt;[44]&lt;/DisplayText&gt;&lt;record&gt;&lt;dates&gt;&lt;pub-dates&gt;&lt;date&gt;May&lt;/date&gt;&lt;/pub-dates&gt;&lt;year&gt;2017&lt;/year&gt;&lt;/dates&gt;&lt;urls&gt;&lt;related-urls&gt;&lt;url&gt;&amp;lt;Go to ISI&amp;gt;://WOS:000402447700040&lt;/url&gt;&lt;/related-urls&gt;&lt;/urls&gt;&lt;isbn&gt;1525-5050&lt;/isbn&gt;&lt;work-type&gt;Article&lt;/work-type&gt;&lt;titles&gt;&lt;title&gt;Evaluation of a pilot innovative cognitive-behavioral therapy-based psychoeducation group treatment for functional non-epileptic attacks&lt;/title&gt;&lt;secondary-title&gt;Epilepsy &amp;amp; Behavior&lt;/secondary-title&gt;&lt;/titles&gt;&lt;pages&gt;238-244&lt;/pages&gt;&lt;contributors&gt;&lt;authors&gt;&lt;author&gt;Cope, Sarah R.&lt;/author&gt;&lt;author&gt;Smith, Jared G.&lt;/author&gt;&lt;author&gt;King, Tara&lt;/author&gt;&lt;author&gt;Agrawal, Niruj&lt;/author&gt;&lt;/authors&gt;&lt;/contributors&gt;&lt;added-date format="utc"&gt;1696338012&lt;/added-date&gt;&lt;ref-type name="Journal Article"&gt;17&lt;/ref-type&gt;&lt;rec-number&gt;40271&lt;/rec-number&gt;&lt;last-updated-date format="utc"&gt;1696338012&lt;/last-updated-date&gt;&lt;accession-num&gt;WOS:000402447700040&lt;/accession-num&gt;&lt;electronic-resource-num&gt;10.1016/j.yebeh.2017.02.014&lt;/electronic-resource-num&gt;&lt;volume&gt;70&lt;/volume&gt;&lt;/record&gt;&lt;/Cite&gt;&lt;/EndNote&gt;</w:instrText>
            </w:r>
            <w:r w:rsidR="00697BB5">
              <w:rPr>
                <w:color w:val="222222"/>
                <w:sz w:val="20"/>
                <w:szCs w:val="20"/>
              </w:rPr>
              <w:fldChar w:fldCharType="separate"/>
            </w:r>
            <w:r w:rsidR="00697BB5">
              <w:rPr>
                <w:noProof/>
                <w:color w:val="222222"/>
                <w:sz w:val="20"/>
                <w:szCs w:val="20"/>
              </w:rPr>
              <w:t>[44]</w:t>
            </w:r>
            <w:r w:rsidR="00697BB5">
              <w:rPr>
                <w:color w:val="222222"/>
                <w:sz w:val="20"/>
                <w:szCs w:val="20"/>
              </w:rPr>
              <w:fldChar w:fldCharType="end"/>
            </w:r>
          </w:p>
        </w:tc>
        <w:tc>
          <w:tcPr>
            <w:tcW w:w="1276" w:type="dxa"/>
          </w:tcPr>
          <w:p w14:paraId="21985D69" w14:textId="77777777" w:rsidR="00471EE5" w:rsidRDefault="00471EE5" w:rsidP="004804AB">
            <w:pPr>
              <w:jc w:val="center"/>
              <w:rPr>
                <w:color w:val="222222"/>
                <w:sz w:val="20"/>
                <w:szCs w:val="20"/>
              </w:rPr>
            </w:pPr>
            <w:r>
              <w:rPr>
                <w:color w:val="222222"/>
                <w:sz w:val="20"/>
                <w:szCs w:val="20"/>
              </w:rPr>
              <w:t>UK</w:t>
            </w:r>
          </w:p>
        </w:tc>
        <w:tc>
          <w:tcPr>
            <w:tcW w:w="992" w:type="dxa"/>
          </w:tcPr>
          <w:p w14:paraId="6D444116" w14:textId="77777777" w:rsidR="00471EE5" w:rsidRDefault="00471EE5" w:rsidP="004804AB">
            <w:pPr>
              <w:jc w:val="center"/>
              <w:rPr>
                <w:color w:val="222222"/>
                <w:sz w:val="20"/>
                <w:szCs w:val="20"/>
              </w:rPr>
            </w:pPr>
            <w:r>
              <w:rPr>
                <w:color w:val="222222"/>
                <w:sz w:val="20"/>
                <w:szCs w:val="20"/>
              </w:rPr>
              <w:t>25</w:t>
            </w:r>
          </w:p>
          <w:p w14:paraId="39C1EB87" w14:textId="77777777" w:rsidR="00471EE5" w:rsidRDefault="00471EE5" w:rsidP="004804AB">
            <w:pPr>
              <w:jc w:val="center"/>
              <w:rPr>
                <w:color w:val="222222"/>
                <w:sz w:val="20"/>
                <w:szCs w:val="20"/>
              </w:rPr>
            </w:pPr>
            <w:r>
              <w:rPr>
                <w:color w:val="222222"/>
                <w:sz w:val="20"/>
                <w:szCs w:val="20"/>
              </w:rPr>
              <w:t>(21)</w:t>
            </w:r>
          </w:p>
          <w:p w14:paraId="6E81CED1" w14:textId="5ABA57AA" w:rsidR="009A4945" w:rsidRDefault="009A4945" w:rsidP="004804AB">
            <w:pPr>
              <w:jc w:val="center"/>
              <w:rPr>
                <w:color w:val="222222"/>
                <w:sz w:val="20"/>
                <w:szCs w:val="20"/>
              </w:rPr>
            </w:pPr>
          </w:p>
        </w:tc>
        <w:tc>
          <w:tcPr>
            <w:tcW w:w="850" w:type="dxa"/>
          </w:tcPr>
          <w:p w14:paraId="04E82270" w14:textId="77777777" w:rsidR="00471EE5" w:rsidRDefault="00471EE5" w:rsidP="004804AB">
            <w:pPr>
              <w:jc w:val="center"/>
              <w:rPr>
                <w:color w:val="222222"/>
                <w:sz w:val="20"/>
                <w:szCs w:val="20"/>
              </w:rPr>
            </w:pPr>
            <w:r>
              <w:rPr>
                <w:color w:val="222222"/>
                <w:sz w:val="20"/>
                <w:szCs w:val="20"/>
              </w:rPr>
              <w:t>NR</w:t>
            </w:r>
          </w:p>
        </w:tc>
        <w:tc>
          <w:tcPr>
            <w:tcW w:w="1843" w:type="dxa"/>
          </w:tcPr>
          <w:p w14:paraId="587DD590" w14:textId="77777777" w:rsidR="00471EE5" w:rsidRDefault="00471EE5" w:rsidP="004804AB">
            <w:pPr>
              <w:jc w:val="center"/>
              <w:rPr>
                <w:color w:val="222222"/>
                <w:sz w:val="20"/>
                <w:szCs w:val="20"/>
              </w:rPr>
            </w:pPr>
            <w:r>
              <w:rPr>
                <w:color w:val="222222"/>
                <w:sz w:val="20"/>
                <w:szCs w:val="20"/>
              </w:rPr>
              <w:t>Evaluation</w:t>
            </w:r>
          </w:p>
        </w:tc>
        <w:tc>
          <w:tcPr>
            <w:tcW w:w="1843" w:type="dxa"/>
          </w:tcPr>
          <w:p w14:paraId="6E76DBF6" w14:textId="77777777" w:rsidR="00471EE5" w:rsidRDefault="00471EE5" w:rsidP="004804AB">
            <w:pPr>
              <w:jc w:val="center"/>
              <w:rPr>
                <w:color w:val="222222"/>
                <w:sz w:val="20"/>
                <w:szCs w:val="20"/>
              </w:rPr>
            </w:pPr>
            <w:r>
              <w:rPr>
                <w:color w:val="222222"/>
                <w:sz w:val="20"/>
                <w:szCs w:val="20"/>
              </w:rPr>
              <w:t>C-B</w:t>
            </w:r>
          </w:p>
        </w:tc>
        <w:tc>
          <w:tcPr>
            <w:tcW w:w="1701" w:type="dxa"/>
          </w:tcPr>
          <w:p w14:paraId="60E166B9" w14:textId="0EEC3BFA" w:rsidR="00471EE5" w:rsidRDefault="00471EE5" w:rsidP="004804AB">
            <w:pPr>
              <w:jc w:val="center"/>
              <w:rPr>
                <w:color w:val="222222"/>
                <w:sz w:val="20"/>
                <w:szCs w:val="20"/>
              </w:rPr>
            </w:pPr>
            <w:r>
              <w:rPr>
                <w:color w:val="222222"/>
                <w:sz w:val="20"/>
                <w:szCs w:val="20"/>
              </w:rPr>
              <w:t>3 sessions</w:t>
            </w:r>
          </w:p>
        </w:tc>
        <w:tc>
          <w:tcPr>
            <w:tcW w:w="1559" w:type="dxa"/>
          </w:tcPr>
          <w:p w14:paraId="422EB8E0" w14:textId="17C59EB2" w:rsidR="00471EE5" w:rsidRDefault="00471EE5" w:rsidP="004804AB">
            <w:pPr>
              <w:jc w:val="center"/>
              <w:rPr>
                <w:color w:val="222222"/>
                <w:sz w:val="20"/>
                <w:szCs w:val="20"/>
              </w:rPr>
            </w:pPr>
            <w:r>
              <w:rPr>
                <w:color w:val="222222"/>
                <w:sz w:val="20"/>
                <w:szCs w:val="20"/>
              </w:rPr>
              <w:t>Group</w:t>
            </w:r>
          </w:p>
        </w:tc>
        <w:tc>
          <w:tcPr>
            <w:tcW w:w="1276" w:type="dxa"/>
          </w:tcPr>
          <w:p w14:paraId="157731E9" w14:textId="1365C0F9" w:rsidR="00471EE5" w:rsidRDefault="00471EE5" w:rsidP="004804AB">
            <w:pPr>
              <w:jc w:val="center"/>
              <w:rPr>
                <w:color w:val="222222"/>
                <w:sz w:val="20"/>
                <w:szCs w:val="20"/>
              </w:rPr>
            </w:pPr>
            <w:r>
              <w:rPr>
                <w:color w:val="222222"/>
                <w:sz w:val="20"/>
                <w:szCs w:val="20"/>
              </w:rPr>
              <w:t>Outpatient</w:t>
            </w:r>
          </w:p>
        </w:tc>
        <w:tc>
          <w:tcPr>
            <w:tcW w:w="1082" w:type="dxa"/>
          </w:tcPr>
          <w:p w14:paraId="18C26488" w14:textId="41A8CDAC" w:rsidR="00471EE5" w:rsidRDefault="00471EE5" w:rsidP="004804AB">
            <w:pPr>
              <w:jc w:val="center"/>
              <w:rPr>
                <w:color w:val="222222"/>
                <w:sz w:val="20"/>
                <w:szCs w:val="20"/>
              </w:rPr>
            </w:pPr>
            <w:r>
              <w:rPr>
                <w:color w:val="222222"/>
                <w:sz w:val="20"/>
                <w:szCs w:val="20"/>
              </w:rPr>
              <w:t>Medium</w:t>
            </w:r>
          </w:p>
        </w:tc>
      </w:tr>
      <w:tr w:rsidR="004804AB" w14:paraId="48E1A014" w14:textId="4572BD28" w:rsidTr="00F8577D">
        <w:tc>
          <w:tcPr>
            <w:tcW w:w="1413" w:type="dxa"/>
          </w:tcPr>
          <w:p w14:paraId="6E7D24D5" w14:textId="6F76A6EE" w:rsidR="00471EE5" w:rsidRPr="002C1159" w:rsidRDefault="00471EE5" w:rsidP="00471EE5">
            <w:pPr>
              <w:rPr>
                <w:color w:val="222222"/>
                <w:sz w:val="20"/>
                <w:szCs w:val="20"/>
              </w:rPr>
            </w:pPr>
            <w:proofErr w:type="spellStart"/>
            <w:r w:rsidRPr="007B38F1">
              <w:rPr>
                <w:color w:val="222222"/>
                <w:sz w:val="20"/>
                <w:szCs w:val="20"/>
              </w:rPr>
              <w:t>DeLeuran</w:t>
            </w:r>
            <w:proofErr w:type="spellEnd"/>
            <w:r w:rsidRPr="007B38F1">
              <w:rPr>
                <w:color w:val="222222"/>
                <w:sz w:val="20"/>
                <w:szCs w:val="20"/>
              </w:rPr>
              <w:t xml:space="preserve"> </w:t>
            </w:r>
            <w:r w:rsidR="00707960">
              <w:rPr>
                <w:color w:val="222222"/>
                <w:sz w:val="20"/>
                <w:szCs w:val="20"/>
              </w:rPr>
              <w:t xml:space="preserve"> </w:t>
            </w:r>
            <w:r w:rsidR="00707960">
              <w:rPr>
                <w:color w:val="222222"/>
                <w:sz w:val="20"/>
                <w:szCs w:val="20"/>
              </w:rPr>
              <w:fldChar w:fldCharType="begin"/>
            </w:r>
            <w:r w:rsidR="00707960">
              <w:rPr>
                <w:color w:val="222222"/>
                <w:sz w:val="20"/>
                <w:szCs w:val="20"/>
              </w:rPr>
              <w:instrText xml:space="preserve"> ADDIN EN.CITE &lt;EndNote&gt;&lt;Cite&gt;&lt;Author&gt;Deleuran&lt;/Author&gt;&lt;Year&gt;2019&lt;/Year&gt;&lt;IDText&gt;Psychogenic nonepileptic seizures treated with psychotherapy: Long-term outcome on seizures and healthcare utilization&lt;/IDText&gt;&lt;DisplayText&gt;[45]&lt;/DisplayText&gt;&lt;record&gt;&lt;dates&gt;&lt;pub-dates&gt;&lt;date&gt;Sep&lt;/date&gt;&lt;/pub-dates&gt;&lt;year&gt;2019&lt;/year&gt;&lt;/dates&gt;&lt;urls&gt;&lt;related-urls&gt;&lt;url&gt;&amp;lt;Go to ISI&amp;gt;://WOS:000484364600029&lt;/url&gt;&lt;/related-urls&gt;&lt;/urls&gt;&lt;isbn&gt;1525-5050&lt;/isbn&gt;&lt;work-type&gt;Article&lt;/work-type&gt;&lt;titles&gt;&lt;title&gt;Psychogenic nonepileptic seizures treated with psychotherapy: Long-term outcome on seizures and healthcare utilization&lt;/title&gt;&lt;secondary-title&gt;Epilepsy &amp;amp; Behavior&lt;/secondary-title&gt;&lt;/titles&gt;&lt;pages&gt;195-200&lt;/pages&gt;&lt;contributors&gt;&lt;authors&gt;&lt;author&gt;Deleuran, Mads&lt;/author&gt;&lt;author&gt;Norgaard, Karin&lt;/author&gt;&lt;author&gt;Andersen, Noemi Becser&lt;/author&gt;&lt;author&gt;Sabers, Anne&lt;/author&gt;&lt;/authors&gt;&lt;/contributors&gt;&lt;added-date format="utc"&gt;1696338171&lt;/added-date&gt;&lt;ref-type name="Journal Article"&gt;17&lt;/ref-type&gt;&lt;rec-number&gt;40305&lt;/rec-number&gt;&lt;last-updated-date format="utc"&gt;1696338171&lt;/last-updated-date&gt;&lt;accession-num&gt;WOS:000484364600029&lt;/accession-num&gt;&lt;electronic-resource-num&gt;10.1016/j.yebeh.2019.05.007&lt;/electronic-resource-num&gt;&lt;volume&gt;98&lt;/volume&gt;&lt;/record&gt;&lt;/Cite&gt;&lt;/EndNote&gt;</w:instrText>
            </w:r>
            <w:r w:rsidR="00707960">
              <w:rPr>
                <w:color w:val="222222"/>
                <w:sz w:val="20"/>
                <w:szCs w:val="20"/>
              </w:rPr>
              <w:fldChar w:fldCharType="separate"/>
            </w:r>
            <w:r w:rsidR="00707960">
              <w:rPr>
                <w:noProof/>
                <w:color w:val="222222"/>
                <w:sz w:val="20"/>
                <w:szCs w:val="20"/>
              </w:rPr>
              <w:t>[45]</w:t>
            </w:r>
            <w:r w:rsidR="00707960">
              <w:rPr>
                <w:color w:val="222222"/>
                <w:sz w:val="20"/>
                <w:szCs w:val="20"/>
              </w:rPr>
              <w:fldChar w:fldCharType="end"/>
            </w:r>
          </w:p>
        </w:tc>
        <w:tc>
          <w:tcPr>
            <w:tcW w:w="1276" w:type="dxa"/>
          </w:tcPr>
          <w:p w14:paraId="51FAF970" w14:textId="03E728B0" w:rsidR="00471EE5" w:rsidRDefault="00471EE5" w:rsidP="004804AB">
            <w:pPr>
              <w:jc w:val="center"/>
              <w:rPr>
                <w:color w:val="222222"/>
                <w:sz w:val="20"/>
                <w:szCs w:val="20"/>
              </w:rPr>
            </w:pPr>
            <w:r>
              <w:rPr>
                <w:color w:val="222222"/>
                <w:sz w:val="20"/>
                <w:szCs w:val="20"/>
              </w:rPr>
              <w:t>Denmark</w:t>
            </w:r>
          </w:p>
        </w:tc>
        <w:tc>
          <w:tcPr>
            <w:tcW w:w="992" w:type="dxa"/>
          </w:tcPr>
          <w:p w14:paraId="2440137B" w14:textId="77777777" w:rsidR="00471EE5" w:rsidRDefault="00471EE5" w:rsidP="004804AB">
            <w:pPr>
              <w:jc w:val="center"/>
              <w:rPr>
                <w:color w:val="222222"/>
                <w:sz w:val="20"/>
                <w:szCs w:val="20"/>
              </w:rPr>
            </w:pPr>
            <w:r>
              <w:rPr>
                <w:color w:val="222222"/>
                <w:sz w:val="20"/>
                <w:szCs w:val="20"/>
              </w:rPr>
              <w:t>42</w:t>
            </w:r>
          </w:p>
          <w:p w14:paraId="49382EB3" w14:textId="56109C50" w:rsidR="00471EE5" w:rsidRDefault="00471EE5" w:rsidP="004804AB">
            <w:pPr>
              <w:jc w:val="center"/>
              <w:rPr>
                <w:color w:val="222222"/>
                <w:sz w:val="20"/>
                <w:szCs w:val="20"/>
              </w:rPr>
            </w:pPr>
            <w:r>
              <w:rPr>
                <w:color w:val="222222"/>
                <w:sz w:val="20"/>
                <w:szCs w:val="20"/>
              </w:rPr>
              <w:t>(36)</w:t>
            </w:r>
          </w:p>
        </w:tc>
        <w:tc>
          <w:tcPr>
            <w:tcW w:w="850" w:type="dxa"/>
          </w:tcPr>
          <w:p w14:paraId="0B645AC7" w14:textId="28BF6CA7" w:rsidR="00471EE5" w:rsidRDefault="00471EE5" w:rsidP="004804AB">
            <w:pPr>
              <w:jc w:val="center"/>
              <w:rPr>
                <w:sz w:val="20"/>
                <w:szCs w:val="20"/>
              </w:rPr>
            </w:pPr>
            <w:r>
              <w:rPr>
                <w:sz w:val="20"/>
                <w:szCs w:val="20"/>
              </w:rPr>
              <w:t>36</w:t>
            </w:r>
          </w:p>
          <w:p w14:paraId="23FB3E4A" w14:textId="31B155F5" w:rsidR="00471EE5" w:rsidRDefault="00471EE5" w:rsidP="004804AB">
            <w:pPr>
              <w:jc w:val="center"/>
              <w:rPr>
                <w:sz w:val="20"/>
                <w:szCs w:val="20"/>
              </w:rPr>
            </w:pPr>
            <w:r>
              <w:rPr>
                <w:sz w:val="20"/>
                <w:szCs w:val="20"/>
              </w:rPr>
              <w:t>(18)</w:t>
            </w:r>
          </w:p>
        </w:tc>
        <w:tc>
          <w:tcPr>
            <w:tcW w:w="1843" w:type="dxa"/>
          </w:tcPr>
          <w:p w14:paraId="789166FC" w14:textId="564981A0" w:rsidR="00471EE5" w:rsidRDefault="00471EE5" w:rsidP="004804AB">
            <w:pPr>
              <w:jc w:val="center"/>
              <w:rPr>
                <w:color w:val="222222"/>
                <w:sz w:val="20"/>
                <w:szCs w:val="20"/>
              </w:rPr>
            </w:pPr>
            <w:r>
              <w:rPr>
                <w:color w:val="222222"/>
                <w:sz w:val="20"/>
                <w:szCs w:val="20"/>
              </w:rPr>
              <w:t>Retrospective study</w:t>
            </w:r>
          </w:p>
        </w:tc>
        <w:tc>
          <w:tcPr>
            <w:tcW w:w="1843" w:type="dxa"/>
          </w:tcPr>
          <w:p w14:paraId="7D28C409" w14:textId="77777777" w:rsidR="00471EE5" w:rsidRDefault="00471EE5" w:rsidP="004804AB">
            <w:pPr>
              <w:jc w:val="center"/>
              <w:rPr>
                <w:color w:val="222222"/>
                <w:sz w:val="20"/>
                <w:szCs w:val="20"/>
              </w:rPr>
            </w:pPr>
            <w:r>
              <w:rPr>
                <w:color w:val="222222"/>
                <w:sz w:val="20"/>
                <w:szCs w:val="20"/>
              </w:rPr>
              <w:t>C-B</w:t>
            </w:r>
          </w:p>
        </w:tc>
        <w:tc>
          <w:tcPr>
            <w:tcW w:w="1701" w:type="dxa"/>
          </w:tcPr>
          <w:p w14:paraId="1FF57C17" w14:textId="5CFECBC9" w:rsidR="00471EE5" w:rsidRDefault="00471EE5" w:rsidP="004804AB">
            <w:pPr>
              <w:jc w:val="center"/>
              <w:rPr>
                <w:color w:val="222222"/>
                <w:sz w:val="20"/>
                <w:szCs w:val="20"/>
              </w:rPr>
            </w:pPr>
            <w:r>
              <w:rPr>
                <w:color w:val="222222"/>
                <w:sz w:val="20"/>
                <w:szCs w:val="20"/>
              </w:rPr>
              <w:t>10-15 sessions (mean = 12; SD = 5.7)</w:t>
            </w:r>
          </w:p>
        </w:tc>
        <w:tc>
          <w:tcPr>
            <w:tcW w:w="1559" w:type="dxa"/>
          </w:tcPr>
          <w:p w14:paraId="27A64AB6" w14:textId="35DCD71B" w:rsidR="00471EE5" w:rsidRDefault="00471EE5" w:rsidP="004804AB">
            <w:pPr>
              <w:jc w:val="center"/>
              <w:rPr>
                <w:color w:val="222222"/>
                <w:sz w:val="20"/>
                <w:szCs w:val="20"/>
              </w:rPr>
            </w:pPr>
            <w:r>
              <w:rPr>
                <w:color w:val="222222"/>
                <w:sz w:val="20"/>
                <w:szCs w:val="20"/>
              </w:rPr>
              <w:t>Individual</w:t>
            </w:r>
          </w:p>
        </w:tc>
        <w:tc>
          <w:tcPr>
            <w:tcW w:w="1276" w:type="dxa"/>
          </w:tcPr>
          <w:p w14:paraId="318CDF1E" w14:textId="7434EEA9" w:rsidR="00471EE5" w:rsidRDefault="00471EE5" w:rsidP="004804AB">
            <w:pPr>
              <w:jc w:val="center"/>
              <w:rPr>
                <w:color w:val="222222"/>
                <w:sz w:val="20"/>
                <w:szCs w:val="20"/>
              </w:rPr>
            </w:pPr>
            <w:r>
              <w:rPr>
                <w:color w:val="222222"/>
                <w:sz w:val="20"/>
                <w:szCs w:val="20"/>
              </w:rPr>
              <w:t>Outpatient</w:t>
            </w:r>
          </w:p>
        </w:tc>
        <w:tc>
          <w:tcPr>
            <w:tcW w:w="1082" w:type="dxa"/>
          </w:tcPr>
          <w:p w14:paraId="045841D1" w14:textId="2DB4D104" w:rsidR="00471EE5" w:rsidRDefault="00471EE5" w:rsidP="004804AB">
            <w:pPr>
              <w:jc w:val="center"/>
              <w:rPr>
                <w:color w:val="222222"/>
                <w:sz w:val="20"/>
                <w:szCs w:val="20"/>
              </w:rPr>
            </w:pPr>
            <w:r>
              <w:rPr>
                <w:color w:val="222222"/>
                <w:sz w:val="20"/>
                <w:szCs w:val="20"/>
              </w:rPr>
              <w:t>High</w:t>
            </w:r>
          </w:p>
        </w:tc>
      </w:tr>
      <w:tr w:rsidR="004804AB" w14:paraId="252C87A7" w14:textId="77777777" w:rsidTr="00F8577D">
        <w:tc>
          <w:tcPr>
            <w:tcW w:w="1413" w:type="dxa"/>
          </w:tcPr>
          <w:p w14:paraId="3A0BD7CB" w14:textId="676695F2" w:rsidR="00E84A99" w:rsidRPr="002C1159" w:rsidRDefault="00E84A99" w:rsidP="00E810CD">
            <w:pPr>
              <w:rPr>
                <w:color w:val="222222"/>
                <w:sz w:val="20"/>
                <w:szCs w:val="20"/>
              </w:rPr>
            </w:pPr>
            <w:r w:rsidRPr="007B38F1">
              <w:rPr>
                <w:color w:val="222222"/>
                <w:sz w:val="20"/>
                <w:szCs w:val="20"/>
              </w:rPr>
              <w:t>Duncan</w:t>
            </w:r>
            <w:r w:rsidR="00707960">
              <w:rPr>
                <w:color w:val="222222"/>
                <w:sz w:val="20"/>
                <w:szCs w:val="20"/>
              </w:rPr>
              <w:t xml:space="preserve"> </w:t>
            </w:r>
            <w:r w:rsidR="00707960">
              <w:rPr>
                <w:color w:val="222222"/>
                <w:sz w:val="20"/>
                <w:szCs w:val="20"/>
              </w:rPr>
              <w:fldChar w:fldCharType="begin"/>
            </w:r>
            <w:r w:rsidR="00707960">
              <w:rPr>
                <w:color w:val="222222"/>
                <w:sz w:val="20"/>
                <w:szCs w:val="20"/>
              </w:rPr>
              <w:instrText xml:space="preserve"> ADDIN EN.CITE &lt;EndNote&gt;&lt;Cite&gt;&lt;Author&gt;Duncan&lt;/Author&gt;&lt;Year&gt;2016&lt;/Year&gt;&lt;IDText&gt;Predictors of 6-month and 3-year outcomes after psychological intervention for psychogenic non epileptic seizures&lt;/IDText&gt;&lt;DisplayText&gt;[46]&lt;/DisplayText&gt;&lt;record&gt;&lt;titles&gt;&lt;title&gt;Predictors of 6-month and 3-year outcomes after psychological intervention for psychogenic non epileptic seizures&lt;/title&gt;&lt;secondary-title&gt;Seizure:  European Journal of Epilepsy&lt;/secondary-title&gt;&lt;/titles&gt;&lt;pages&gt;22-26&lt;/pages&gt;&lt;contributors&gt;&lt;authors&gt;&lt;author&gt;Duncan, R&lt;/author&gt;&lt;author&gt;Anderson, J&lt;/author&gt;&lt;author&gt;Cullen, B&lt;/author&gt;&lt;author&gt;Meldrum, S&lt;/author&gt;&lt;/authors&gt;&lt;/contributors&gt;&lt;added-date format="utc"&gt;1478978194&lt;/added-date&gt;&lt;ref-type name="Journal Article"&gt;17&lt;/ref-type&gt;&lt;dates&gt;&lt;year&gt;2016&lt;/year&gt;&lt;/dates&gt;&lt;rec-number&gt;10119&lt;/rec-number&gt;&lt;last-updated-date format="utc"&gt;1655021486&lt;/last-updated-date&gt;&lt;volume&gt;36&lt;/volume&gt;&lt;/record&gt;&lt;/Cite&gt;&lt;/EndNote&gt;</w:instrText>
            </w:r>
            <w:r w:rsidR="00707960">
              <w:rPr>
                <w:color w:val="222222"/>
                <w:sz w:val="20"/>
                <w:szCs w:val="20"/>
              </w:rPr>
              <w:fldChar w:fldCharType="separate"/>
            </w:r>
            <w:r w:rsidR="00707960">
              <w:rPr>
                <w:noProof/>
                <w:color w:val="222222"/>
                <w:sz w:val="20"/>
                <w:szCs w:val="20"/>
              </w:rPr>
              <w:t>[46]</w:t>
            </w:r>
            <w:r w:rsidR="00707960">
              <w:rPr>
                <w:color w:val="222222"/>
                <w:sz w:val="20"/>
                <w:szCs w:val="20"/>
              </w:rPr>
              <w:fldChar w:fldCharType="end"/>
            </w:r>
            <w:r w:rsidRPr="007B38F1">
              <w:rPr>
                <w:color w:val="222222"/>
                <w:sz w:val="20"/>
                <w:szCs w:val="20"/>
              </w:rPr>
              <w:t xml:space="preserve"> </w:t>
            </w:r>
          </w:p>
          <w:p w14:paraId="73624875" w14:textId="77777777" w:rsidR="00E84A99" w:rsidRPr="002C1159" w:rsidRDefault="00E84A99" w:rsidP="00E810CD">
            <w:pPr>
              <w:rPr>
                <w:color w:val="222222"/>
                <w:sz w:val="20"/>
                <w:szCs w:val="20"/>
              </w:rPr>
            </w:pPr>
          </w:p>
        </w:tc>
        <w:tc>
          <w:tcPr>
            <w:tcW w:w="1276" w:type="dxa"/>
          </w:tcPr>
          <w:p w14:paraId="1C8295CF" w14:textId="77777777" w:rsidR="00E84A99" w:rsidRDefault="00E84A99" w:rsidP="004804AB">
            <w:pPr>
              <w:jc w:val="center"/>
              <w:rPr>
                <w:color w:val="222222"/>
                <w:sz w:val="20"/>
                <w:szCs w:val="20"/>
              </w:rPr>
            </w:pPr>
            <w:r>
              <w:rPr>
                <w:color w:val="222222"/>
                <w:sz w:val="20"/>
                <w:szCs w:val="20"/>
              </w:rPr>
              <w:t>UK</w:t>
            </w:r>
          </w:p>
        </w:tc>
        <w:tc>
          <w:tcPr>
            <w:tcW w:w="992" w:type="dxa"/>
          </w:tcPr>
          <w:p w14:paraId="58B9EFDA" w14:textId="7330ED84" w:rsidR="00E84A99" w:rsidRDefault="00E84A99" w:rsidP="004804AB">
            <w:pPr>
              <w:jc w:val="center"/>
              <w:rPr>
                <w:color w:val="222222"/>
                <w:sz w:val="20"/>
                <w:szCs w:val="20"/>
              </w:rPr>
            </w:pPr>
            <w:r>
              <w:rPr>
                <w:color w:val="222222"/>
                <w:sz w:val="20"/>
                <w:szCs w:val="20"/>
              </w:rPr>
              <w:t>89</w:t>
            </w:r>
            <w:r w:rsidR="00347FC3">
              <w:rPr>
                <w:color w:val="222222"/>
                <w:sz w:val="20"/>
                <w:szCs w:val="20"/>
              </w:rPr>
              <w:t xml:space="preserve">  </w:t>
            </w:r>
            <w:proofErr w:type="gramStart"/>
            <w:r w:rsidR="00347FC3">
              <w:rPr>
                <w:color w:val="222222"/>
                <w:sz w:val="20"/>
                <w:szCs w:val="20"/>
              </w:rPr>
              <w:t xml:space="preserve">  </w:t>
            </w:r>
            <w:r>
              <w:rPr>
                <w:color w:val="222222"/>
                <w:sz w:val="20"/>
                <w:szCs w:val="20"/>
              </w:rPr>
              <w:t xml:space="preserve"> (</w:t>
            </w:r>
            <w:proofErr w:type="gramEnd"/>
            <w:r>
              <w:rPr>
                <w:color w:val="222222"/>
                <w:sz w:val="20"/>
                <w:szCs w:val="20"/>
              </w:rPr>
              <w:t>72)</w:t>
            </w:r>
          </w:p>
        </w:tc>
        <w:tc>
          <w:tcPr>
            <w:tcW w:w="850" w:type="dxa"/>
          </w:tcPr>
          <w:p w14:paraId="70336D3D" w14:textId="6F8FF150" w:rsidR="00E84A99" w:rsidRDefault="00E84A99" w:rsidP="004804AB">
            <w:pPr>
              <w:jc w:val="center"/>
              <w:rPr>
                <w:color w:val="222222"/>
                <w:sz w:val="20"/>
                <w:szCs w:val="20"/>
              </w:rPr>
            </w:pPr>
            <w:r>
              <w:rPr>
                <w:color w:val="222222"/>
                <w:sz w:val="20"/>
                <w:szCs w:val="20"/>
              </w:rPr>
              <w:t>38.</w:t>
            </w:r>
            <w:r w:rsidR="00707960">
              <w:rPr>
                <w:color w:val="222222"/>
                <w:sz w:val="20"/>
                <w:szCs w:val="20"/>
              </w:rPr>
              <w:t>7</w:t>
            </w:r>
            <w:r>
              <w:rPr>
                <w:color w:val="222222"/>
                <w:sz w:val="20"/>
                <w:szCs w:val="20"/>
              </w:rPr>
              <w:t xml:space="preserve"> (15.6)</w:t>
            </w:r>
          </w:p>
        </w:tc>
        <w:tc>
          <w:tcPr>
            <w:tcW w:w="1843" w:type="dxa"/>
          </w:tcPr>
          <w:p w14:paraId="7FF29E57" w14:textId="77777777" w:rsidR="00E84A99" w:rsidRDefault="00E84A99" w:rsidP="004804AB">
            <w:pPr>
              <w:jc w:val="center"/>
              <w:rPr>
                <w:color w:val="222222"/>
                <w:sz w:val="20"/>
                <w:szCs w:val="20"/>
              </w:rPr>
            </w:pPr>
            <w:r w:rsidRPr="000F1490">
              <w:rPr>
                <w:color w:val="000000" w:themeColor="text1"/>
                <w:sz w:val="20"/>
                <w:szCs w:val="20"/>
              </w:rPr>
              <w:t>Prospective audit</w:t>
            </w:r>
          </w:p>
        </w:tc>
        <w:tc>
          <w:tcPr>
            <w:tcW w:w="1843" w:type="dxa"/>
          </w:tcPr>
          <w:p w14:paraId="19B16013" w14:textId="77777777" w:rsidR="00E84A99" w:rsidRDefault="00E84A99" w:rsidP="004804AB">
            <w:pPr>
              <w:jc w:val="center"/>
              <w:rPr>
                <w:color w:val="222222"/>
                <w:sz w:val="20"/>
                <w:szCs w:val="20"/>
              </w:rPr>
            </w:pPr>
            <w:r>
              <w:rPr>
                <w:color w:val="000000" w:themeColor="text1"/>
                <w:sz w:val="20"/>
                <w:szCs w:val="20"/>
              </w:rPr>
              <w:t>C-B</w:t>
            </w:r>
          </w:p>
        </w:tc>
        <w:tc>
          <w:tcPr>
            <w:tcW w:w="1701" w:type="dxa"/>
          </w:tcPr>
          <w:p w14:paraId="44BF851B" w14:textId="77777777" w:rsidR="00E84A99" w:rsidRDefault="00E84A99" w:rsidP="004804AB">
            <w:pPr>
              <w:jc w:val="center"/>
              <w:rPr>
                <w:color w:val="222222"/>
                <w:sz w:val="20"/>
                <w:szCs w:val="20"/>
              </w:rPr>
            </w:pPr>
            <w:r w:rsidRPr="000F1490">
              <w:rPr>
                <w:color w:val="000000" w:themeColor="text1"/>
                <w:sz w:val="20"/>
                <w:szCs w:val="20"/>
              </w:rPr>
              <w:t>Up to 10 sessions (mean = 4.9, range 1–10)</w:t>
            </w:r>
          </w:p>
        </w:tc>
        <w:tc>
          <w:tcPr>
            <w:tcW w:w="1559" w:type="dxa"/>
          </w:tcPr>
          <w:p w14:paraId="02622C3D" w14:textId="0CC3579B" w:rsidR="00E84A99" w:rsidRDefault="00E84A99" w:rsidP="004804AB">
            <w:pPr>
              <w:jc w:val="center"/>
              <w:rPr>
                <w:color w:val="222222"/>
                <w:sz w:val="20"/>
                <w:szCs w:val="20"/>
              </w:rPr>
            </w:pPr>
            <w:r>
              <w:rPr>
                <w:color w:val="222222"/>
                <w:sz w:val="20"/>
                <w:szCs w:val="20"/>
              </w:rPr>
              <w:t>Individual</w:t>
            </w:r>
          </w:p>
        </w:tc>
        <w:tc>
          <w:tcPr>
            <w:tcW w:w="1276" w:type="dxa"/>
          </w:tcPr>
          <w:p w14:paraId="0B47C1F5" w14:textId="77777777" w:rsidR="00E84A99" w:rsidRDefault="00E84A99" w:rsidP="004804AB">
            <w:pPr>
              <w:jc w:val="center"/>
              <w:rPr>
                <w:color w:val="222222"/>
                <w:sz w:val="20"/>
                <w:szCs w:val="20"/>
              </w:rPr>
            </w:pPr>
            <w:r w:rsidRPr="000F1490">
              <w:rPr>
                <w:color w:val="000000" w:themeColor="text1"/>
                <w:sz w:val="20"/>
                <w:szCs w:val="20"/>
              </w:rPr>
              <w:t>Outpatient</w:t>
            </w:r>
          </w:p>
        </w:tc>
        <w:tc>
          <w:tcPr>
            <w:tcW w:w="1082" w:type="dxa"/>
          </w:tcPr>
          <w:p w14:paraId="5AE88469" w14:textId="77777777" w:rsidR="00E84A99" w:rsidRDefault="00E84A99" w:rsidP="004804AB">
            <w:pPr>
              <w:jc w:val="center"/>
              <w:rPr>
                <w:color w:val="222222"/>
                <w:sz w:val="20"/>
                <w:szCs w:val="20"/>
              </w:rPr>
            </w:pPr>
            <w:r>
              <w:rPr>
                <w:color w:val="222222"/>
                <w:sz w:val="20"/>
                <w:szCs w:val="20"/>
              </w:rPr>
              <w:t>High</w:t>
            </w:r>
          </w:p>
        </w:tc>
      </w:tr>
      <w:tr w:rsidR="004804AB" w14:paraId="50E793A6" w14:textId="7B1EDCA4" w:rsidTr="00F8577D">
        <w:tc>
          <w:tcPr>
            <w:tcW w:w="1413" w:type="dxa"/>
          </w:tcPr>
          <w:p w14:paraId="12C6FF1A" w14:textId="1C6B436A" w:rsidR="00471EE5" w:rsidRPr="002C1159" w:rsidRDefault="00471EE5" w:rsidP="00471EE5">
            <w:pPr>
              <w:rPr>
                <w:color w:val="222222"/>
                <w:sz w:val="20"/>
                <w:szCs w:val="20"/>
              </w:rPr>
            </w:pPr>
            <w:r w:rsidRPr="007B38F1">
              <w:rPr>
                <w:color w:val="222222"/>
                <w:sz w:val="20"/>
                <w:szCs w:val="20"/>
              </w:rPr>
              <w:t xml:space="preserve">Goldstein </w:t>
            </w:r>
            <w:r w:rsidR="00AC7D44">
              <w:rPr>
                <w:color w:val="222222"/>
                <w:sz w:val="20"/>
                <w:szCs w:val="20"/>
              </w:rPr>
              <w:fldChar w:fldCharType="begin"/>
            </w:r>
            <w:r w:rsidR="00AC7D44">
              <w:rPr>
                <w:color w:val="222222"/>
                <w:sz w:val="20"/>
                <w:szCs w:val="20"/>
              </w:rPr>
              <w:instrText xml:space="preserve"> ADDIN EN.CITE &lt;EndNote&gt;&lt;Cite&gt;&lt;Author&gt;Goldstein&lt;/Author&gt;&lt;Year&gt;2004&lt;/Year&gt;&lt;IDText&gt;An evaluation of cognitive behavioral therapy as a treatment for dissociative seizures: a pilot study&lt;/IDText&gt;&lt;DisplayText&gt;[47]&lt;/DisplayText&gt;&lt;record&gt;&lt;dates&gt;&lt;pub-dates&gt;&lt;date&gt;2004-Mar&lt;/date&gt;&lt;/pub-dates&gt;&lt;year&gt;2004&lt;/year&gt;&lt;/dates&gt;&lt;urls&gt;&lt;related-urls&gt;&lt;url&gt;&amp;lt;Go to ISI&amp;gt;://MEDLINE:15209224&lt;/url&gt;&lt;/related-urls&gt;&lt;/urls&gt;&lt;isbn&gt;1543-3633&lt;/isbn&gt;&lt;work-type&gt;Clinical Trial;&lt;/work-type&gt;&lt;titles&gt;&lt;title&gt;An evaluation of cognitive behavioral therapy as a treatment for dissociative seizures: a pilot study&lt;/title&gt;&lt;secondary-title&gt;Cognitive and behavioral neurology : official journal of the Society for Behavioral and Cognitive Neurology&lt;/secondary-title&gt;&lt;/titles&gt;&lt;pages&gt;41-9&lt;/pages&gt;&lt;number&gt;1&lt;/number&gt;&lt;contributors&gt;&lt;authors&gt;&lt;author&gt;Goldstein, Laura H.&lt;/author&gt;&lt;author&gt;Deale, Alicia C.&lt;/author&gt;&lt;author&gt;Mitchell-O&amp;apos;Malley, Sara J.&lt;/author&gt;&lt;author&gt;Toone, Brian K.&lt;/author&gt;&lt;author&gt;Mellers, John D. C.&lt;/author&gt;&lt;/authors&gt;&lt;/contributors&gt;&lt;added-date format="utc"&gt;1697537602&lt;/added-date&gt;&lt;ref-type name="Journal Article"&gt;17&lt;/ref-type&gt;&lt;rec-number&gt;40360&lt;/rec-number&gt;&lt;last-updated-date format="utc"&gt;1697537602&lt;/last-updated-date&gt;&lt;accession-num&gt;MEDLINE:15209224&lt;/accession-num&gt;&lt;electronic-resource-num&gt;10.1097/00146965-200403000-00005&lt;/electronic-resource-num&gt;&lt;volume&gt;17&lt;/volume&gt;&lt;/record&gt;&lt;/Cite&gt;&lt;/EndNote&gt;</w:instrText>
            </w:r>
            <w:r w:rsidR="00AC7D44">
              <w:rPr>
                <w:color w:val="222222"/>
                <w:sz w:val="20"/>
                <w:szCs w:val="20"/>
              </w:rPr>
              <w:fldChar w:fldCharType="separate"/>
            </w:r>
            <w:r w:rsidR="00AC7D44">
              <w:rPr>
                <w:noProof/>
                <w:color w:val="222222"/>
                <w:sz w:val="20"/>
                <w:szCs w:val="20"/>
              </w:rPr>
              <w:t>[47]</w:t>
            </w:r>
            <w:r w:rsidR="00AC7D44">
              <w:rPr>
                <w:color w:val="222222"/>
                <w:sz w:val="20"/>
                <w:szCs w:val="20"/>
              </w:rPr>
              <w:fldChar w:fldCharType="end"/>
            </w:r>
            <w:r w:rsidRPr="002C1159">
              <w:rPr>
                <w:color w:val="222222"/>
                <w:sz w:val="20"/>
                <w:szCs w:val="20"/>
              </w:rPr>
              <w:t> </w:t>
            </w:r>
          </w:p>
        </w:tc>
        <w:tc>
          <w:tcPr>
            <w:tcW w:w="1276" w:type="dxa"/>
          </w:tcPr>
          <w:p w14:paraId="77354822" w14:textId="77777777" w:rsidR="00471EE5" w:rsidRDefault="00471EE5" w:rsidP="004804AB">
            <w:pPr>
              <w:jc w:val="center"/>
              <w:rPr>
                <w:color w:val="222222"/>
                <w:sz w:val="20"/>
                <w:szCs w:val="20"/>
              </w:rPr>
            </w:pPr>
            <w:r>
              <w:rPr>
                <w:color w:val="222222"/>
                <w:sz w:val="20"/>
                <w:szCs w:val="20"/>
              </w:rPr>
              <w:t>UK</w:t>
            </w:r>
          </w:p>
        </w:tc>
        <w:tc>
          <w:tcPr>
            <w:tcW w:w="992" w:type="dxa"/>
          </w:tcPr>
          <w:p w14:paraId="521D2953" w14:textId="77777777" w:rsidR="00471EE5" w:rsidRDefault="00471EE5" w:rsidP="004804AB">
            <w:pPr>
              <w:jc w:val="center"/>
              <w:rPr>
                <w:color w:val="222222"/>
                <w:sz w:val="20"/>
                <w:szCs w:val="20"/>
              </w:rPr>
            </w:pPr>
            <w:r>
              <w:rPr>
                <w:color w:val="222222"/>
                <w:sz w:val="20"/>
                <w:szCs w:val="20"/>
              </w:rPr>
              <w:t>16</w:t>
            </w:r>
          </w:p>
          <w:p w14:paraId="341FE27D" w14:textId="77777777" w:rsidR="00471EE5" w:rsidRDefault="00471EE5" w:rsidP="004804AB">
            <w:pPr>
              <w:jc w:val="center"/>
              <w:rPr>
                <w:color w:val="222222"/>
                <w:sz w:val="20"/>
                <w:szCs w:val="20"/>
              </w:rPr>
            </w:pPr>
            <w:r>
              <w:rPr>
                <w:color w:val="222222"/>
                <w:sz w:val="20"/>
                <w:szCs w:val="20"/>
              </w:rPr>
              <w:t>(14)</w:t>
            </w:r>
          </w:p>
          <w:p w14:paraId="43C7416C" w14:textId="5F755A8E" w:rsidR="009A4945" w:rsidRDefault="009A4945" w:rsidP="004804AB">
            <w:pPr>
              <w:jc w:val="center"/>
              <w:rPr>
                <w:color w:val="222222"/>
                <w:sz w:val="20"/>
                <w:szCs w:val="20"/>
              </w:rPr>
            </w:pPr>
          </w:p>
        </w:tc>
        <w:tc>
          <w:tcPr>
            <w:tcW w:w="850" w:type="dxa"/>
          </w:tcPr>
          <w:p w14:paraId="4E25B821" w14:textId="673F844B" w:rsidR="00471EE5" w:rsidRDefault="00471EE5" w:rsidP="004804AB">
            <w:pPr>
              <w:jc w:val="center"/>
              <w:rPr>
                <w:color w:val="222222"/>
                <w:sz w:val="20"/>
                <w:szCs w:val="20"/>
              </w:rPr>
            </w:pPr>
            <w:r>
              <w:rPr>
                <w:color w:val="222222"/>
                <w:sz w:val="20"/>
                <w:szCs w:val="20"/>
              </w:rPr>
              <w:t>34.9</w:t>
            </w:r>
          </w:p>
          <w:p w14:paraId="1815B969" w14:textId="0AC32191" w:rsidR="00471EE5" w:rsidRDefault="00471EE5" w:rsidP="004804AB">
            <w:pPr>
              <w:jc w:val="center"/>
              <w:rPr>
                <w:color w:val="222222"/>
                <w:sz w:val="20"/>
                <w:szCs w:val="20"/>
              </w:rPr>
            </w:pPr>
            <w:r>
              <w:rPr>
                <w:color w:val="222222"/>
                <w:sz w:val="20"/>
                <w:szCs w:val="20"/>
              </w:rPr>
              <w:t>(13.4)</w:t>
            </w:r>
          </w:p>
        </w:tc>
        <w:tc>
          <w:tcPr>
            <w:tcW w:w="1843" w:type="dxa"/>
          </w:tcPr>
          <w:p w14:paraId="1476A872" w14:textId="705F8B71" w:rsidR="00471EE5" w:rsidRDefault="00471EE5" w:rsidP="004804AB">
            <w:pPr>
              <w:jc w:val="center"/>
              <w:rPr>
                <w:color w:val="222222"/>
                <w:sz w:val="20"/>
                <w:szCs w:val="20"/>
              </w:rPr>
            </w:pPr>
            <w:r>
              <w:rPr>
                <w:color w:val="222222"/>
                <w:sz w:val="20"/>
                <w:szCs w:val="20"/>
              </w:rPr>
              <w:t>Open, prospective trial</w:t>
            </w:r>
          </w:p>
        </w:tc>
        <w:tc>
          <w:tcPr>
            <w:tcW w:w="1843" w:type="dxa"/>
          </w:tcPr>
          <w:p w14:paraId="2728D2D7" w14:textId="77777777" w:rsidR="00471EE5" w:rsidRDefault="00471EE5" w:rsidP="004804AB">
            <w:pPr>
              <w:jc w:val="center"/>
              <w:rPr>
                <w:color w:val="222222"/>
                <w:sz w:val="20"/>
                <w:szCs w:val="20"/>
              </w:rPr>
            </w:pPr>
            <w:r>
              <w:rPr>
                <w:color w:val="222222"/>
                <w:sz w:val="20"/>
                <w:szCs w:val="20"/>
              </w:rPr>
              <w:t>C-B</w:t>
            </w:r>
          </w:p>
        </w:tc>
        <w:tc>
          <w:tcPr>
            <w:tcW w:w="1701" w:type="dxa"/>
          </w:tcPr>
          <w:p w14:paraId="642D4923" w14:textId="1C755D8C" w:rsidR="00471EE5" w:rsidRDefault="00471EE5" w:rsidP="004804AB">
            <w:pPr>
              <w:jc w:val="center"/>
              <w:rPr>
                <w:color w:val="222222"/>
                <w:sz w:val="20"/>
                <w:szCs w:val="20"/>
              </w:rPr>
            </w:pPr>
            <w:r>
              <w:rPr>
                <w:color w:val="222222"/>
                <w:sz w:val="20"/>
                <w:szCs w:val="20"/>
              </w:rPr>
              <w:t>12 sessions</w:t>
            </w:r>
          </w:p>
        </w:tc>
        <w:tc>
          <w:tcPr>
            <w:tcW w:w="1559" w:type="dxa"/>
          </w:tcPr>
          <w:p w14:paraId="385BA50C" w14:textId="5D928220" w:rsidR="00471EE5" w:rsidRDefault="00471EE5" w:rsidP="004804AB">
            <w:pPr>
              <w:jc w:val="center"/>
              <w:rPr>
                <w:color w:val="222222"/>
                <w:sz w:val="20"/>
                <w:szCs w:val="20"/>
              </w:rPr>
            </w:pPr>
            <w:r>
              <w:rPr>
                <w:color w:val="222222"/>
                <w:sz w:val="20"/>
                <w:szCs w:val="20"/>
              </w:rPr>
              <w:t>Individual</w:t>
            </w:r>
          </w:p>
        </w:tc>
        <w:tc>
          <w:tcPr>
            <w:tcW w:w="1276" w:type="dxa"/>
          </w:tcPr>
          <w:p w14:paraId="2ED79554" w14:textId="5896DD4A" w:rsidR="00471EE5" w:rsidRDefault="00471EE5" w:rsidP="004804AB">
            <w:pPr>
              <w:jc w:val="center"/>
              <w:rPr>
                <w:color w:val="222222"/>
                <w:sz w:val="20"/>
                <w:szCs w:val="20"/>
              </w:rPr>
            </w:pPr>
            <w:r>
              <w:rPr>
                <w:color w:val="222222"/>
                <w:sz w:val="20"/>
                <w:szCs w:val="20"/>
              </w:rPr>
              <w:t>Outpatient</w:t>
            </w:r>
          </w:p>
        </w:tc>
        <w:tc>
          <w:tcPr>
            <w:tcW w:w="1082" w:type="dxa"/>
          </w:tcPr>
          <w:p w14:paraId="1F88746F" w14:textId="2EB44DA7" w:rsidR="00471EE5" w:rsidRDefault="00471EE5" w:rsidP="004804AB">
            <w:pPr>
              <w:jc w:val="center"/>
              <w:rPr>
                <w:color w:val="222222"/>
                <w:sz w:val="20"/>
                <w:szCs w:val="20"/>
              </w:rPr>
            </w:pPr>
            <w:r>
              <w:rPr>
                <w:color w:val="222222"/>
                <w:sz w:val="20"/>
                <w:szCs w:val="20"/>
              </w:rPr>
              <w:t>Medium</w:t>
            </w:r>
          </w:p>
        </w:tc>
      </w:tr>
      <w:tr w:rsidR="004804AB" w14:paraId="60F46F38" w14:textId="205BAF3C" w:rsidTr="00F8577D">
        <w:tc>
          <w:tcPr>
            <w:tcW w:w="1413" w:type="dxa"/>
          </w:tcPr>
          <w:p w14:paraId="5F183287" w14:textId="775A0E53" w:rsidR="00471EE5" w:rsidRPr="002C1159" w:rsidRDefault="00471EE5" w:rsidP="00471EE5">
            <w:pPr>
              <w:rPr>
                <w:color w:val="222222"/>
                <w:sz w:val="20"/>
                <w:szCs w:val="20"/>
              </w:rPr>
            </w:pPr>
            <w:r w:rsidRPr="007B38F1">
              <w:rPr>
                <w:color w:val="222222"/>
                <w:sz w:val="20"/>
                <w:szCs w:val="20"/>
              </w:rPr>
              <w:t xml:space="preserve">Goldstein </w:t>
            </w:r>
            <w:r w:rsidR="00AC7D44">
              <w:rPr>
                <w:color w:val="222222"/>
                <w:sz w:val="20"/>
                <w:szCs w:val="20"/>
              </w:rPr>
              <w:fldChar w:fldCharType="begin"/>
            </w:r>
            <w:r w:rsidR="00AC7D44">
              <w:rPr>
                <w:color w:val="222222"/>
                <w:sz w:val="20"/>
                <w:szCs w:val="20"/>
              </w:rPr>
              <w:instrText xml:space="preserve"> ADDIN EN.CITE &lt;EndNote&gt;&lt;Cite&gt;&lt;Author&gt;Goldstein&lt;/Author&gt;&lt;Year&gt;2010&lt;/Year&gt;&lt;IDText&gt;Cognitive- behavioral therapy for psychogenic nonepileptic seizures: A pilot RCT&lt;/IDText&gt;&lt;DisplayText&gt;[48]&lt;/DisplayText&gt;&lt;record&gt;&lt;keywords&gt;&lt;keyword&gt;Mood&lt;/keyword&gt;&lt;keyword&gt;Intelligence&lt;/keyword&gt;&lt;keyword&gt;Classification&lt;/keyword&gt;&lt;keyword&gt;Epilepsy&lt;/keyword&gt;&lt;keyword&gt;Telemetry&lt;/keyword&gt;&lt;keyword&gt;Seizures&lt;/keyword&gt;&lt;keyword&gt;Clinical Trials&lt;/keyword&gt;&lt;keyword&gt;Social Interactions&lt;/keyword&gt;&lt;keyword&gt;Neurology &amp;amp; Neuropathology&lt;/keyword&gt;&lt;/keywords&gt;&lt;isbn&gt;0028-3878&lt;/isbn&gt;&lt;titles&gt;&lt;title&gt;Cognitive- behavioral therapy for psychogenic nonepileptic seizures: A pilot RCT&lt;/title&gt;&lt;secondary-title&gt;Neurology&lt;/secondary-title&gt;&lt;/titles&gt;&lt;pages&gt;1986-1994&lt;/pages&gt;&lt;number&gt;24&lt;/number&gt;&lt;contributors&gt;&lt;authors&gt;&lt;author&gt;Goldstein, L. H.&lt;/author&gt;&lt;author&gt;Chalder, T.&lt;/author&gt;&lt;author&gt;Chigwedere, C.&lt;/author&gt;&lt;author&gt;Khondoker, M. R.&lt;/author&gt;&lt;author&gt;Moriarty, J.&lt;/author&gt;&lt;author&gt;Toone, B. K.&lt;/author&gt;&lt;author&gt;Mellers, J. D. C.&lt;/author&gt;&lt;/authors&gt;&lt;/contributors&gt;&lt;added-date format="utc"&gt;1539773096&lt;/added-date&gt;&lt;ref-type name="Journal Article"&gt;17&lt;/ref-type&gt;&lt;dates&gt;&lt;year&gt;2010&lt;/year&gt;&lt;/dates&gt;&lt;rec-number&gt;18079&lt;/rec-number&gt;&lt;last-updated-date format="utc"&gt;1655021486&lt;/last-updated-date&gt;&lt;electronic-resource-num&gt;10.1212/WNL.0b013e3181e39658&lt;/electronic-resource-num&gt;&lt;volume&gt;74&lt;/volume&gt;&lt;/record&gt;&lt;/Cite&gt;&lt;/EndNote&gt;</w:instrText>
            </w:r>
            <w:r w:rsidR="00AC7D44">
              <w:rPr>
                <w:color w:val="222222"/>
                <w:sz w:val="20"/>
                <w:szCs w:val="20"/>
              </w:rPr>
              <w:fldChar w:fldCharType="separate"/>
            </w:r>
            <w:r w:rsidR="00AC7D44">
              <w:rPr>
                <w:noProof/>
                <w:color w:val="222222"/>
                <w:sz w:val="20"/>
                <w:szCs w:val="20"/>
              </w:rPr>
              <w:t>[48]</w:t>
            </w:r>
            <w:r w:rsidR="00AC7D44">
              <w:rPr>
                <w:color w:val="222222"/>
                <w:sz w:val="20"/>
                <w:szCs w:val="20"/>
              </w:rPr>
              <w:fldChar w:fldCharType="end"/>
            </w:r>
          </w:p>
        </w:tc>
        <w:tc>
          <w:tcPr>
            <w:tcW w:w="1276" w:type="dxa"/>
          </w:tcPr>
          <w:p w14:paraId="3E573C1C" w14:textId="77777777" w:rsidR="00471EE5" w:rsidRDefault="00471EE5" w:rsidP="004804AB">
            <w:pPr>
              <w:jc w:val="center"/>
              <w:rPr>
                <w:color w:val="222222"/>
                <w:sz w:val="20"/>
                <w:szCs w:val="20"/>
              </w:rPr>
            </w:pPr>
            <w:r>
              <w:rPr>
                <w:color w:val="222222"/>
                <w:sz w:val="20"/>
                <w:szCs w:val="20"/>
              </w:rPr>
              <w:t>UK</w:t>
            </w:r>
          </w:p>
        </w:tc>
        <w:tc>
          <w:tcPr>
            <w:tcW w:w="992" w:type="dxa"/>
          </w:tcPr>
          <w:p w14:paraId="33A9DA8F" w14:textId="77777777" w:rsidR="00471EE5" w:rsidRDefault="00471EE5" w:rsidP="004804AB">
            <w:pPr>
              <w:jc w:val="center"/>
              <w:rPr>
                <w:color w:val="222222"/>
                <w:sz w:val="20"/>
                <w:szCs w:val="20"/>
              </w:rPr>
            </w:pPr>
            <w:r>
              <w:rPr>
                <w:color w:val="222222"/>
                <w:sz w:val="20"/>
                <w:szCs w:val="20"/>
              </w:rPr>
              <w:t>31</w:t>
            </w:r>
          </w:p>
          <w:p w14:paraId="36852A7B" w14:textId="77777777" w:rsidR="00471EE5" w:rsidRDefault="00471EE5" w:rsidP="004804AB">
            <w:pPr>
              <w:jc w:val="center"/>
              <w:rPr>
                <w:color w:val="222222"/>
                <w:sz w:val="20"/>
                <w:szCs w:val="20"/>
              </w:rPr>
            </w:pPr>
            <w:r>
              <w:rPr>
                <w:color w:val="222222"/>
                <w:sz w:val="20"/>
                <w:szCs w:val="20"/>
              </w:rPr>
              <w:t>(24)</w:t>
            </w:r>
          </w:p>
          <w:p w14:paraId="1632785E" w14:textId="46409446" w:rsidR="009A4945" w:rsidRDefault="009A4945" w:rsidP="004804AB">
            <w:pPr>
              <w:jc w:val="center"/>
              <w:rPr>
                <w:color w:val="222222"/>
                <w:sz w:val="20"/>
                <w:szCs w:val="20"/>
              </w:rPr>
            </w:pPr>
          </w:p>
        </w:tc>
        <w:tc>
          <w:tcPr>
            <w:tcW w:w="850" w:type="dxa"/>
          </w:tcPr>
          <w:p w14:paraId="29406E83" w14:textId="7AEB75DD" w:rsidR="00471EE5" w:rsidRDefault="00471EE5" w:rsidP="004804AB">
            <w:pPr>
              <w:jc w:val="center"/>
              <w:rPr>
                <w:color w:val="222222"/>
                <w:sz w:val="20"/>
                <w:szCs w:val="20"/>
              </w:rPr>
            </w:pPr>
            <w:r>
              <w:rPr>
                <w:color w:val="222222"/>
                <w:sz w:val="20"/>
                <w:szCs w:val="20"/>
              </w:rPr>
              <w:t>37.4</w:t>
            </w:r>
          </w:p>
          <w:p w14:paraId="27DC728E" w14:textId="36159659" w:rsidR="00471EE5" w:rsidRDefault="00471EE5" w:rsidP="004804AB">
            <w:pPr>
              <w:jc w:val="center"/>
              <w:rPr>
                <w:color w:val="222222"/>
                <w:sz w:val="20"/>
                <w:szCs w:val="20"/>
              </w:rPr>
            </w:pPr>
            <w:r>
              <w:rPr>
                <w:color w:val="222222"/>
                <w:sz w:val="20"/>
                <w:szCs w:val="20"/>
              </w:rPr>
              <w:t>(12.6)</w:t>
            </w:r>
          </w:p>
        </w:tc>
        <w:tc>
          <w:tcPr>
            <w:tcW w:w="1843" w:type="dxa"/>
          </w:tcPr>
          <w:p w14:paraId="4F2378B1" w14:textId="77777777" w:rsidR="00471EE5" w:rsidRDefault="00471EE5" w:rsidP="004804AB">
            <w:pPr>
              <w:jc w:val="center"/>
              <w:rPr>
                <w:color w:val="222222"/>
                <w:sz w:val="20"/>
                <w:szCs w:val="20"/>
              </w:rPr>
            </w:pPr>
            <w:r>
              <w:rPr>
                <w:color w:val="222222"/>
                <w:sz w:val="20"/>
                <w:szCs w:val="20"/>
              </w:rPr>
              <w:t>RCT</w:t>
            </w:r>
          </w:p>
        </w:tc>
        <w:tc>
          <w:tcPr>
            <w:tcW w:w="1843" w:type="dxa"/>
          </w:tcPr>
          <w:p w14:paraId="1EDA069A" w14:textId="77777777" w:rsidR="00471EE5" w:rsidRDefault="00471EE5" w:rsidP="004804AB">
            <w:pPr>
              <w:jc w:val="center"/>
              <w:rPr>
                <w:color w:val="222222"/>
                <w:sz w:val="20"/>
                <w:szCs w:val="20"/>
              </w:rPr>
            </w:pPr>
            <w:r>
              <w:rPr>
                <w:color w:val="222222"/>
                <w:sz w:val="20"/>
                <w:szCs w:val="20"/>
              </w:rPr>
              <w:t>C-B</w:t>
            </w:r>
          </w:p>
        </w:tc>
        <w:tc>
          <w:tcPr>
            <w:tcW w:w="1701" w:type="dxa"/>
          </w:tcPr>
          <w:p w14:paraId="2D3C15CB" w14:textId="77777777" w:rsidR="00471EE5" w:rsidRDefault="00471EE5" w:rsidP="004804AB">
            <w:pPr>
              <w:jc w:val="center"/>
              <w:rPr>
                <w:color w:val="222222"/>
                <w:sz w:val="20"/>
                <w:szCs w:val="20"/>
              </w:rPr>
            </w:pPr>
            <w:r>
              <w:rPr>
                <w:color w:val="222222"/>
                <w:sz w:val="20"/>
                <w:szCs w:val="20"/>
              </w:rPr>
              <w:t>12 sessions</w:t>
            </w:r>
          </w:p>
        </w:tc>
        <w:tc>
          <w:tcPr>
            <w:tcW w:w="1559" w:type="dxa"/>
          </w:tcPr>
          <w:p w14:paraId="751CCA09" w14:textId="53247B0B" w:rsidR="00471EE5" w:rsidRDefault="00471EE5" w:rsidP="004804AB">
            <w:pPr>
              <w:jc w:val="center"/>
              <w:rPr>
                <w:color w:val="222222"/>
                <w:sz w:val="20"/>
                <w:szCs w:val="20"/>
              </w:rPr>
            </w:pPr>
            <w:r>
              <w:rPr>
                <w:color w:val="222222"/>
                <w:sz w:val="20"/>
                <w:szCs w:val="20"/>
              </w:rPr>
              <w:t>Individual</w:t>
            </w:r>
          </w:p>
        </w:tc>
        <w:tc>
          <w:tcPr>
            <w:tcW w:w="1276" w:type="dxa"/>
          </w:tcPr>
          <w:p w14:paraId="6C7FAB6F" w14:textId="39913A26" w:rsidR="00471EE5" w:rsidRDefault="00471EE5" w:rsidP="004804AB">
            <w:pPr>
              <w:jc w:val="center"/>
              <w:rPr>
                <w:color w:val="222222"/>
                <w:sz w:val="20"/>
                <w:szCs w:val="20"/>
              </w:rPr>
            </w:pPr>
            <w:r>
              <w:rPr>
                <w:color w:val="222222"/>
                <w:sz w:val="20"/>
                <w:szCs w:val="20"/>
              </w:rPr>
              <w:t>Outpatient</w:t>
            </w:r>
          </w:p>
        </w:tc>
        <w:tc>
          <w:tcPr>
            <w:tcW w:w="1082" w:type="dxa"/>
          </w:tcPr>
          <w:p w14:paraId="78E0BE60" w14:textId="1370A5E4" w:rsidR="00471EE5" w:rsidRDefault="00471EE5" w:rsidP="004804AB">
            <w:pPr>
              <w:jc w:val="center"/>
              <w:rPr>
                <w:color w:val="222222"/>
                <w:sz w:val="20"/>
                <w:szCs w:val="20"/>
              </w:rPr>
            </w:pPr>
            <w:r>
              <w:rPr>
                <w:color w:val="222222"/>
                <w:sz w:val="20"/>
                <w:szCs w:val="20"/>
              </w:rPr>
              <w:t>Low</w:t>
            </w:r>
          </w:p>
        </w:tc>
      </w:tr>
      <w:tr w:rsidR="004804AB" w14:paraId="3AD51EF4" w14:textId="55AA095D" w:rsidTr="00F8577D">
        <w:tc>
          <w:tcPr>
            <w:tcW w:w="1413" w:type="dxa"/>
          </w:tcPr>
          <w:p w14:paraId="1C5BAB69" w14:textId="3690CDDB" w:rsidR="00471EE5" w:rsidRPr="002C1159" w:rsidRDefault="00471EE5" w:rsidP="00471EE5">
            <w:pPr>
              <w:rPr>
                <w:color w:val="222222"/>
                <w:sz w:val="20"/>
                <w:szCs w:val="20"/>
              </w:rPr>
            </w:pPr>
            <w:r w:rsidRPr="007B38F1">
              <w:rPr>
                <w:color w:val="222222"/>
                <w:sz w:val="20"/>
                <w:szCs w:val="20"/>
              </w:rPr>
              <w:t xml:space="preserve">Goldstein </w:t>
            </w:r>
            <w:r w:rsidR="00AC7D44">
              <w:rPr>
                <w:color w:val="222222"/>
                <w:sz w:val="20"/>
                <w:szCs w:val="20"/>
              </w:rPr>
              <w:fldChar w:fldCharType="begin">
                <w:fldData xml:space="preserve">PEVuZE5vdGU+PENpdGU+PEF1dGhvcj5Hb2xkc3RlaW48L0F1dGhvcj48WWVhcj4yMDIwPC9ZZWFy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</w:fldData>
              </w:fldChar>
            </w:r>
            <w:r w:rsidR="00AC7D44">
              <w:rPr>
                <w:color w:val="222222"/>
                <w:sz w:val="20"/>
                <w:szCs w:val="20"/>
              </w:rPr>
              <w:instrText xml:space="preserve"> ADDIN EN.CITE </w:instrText>
            </w:r>
            <w:r w:rsidR="00AC7D44">
              <w:rPr>
                <w:color w:val="222222"/>
                <w:sz w:val="20"/>
                <w:szCs w:val="20"/>
              </w:rPr>
              <w:fldChar w:fldCharType="begin">
                <w:fldData xml:space="preserve">PEVuZE5vdGU+PENpdGU+PEF1dGhvcj5Hb2xkc3RlaW48L0F1dGhvcj48WWVhcj4yMDIwPC9ZZWFy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</w:fldData>
              </w:fldChar>
            </w:r>
            <w:r w:rsidR="00AC7D44">
              <w:rPr>
                <w:color w:val="222222"/>
                <w:sz w:val="20"/>
                <w:szCs w:val="20"/>
              </w:rPr>
              <w:instrText xml:space="preserve"> ADDIN EN.CITE.DATA </w:instrText>
            </w:r>
            <w:r w:rsidR="00AC7D44">
              <w:rPr>
                <w:color w:val="222222"/>
                <w:sz w:val="20"/>
                <w:szCs w:val="20"/>
              </w:rPr>
            </w:r>
            <w:r w:rsidR="00AC7D44">
              <w:rPr>
                <w:color w:val="222222"/>
                <w:sz w:val="20"/>
                <w:szCs w:val="20"/>
              </w:rPr>
              <w:fldChar w:fldCharType="end"/>
            </w:r>
            <w:r w:rsidR="00AC7D44">
              <w:rPr>
                <w:color w:val="222222"/>
                <w:sz w:val="20"/>
                <w:szCs w:val="20"/>
              </w:rPr>
            </w:r>
            <w:r w:rsidR="00AC7D44">
              <w:rPr>
                <w:color w:val="222222"/>
                <w:sz w:val="20"/>
                <w:szCs w:val="20"/>
              </w:rPr>
              <w:fldChar w:fldCharType="separate"/>
            </w:r>
            <w:r w:rsidR="00AC7D44">
              <w:rPr>
                <w:noProof/>
                <w:color w:val="222222"/>
                <w:sz w:val="20"/>
                <w:szCs w:val="20"/>
              </w:rPr>
              <w:t>[10]</w:t>
            </w:r>
            <w:r w:rsidR="00AC7D44">
              <w:rPr>
                <w:color w:val="222222"/>
                <w:sz w:val="20"/>
                <w:szCs w:val="20"/>
              </w:rPr>
              <w:fldChar w:fldCharType="end"/>
            </w:r>
          </w:p>
        </w:tc>
        <w:tc>
          <w:tcPr>
            <w:tcW w:w="1276" w:type="dxa"/>
          </w:tcPr>
          <w:p w14:paraId="03CB9C7C" w14:textId="77777777" w:rsidR="00471EE5" w:rsidRDefault="00471EE5" w:rsidP="004804AB">
            <w:pPr>
              <w:jc w:val="center"/>
              <w:rPr>
                <w:color w:val="222222"/>
                <w:sz w:val="20"/>
                <w:szCs w:val="20"/>
              </w:rPr>
            </w:pPr>
            <w:r>
              <w:rPr>
                <w:color w:val="222222"/>
                <w:sz w:val="20"/>
                <w:szCs w:val="20"/>
              </w:rPr>
              <w:t>UK</w:t>
            </w:r>
          </w:p>
        </w:tc>
        <w:tc>
          <w:tcPr>
            <w:tcW w:w="992" w:type="dxa"/>
          </w:tcPr>
          <w:p w14:paraId="353F0382" w14:textId="77777777" w:rsidR="00471EE5" w:rsidRDefault="00471EE5" w:rsidP="004804AB">
            <w:pPr>
              <w:jc w:val="center"/>
              <w:rPr>
                <w:color w:val="222222"/>
                <w:sz w:val="20"/>
                <w:szCs w:val="20"/>
              </w:rPr>
            </w:pPr>
            <w:r>
              <w:rPr>
                <w:color w:val="222222"/>
                <w:sz w:val="20"/>
                <w:szCs w:val="20"/>
              </w:rPr>
              <w:t>185</w:t>
            </w:r>
          </w:p>
          <w:p w14:paraId="4D76707C" w14:textId="6398C663" w:rsidR="00471EE5" w:rsidRDefault="00471EE5" w:rsidP="004804AB">
            <w:pPr>
              <w:jc w:val="center"/>
              <w:rPr>
                <w:color w:val="222222"/>
                <w:sz w:val="20"/>
                <w:szCs w:val="20"/>
              </w:rPr>
            </w:pPr>
            <w:r>
              <w:rPr>
                <w:color w:val="222222"/>
                <w:sz w:val="20"/>
                <w:szCs w:val="20"/>
              </w:rPr>
              <w:t>(140)</w:t>
            </w:r>
          </w:p>
        </w:tc>
        <w:tc>
          <w:tcPr>
            <w:tcW w:w="850" w:type="dxa"/>
          </w:tcPr>
          <w:p w14:paraId="53C63237" w14:textId="75359FEF" w:rsidR="00471EE5" w:rsidRDefault="00471EE5" w:rsidP="004804AB">
            <w:pPr>
              <w:jc w:val="center"/>
              <w:rPr>
                <w:color w:val="222222"/>
                <w:sz w:val="20"/>
                <w:szCs w:val="20"/>
              </w:rPr>
            </w:pPr>
            <w:r>
              <w:rPr>
                <w:color w:val="222222"/>
                <w:sz w:val="20"/>
                <w:szCs w:val="20"/>
              </w:rPr>
              <w:t>37.3</w:t>
            </w:r>
          </w:p>
          <w:p w14:paraId="75815AC5" w14:textId="2545783B" w:rsidR="00471EE5" w:rsidRDefault="00471EE5" w:rsidP="004804AB">
            <w:pPr>
              <w:jc w:val="center"/>
              <w:rPr>
                <w:color w:val="222222"/>
                <w:sz w:val="20"/>
                <w:szCs w:val="20"/>
              </w:rPr>
            </w:pPr>
            <w:r>
              <w:rPr>
                <w:color w:val="222222"/>
                <w:sz w:val="20"/>
                <w:szCs w:val="20"/>
              </w:rPr>
              <w:t>(14.2)</w:t>
            </w:r>
          </w:p>
        </w:tc>
        <w:tc>
          <w:tcPr>
            <w:tcW w:w="1843" w:type="dxa"/>
          </w:tcPr>
          <w:p w14:paraId="7E841BE4" w14:textId="77777777" w:rsidR="00471EE5" w:rsidRDefault="00471EE5" w:rsidP="004804AB">
            <w:pPr>
              <w:jc w:val="center"/>
              <w:rPr>
                <w:color w:val="222222"/>
                <w:sz w:val="20"/>
                <w:szCs w:val="20"/>
              </w:rPr>
            </w:pPr>
            <w:r>
              <w:rPr>
                <w:color w:val="222222"/>
                <w:sz w:val="20"/>
                <w:szCs w:val="20"/>
              </w:rPr>
              <w:t>Pragmatic, parallel-arm, multicentre RCT</w:t>
            </w:r>
          </w:p>
        </w:tc>
        <w:tc>
          <w:tcPr>
            <w:tcW w:w="1843" w:type="dxa"/>
          </w:tcPr>
          <w:p w14:paraId="2D2F026D" w14:textId="77777777" w:rsidR="00471EE5" w:rsidRDefault="00471EE5" w:rsidP="004804AB">
            <w:pPr>
              <w:jc w:val="center"/>
              <w:rPr>
                <w:color w:val="222222"/>
                <w:sz w:val="20"/>
                <w:szCs w:val="20"/>
              </w:rPr>
            </w:pPr>
            <w:r>
              <w:rPr>
                <w:color w:val="222222"/>
                <w:sz w:val="20"/>
                <w:szCs w:val="20"/>
              </w:rPr>
              <w:t>C-B</w:t>
            </w:r>
          </w:p>
        </w:tc>
        <w:tc>
          <w:tcPr>
            <w:tcW w:w="1701" w:type="dxa"/>
          </w:tcPr>
          <w:p w14:paraId="7F7CC82A" w14:textId="76FFA465" w:rsidR="00471EE5" w:rsidRDefault="00471EE5" w:rsidP="004804AB">
            <w:pPr>
              <w:jc w:val="center"/>
              <w:rPr>
                <w:color w:val="222222"/>
                <w:sz w:val="20"/>
                <w:szCs w:val="20"/>
              </w:rPr>
            </w:pPr>
            <w:r>
              <w:rPr>
                <w:color w:val="222222"/>
                <w:sz w:val="20"/>
                <w:szCs w:val="20"/>
              </w:rPr>
              <w:t>12+1 (median = 13)</w:t>
            </w:r>
          </w:p>
        </w:tc>
        <w:tc>
          <w:tcPr>
            <w:tcW w:w="1559" w:type="dxa"/>
          </w:tcPr>
          <w:p w14:paraId="7117F8C7" w14:textId="4852AE20" w:rsidR="00471EE5" w:rsidRDefault="00471EE5" w:rsidP="004804AB">
            <w:pPr>
              <w:jc w:val="center"/>
              <w:rPr>
                <w:color w:val="222222"/>
                <w:sz w:val="20"/>
                <w:szCs w:val="20"/>
              </w:rPr>
            </w:pPr>
            <w:r>
              <w:rPr>
                <w:color w:val="222222"/>
                <w:sz w:val="20"/>
                <w:szCs w:val="20"/>
              </w:rPr>
              <w:t>Individual</w:t>
            </w:r>
          </w:p>
        </w:tc>
        <w:tc>
          <w:tcPr>
            <w:tcW w:w="1276" w:type="dxa"/>
          </w:tcPr>
          <w:p w14:paraId="3FAFDE82" w14:textId="26EEF025" w:rsidR="00471EE5" w:rsidRDefault="00471EE5" w:rsidP="004804AB">
            <w:pPr>
              <w:jc w:val="center"/>
              <w:rPr>
                <w:color w:val="222222"/>
                <w:sz w:val="20"/>
                <w:szCs w:val="20"/>
              </w:rPr>
            </w:pPr>
            <w:r>
              <w:rPr>
                <w:color w:val="222222"/>
                <w:sz w:val="20"/>
                <w:szCs w:val="20"/>
              </w:rPr>
              <w:t>Outpatient</w:t>
            </w:r>
          </w:p>
        </w:tc>
        <w:tc>
          <w:tcPr>
            <w:tcW w:w="1082" w:type="dxa"/>
          </w:tcPr>
          <w:p w14:paraId="58F7F093" w14:textId="377F9236" w:rsidR="00471EE5" w:rsidRDefault="00471EE5" w:rsidP="004804AB">
            <w:pPr>
              <w:jc w:val="center"/>
              <w:rPr>
                <w:color w:val="222222"/>
                <w:sz w:val="20"/>
                <w:szCs w:val="20"/>
              </w:rPr>
            </w:pPr>
            <w:r>
              <w:rPr>
                <w:color w:val="222222"/>
                <w:sz w:val="20"/>
                <w:szCs w:val="20"/>
              </w:rPr>
              <w:t>Low</w:t>
            </w:r>
          </w:p>
        </w:tc>
      </w:tr>
      <w:tr w:rsidR="004804AB" w14:paraId="6A8AF93A" w14:textId="73627930" w:rsidTr="00F8577D">
        <w:trPr>
          <w:trHeight w:val="319"/>
        </w:trPr>
        <w:tc>
          <w:tcPr>
            <w:tcW w:w="1413" w:type="dxa"/>
          </w:tcPr>
          <w:p w14:paraId="1D115188" w14:textId="0A1898AC" w:rsidR="00471EE5" w:rsidRPr="002C1159" w:rsidRDefault="00471EE5" w:rsidP="00471EE5">
            <w:pPr>
              <w:rPr>
                <w:color w:val="222222"/>
                <w:sz w:val="20"/>
                <w:szCs w:val="20"/>
              </w:rPr>
            </w:pPr>
            <w:r w:rsidRPr="007B38F1">
              <w:rPr>
                <w:color w:val="222222"/>
                <w:sz w:val="20"/>
                <w:szCs w:val="20"/>
              </w:rPr>
              <w:t>Khattak</w:t>
            </w:r>
            <w:r w:rsidR="006149ED">
              <w:rPr>
                <w:color w:val="222222"/>
                <w:sz w:val="20"/>
                <w:szCs w:val="20"/>
              </w:rPr>
              <w:t xml:space="preserve"> </w:t>
            </w:r>
            <w:r w:rsidR="006149ED">
              <w:rPr>
                <w:color w:val="222222"/>
                <w:sz w:val="20"/>
                <w:szCs w:val="20"/>
              </w:rPr>
              <w:fldChar w:fldCharType="begin"/>
            </w:r>
            <w:r w:rsidR="006149ED">
              <w:rPr>
                <w:color w:val="222222"/>
                <w:sz w:val="20"/>
                <w:szCs w:val="20"/>
              </w:rPr>
              <w:instrText xml:space="preserve"> ADDIN EN.CITE &lt;EndNote&gt;&lt;Cite&gt;&lt;Author&gt;Khattak&lt;/Author&gt;&lt;Year&gt;2006&lt;/Year&gt;&lt;IDText&gt;Behavior therapy in dissociative convulsions disorder&lt;/IDText&gt;&lt;DisplayText&gt;[49]&lt;/DisplayText&gt;&lt;record&gt;&lt;dates&gt;&lt;pub-dates&gt;&lt;date&gt;2006-May&lt;/date&gt;&lt;/pub-dates&gt;&lt;year&gt;2006&lt;/year&gt;&lt;/dates&gt;&lt;urls&gt;&lt;related-urls&gt;&lt;url&gt;&amp;lt;Go to ISI&amp;gt;://MEDLINE:16756783&lt;/url&gt;&lt;/related-urls&gt;&lt;/urls&gt;&lt;isbn&gt;1022-386X&lt;/isbn&gt;&lt;work-type&gt;; Randomized Controlled Trial&lt;/work-type&gt;&lt;titles&gt;&lt;title&gt;Behavior therapy in dissociative convulsions disorder&lt;/title&gt;&lt;secondary-title&gt;Journal of the College of Physicians and Surgeons--Pakistan : JCPSP&lt;/secondary-title&gt;&lt;/titles&gt;&lt;pages&gt;359-63&lt;/pages&gt;&lt;number&gt;5&lt;/number&gt;&lt;contributors&gt;&lt;authors&gt;&lt;author&gt;Khattak, Tabassum&lt;/author&gt;&lt;author&gt;Farooq, Saeed&lt;/author&gt;&lt;author&gt;Jan, Bahrawar&lt;/author&gt;&lt;/authors&gt;&lt;/contributors&gt;&lt;added-date format="utc"&gt;1696337772&lt;/added-date&gt;&lt;ref-type name="Journal Article"&gt;17&lt;/ref-type&gt;&lt;rec-number&gt;40264&lt;/rec-number&gt;&lt;last-updated-date format="utc"&gt;1696337772&lt;/last-updated-date&gt;&lt;accession-num&gt;MEDLINE:16756783&lt;/accession-num&gt;&lt;volume&gt;16&lt;/volume&gt;&lt;/record&gt;&lt;/Cite&gt;&lt;/EndNote&gt;</w:instrText>
            </w:r>
            <w:r w:rsidR="006149ED">
              <w:rPr>
                <w:color w:val="222222"/>
                <w:sz w:val="20"/>
                <w:szCs w:val="20"/>
              </w:rPr>
              <w:fldChar w:fldCharType="separate"/>
            </w:r>
            <w:r w:rsidR="006149ED">
              <w:rPr>
                <w:noProof/>
                <w:color w:val="222222"/>
                <w:sz w:val="20"/>
                <w:szCs w:val="20"/>
              </w:rPr>
              <w:t>[49]</w:t>
            </w:r>
            <w:r w:rsidR="006149ED">
              <w:rPr>
                <w:color w:val="222222"/>
                <w:sz w:val="20"/>
                <w:szCs w:val="20"/>
              </w:rPr>
              <w:fldChar w:fldCharType="end"/>
            </w:r>
            <w:r w:rsidR="004161AB">
              <w:rPr>
                <w:color w:val="222222"/>
                <w:sz w:val="20"/>
                <w:szCs w:val="20"/>
              </w:rPr>
              <w:t>*</w:t>
            </w:r>
          </w:p>
        </w:tc>
        <w:tc>
          <w:tcPr>
            <w:tcW w:w="1276" w:type="dxa"/>
          </w:tcPr>
          <w:p w14:paraId="3C718E8C" w14:textId="3418E222" w:rsidR="00471EE5" w:rsidRDefault="00471EE5" w:rsidP="004804AB">
            <w:pPr>
              <w:jc w:val="center"/>
              <w:rPr>
                <w:color w:val="222222"/>
                <w:sz w:val="20"/>
                <w:szCs w:val="20"/>
              </w:rPr>
            </w:pPr>
            <w:r>
              <w:rPr>
                <w:color w:val="222222"/>
                <w:sz w:val="20"/>
                <w:szCs w:val="20"/>
              </w:rPr>
              <w:t>Pakistan</w:t>
            </w:r>
          </w:p>
        </w:tc>
        <w:tc>
          <w:tcPr>
            <w:tcW w:w="992" w:type="dxa"/>
          </w:tcPr>
          <w:p w14:paraId="6B7656EA" w14:textId="77777777" w:rsidR="00471EE5" w:rsidRDefault="00471EE5" w:rsidP="004804AB">
            <w:pPr>
              <w:jc w:val="center"/>
              <w:rPr>
                <w:color w:val="222222"/>
                <w:sz w:val="20"/>
                <w:szCs w:val="20"/>
              </w:rPr>
            </w:pPr>
            <w:r>
              <w:rPr>
                <w:color w:val="222222"/>
                <w:sz w:val="20"/>
                <w:szCs w:val="20"/>
              </w:rPr>
              <w:t>50</w:t>
            </w:r>
          </w:p>
          <w:p w14:paraId="35F148D8" w14:textId="39A7F4E3" w:rsidR="00471EE5" w:rsidRDefault="00471EE5" w:rsidP="004804AB">
            <w:pPr>
              <w:jc w:val="center"/>
              <w:rPr>
                <w:color w:val="222222"/>
                <w:sz w:val="20"/>
                <w:szCs w:val="20"/>
              </w:rPr>
            </w:pPr>
            <w:r>
              <w:rPr>
                <w:color w:val="222222"/>
                <w:sz w:val="20"/>
                <w:szCs w:val="20"/>
              </w:rPr>
              <w:t>(NR)</w:t>
            </w:r>
          </w:p>
        </w:tc>
        <w:tc>
          <w:tcPr>
            <w:tcW w:w="850" w:type="dxa"/>
          </w:tcPr>
          <w:p w14:paraId="0484476F" w14:textId="75223231" w:rsidR="00471EE5" w:rsidRDefault="00471EE5" w:rsidP="004804AB">
            <w:pPr>
              <w:jc w:val="center"/>
              <w:rPr>
                <w:color w:val="222222"/>
                <w:sz w:val="20"/>
                <w:szCs w:val="20"/>
              </w:rPr>
            </w:pPr>
            <w:r>
              <w:rPr>
                <w:color w:val="222222"/>
                <w:sz w:val="20"/>
                <w:szCs w:val="20"/>
              </w:rPr>
              <w:t>24.3</w:t>
            </w:r>
          </w:p>
          <w:p w14:paraId="61B5334E" w14:textId="3BEC7BEF" w:rsidR="00471EE5" w:rsidRDefault="00471EE5" w:rsidP="004804AB">
            <w:pPr>
              <w:jc w:val="center"/>
              <w:rPr>
                <w:color w:val="222222"/>
                <w:sz w:val="20"/>
                <w:szCs w:val="20"/>
              </w:rPr>
            </w:pPr>
            <w:r>
              <w:rPr>
                <w:color w:val="222222"/>
                <w:sz w:val="20"/>
                <w:szCs w:val="20"/>
              </w:rPr>
              <w:t>(8.</w:t>
            </w:r>
            <w:r w:rsidR="00CF7AA5">
              <w:rPr>
                <w:color w:val="222222"/>
                <w:sz w:val="20"/>
                <w:szCs w:val="20"/>
              </w:rPr>
              <w:t>8</w:t>
            </w:r>
            <w:r>
              <w:rPr>
                <w:color w:val="222222"/>
                <w:sz w:val="20"/>
                <w:szCs w:val="20"/>
              </w:rPr>
              <w:t>)</w:t>
            </w:r>
          </w:p>
        </w:tc>
        <w:tc>
          <w:tcPr>
            <w:tcW w:w="1843" w:type="dxa"/>
          </w:tcPr>
          <w:p w14:paraId="7F7E2A33" w14:textId="77777777" w:rsidR="00471EE5" w:rsidRDefault="00471EE5" w:rsidP="004804AB">
            <w:pPr>
              <w:jc w:val="center"/>
              <w:rPr>
                <w:color w:val="222222"/>
                <w:sz w:val="20"/>
                <w:szCs w:val="20"/>
              </w:rPr>
            </w:pPr>
            <w:r>
              <w:rPr>
                <w:color w:val="222222"/>
                <w:sz w:val="20"/>
                <w:szCs w:val="20"/>
              </w:rPr>
              <w:t>RCT</w:t>
            </w:r>
          </w:p>
        </w:tc>
        <w:tc>
          <w:tcPr>
            <w:tcW w:w="1843" w:type="dxa"/>
          </w:tcPr>
          <w:p w14:paraId="2625D1D4" w14:textId="7B6A8DB1" w:rsidR="00471EE5" w:rsidRDefault="00471EE5" w:rsidP="004804AB">
            <w:pPr>
              <w:jc w:val="center"/>
              <w:rPr>
                <w:color w:val="222222"/>
                <w:sz w:val="20"/>
                <w:szCs w:val="20"/>
              </w:rPr>
            </w:pPr>
            <w:r>
              <w:rPr>
                <w:color w:val="222222"/>
                <w:sz w:val="20"/>
                <w:szCs w:val="20"/>
              </w:rPr>
              <w:t>Behavioural</w:t>
            </w:r>
          </w:p>
        </w:tc>
        <w:tc>
          <w:tcPr>
            <w:tcW w:w="1701" w:type="dxa"/>
          </w:tcPr>
          <w:p w14:paraId="13EF69B1" w14:textId="4FB9DE08" w:rsidR="00471EE5" w:rsidRDefault="00471EE5" w:rsidP="004804AB">
            <w:pPr>
              <w:jc w:val="center"/>
              <w:rPr>
                <w:color w:val="222222"/>
                <w:sz w:val="20"/>
                <w:szCs w:val="20"/>
              </w:rPr>
            </w:pPr>
            <w:r>
              <w:rPr>
                <w:color w:val="222222"/>
                <w:sz w:val="20"/>
                <w:szCs w:val="20"/>
              </w:rPr>
              <w:t>N</w:t>
            </w:r>
            <w:r w:rsidR="00BF5D6C">
              <w:rPr>
                <w:color w:val="222222"/>
                <w:sz w:val="20"/>
                <w:szCs w:val="20"/>
              </w:rPr>
              <w:t>R</w:t>
            </w:r>
          </w:p>
        </w:tc>
        <w:tc>
          <w:tcPr>
            <w:tcW w:w="1559" w:type="dxa"/>
          </w:tcPr>
          <w:p w14:paraId="62B65D34" w14:textId="16A951A6" w:rsidR="00471EE5" w:rsidRDefault="00471EE5" w:rsidP="004804AB">
            <w:pPr>
              <w:jc w:val="center"/>
              <w:rPr>
                <w:color w:val="222222"/>
                <w:sz w:val="20"/>
                <w:szCs w:val="20"/>
              </w:rPr>
            </w:pPr>
            <w:r>
              <w:rPr>
                <w:color w:val="222222"/>
                <w:sz w:val="20"/>
                <w:szCs w:val="20"/>
              </w:rPr>
              <w:t>Individual</w:t>
            </w:r>
          </w:p>
        </w:tc>
        <w:tc>
          <w:tcPr>
            <w:tcW w:w="1276" w:type="dxa"/>
          </w:tcPr>
          <w:p w14:paraId="09226CAF" w14:textId="78AE15AF" w:rsidR="00471EE5" w:rsidRDefault="00471EE5" w:rsidP="004804AB">
            <w:pPr>
              <w:jc w:val="center"/>
              <w:rPr>
                <w:color w:val="222222"/>
                <w:sz w:val="20"/>
                <w:szCs w:val="20"/>
              </w:rPr>
            </w:pPr>
            <w:r>
              <w:rPr>
                <w:color w:val="222222"/>
                <w:sz w:val="20"/>
                <w:szCs w:val="20"/>
              </w:rPr>
              <w:t>Inpatient</w:t>
            </w:r>
          </w:p>
        </w:tc>
        <w:tc>
          <w:tcPr>
            <w:tcW w:w="1082" w:type="dxa"/>
          </w:tcPr>
          <w:p w14:paraId="08B0326B" w14:textId="4982C63F" w:rsidR="00471EE5" w:rsidRDefault="00471EE5" w:rsidP="004804AB">
            <w:pPr>
              <w:jc w:val="center"/>
              <w:rPr>
                <w:color w:val="222222"/>
                <w:sz w:val="20"/>
                <w:szCs w:val="20"/>
              </w:rPr>
            </w:pPr>
            <w:r>
              <w:rPr>
                <w:color w:val="222222"/>
                <w:sz w:val="20"/>
                <w:szCs w:val="20"/>
              </w:rPr>
              <w:t>High</w:t>
            </w:r>
          </w:p>
        </w:tc>
      </w:tr>
      <w:tr w:rsidR="004804AB" w14:paraId="289B1B1D" w14:textId="7F22E477" w:rsidTr="00F8577D">
        <w:tc>
          <w:tcPr>
            <w:tcW w:w="1413" w:type="dxa"/>
          </w:tcPr>
          <w:p w14:paraId="70881569" w14:textId="634AD9DE" w:rsidR="00471EE5" w:rsidRPr="002C1159" w:rsidRDefault="00471EE5" w:rsidP="00471EE5">
            <w:pPr>
              <w:rPr>
                <w:color w:val="222222"/>
                <w:sz w:val="20"/>
                <w:szCs w:val="20"/>
              </w:rPr>
            </w:pPr>
            <w:proofErr w:type="spellStart"/>
            <w:r w:rsidRPr="007B38F1">
              <w:rPr>
                <w:color w:val="222222"/>
                <w:sz w:val="20"/>
                <w:szCs w:val="20"/>
              </w:rPr>
              <w:lastRenderedPageBreak/>
              <w:t>Korman</w:t>
            </w:r>
            <w:proofErr w:type="spellEnd"/>
            <w:r w:rsidR="00D82BBA">
              <w:rPr>
                <w:color w:val="222222"/>
                <w:sz w:val="20"/>
                <w:szCs w:val="20"/>
              </w:rPr>
              <w:t xml:space="preserve"> </w:t>
            </w:r>
            <w:r w:rsidR="00D82BBA">
              <w:rPr>
                <w:color w:val="222222"/>
                <w:sz w:val="20"/>
                <w:szCs w:val="20"/>
              </w:rPr>
              <w:fldChar w:fldCharType="begin"/>
            </w:r>
            <w:r w:rsidR="00D82BBA">
              <w:rPr>
                <w:color w:val="222222"/>
                <w:sz w:val="20"/>
                <w:szCs w:val="20"/>
              </w:rPr>
              <w:instrText xml:space="preserve"> ADDIN EN.CITE &lt;EndNote&gt;&lt;Cite&gt;&lt;Author&gt;Korman&lt;/Author&gt;&lt;Year&gt;2019&lt;/Year&gt;&lt;IDText&gt;Long-term outcome in a sample of underprivileged patients with psychogenic nonepileptic seizures (PNES) living in Argentina&lt;/IDText&gt;&lt;DisplayText&gt;[50]&lt;/DisplayText&gt;&lt;record&gt;&lt;keywords&gt;&lt;keyword&gt;Epilepsy&lt;/keyword&gt;&lt;keyword&gt;Follow-up&lt;/keyword&gt;&lt;keyword&gt;Functional neurological&lt;/keyword&gt;&lt;keyword&gt;Hispanic&lt;/keyword&gt;&lt;keyword&gt;Latino&lt;/keyword&gt;&lt;keyword&gt;Medical research&lt;/keyword&gt;&lt;keyword&gt;Medicine, Experimental&lt;/keyword&gt;&lt;keyword&gt;Outcome&lt;/keyword&gt;&lt;keyword&gt;Patient outcomes&lt;/keyword&gt;&lt;keyword&gt;Psychogenic nonepileptic seizures&lt;/keyword&gt;&lt;keyword&gt;Psychotherapy&lt;/keyword&gt;&lt;keyword&gt;Seizures (Medicine)&lt;/keyword&gt;&lt;/keywords&gt;&lt;isbn&gt;1525-5050&lt;/isbn&gt;&lt;titles&gt;&lt;title&gt;Long-term outcome in a sample of underprivileged patients with psychogenic nonepileptic seizures (PNES) living in Argentina&lt;/title&gt;&lt;secondary-title&gt;Epilepsy Behav&lt;/secondary-title&gt;&lt;/titles&gt;&lt;pages&gt;183-188&lt;/pages&gt;&lt;contributors&gt;&lt;authors&gt;&lt;author&gt;Korman, Guido Pablo&lt;/author&gt;&lt;author&gt;Sarudiansky, Mercedes&lt;/author&gt;&lt;author&gt;Lanzillotti, Alejandra Inés&lt;/author&gt;&lt;author&gt;Areco Pico, María Marta&lt;/author&gt;&lt;author&gt;Tenreyro, Cristina&lt;/author&gt;&lt;author&gt;Valdez Paolasini, Gabriela&lt;/author&gt;&lt;author&gt;D&amp;apos;Alessio, Luciana&lt;/author&gt;&lt;author&gt;Scevola, Laura&lt;/author&gt;&lt;author&gt;Kochen, Silvia&lt;/author&gt;&lt;author&gt;Myers, Lorna&lt;/author&gt;&lt;/authors&gt;&lt;/contributors&gt;&lt;added-date format="utc"&gt;1696339085&lt;/added-date&gt;&lt;pub-location&gt;United States&lt;/pub-location&gt;&lt;ref-type name="Journal Article"&gt;17&lt;/ref-type&gt;&lt;dates&gt;&lt;year&gt;2019&lt;/year&gt;&lt;/dates&gt;&lt;rec-number&gt;40340&lt;/rec-number&gt;&lt;publisher&gt;United States: Elsevier Inc&lt;/publisher&gt;&lt;last-updated-date format="utc"&gt;1696339085&lt;/last-updated-date&gt;&lt;electronic-resource-num&gt;10.1016/j.yebeh.2019.03.005&lt;/electronic-resource-num&gt;&lt;volume&gt;94&lt;/volume&gt;&lt;/record&gt;&lt;/Cite&gt;&lt;/EndNote&gt;</w:instrText>
            </w:r>
            <w:r w:rsidR="00D82BBA">
              <w:rPr>
                <w:color w:val="222222"/>
                <w:sz w:val="20"/>
                <w:szCs w:val="20"/>
              </w:rPr>
              <w:fldChar w:fldCharType="separate"/>
            </w:r>
            <w:r w:rsidR="00D82BBA">
              <w:rPr>
                <w:noProof/>
                <w:color w:val="222222"/>
                <w:sz w:val="20"/>
                <w:szCs w:val="20"/>
              </w:rPr>
              <w:t>[50]</w:t>
            </w:r>
            <w:r w:rsidR="00D82BBA">
              <w:rPr>
                <w:color w:val="222222"/>
                <w:sz w:val="20"/>
                <w:szCs w:val="20"/>
              </w:rPr>
              <w:fldChar w:fldCharType="end"/>
            </w:r>
            <w:r w:rsidRPr="007B38F1">
              <w:rPr>
                <w:color w:val="222222"/>
                <w:sz w:val="20"/>
                <w:szCs w:val="20"/>
              </w:rPr>
              <w:t xml:space="preserve"> </w:t>
            </w:r>
          </w:p>
        </w:tc>
        <w:tc>
          <w:tcPr>
            <w:tcW w:w="1276" w:type="dxa"/>
          </w:tcPr>
          <w:p w14:paraId="2FAA5A34" w14:textId="77777777" w:rsidR="00471EE5" w:rsidRDefault="00471EE5" w:rsidP="004804AB">
            <w:pPr>
              <w:jc w:val="center"/>
              <w:rPr>
                <w:color w:val="222222"/>
                <w:sz w:val="20"/>
                <w:szCs w:val="20"/>
              </w:rPr>
            </w:pPr>
            <w:r w:rsidRPr="000F1490">
              <w:rPr>
                <w:color w:val="000000" w:themeColor="text1"/>
                <w:sz w:val="20"/>
                <w:szCs w:val="20"/>
              </w:rPr>
              <w:t>Argentina</w:t>
            </w:r>
          </w:p>
        </w:tc>
        <w:tc>
          <w:tcPr>
            <w:tcW w:w="992" w:type="dxa"/>
          </w:tcPr>
          <w:p w14:paraId="35533683" w14:textId="73C65E24" w:rsidR="00471EE5" w:rsidRDefault="0052562A" w:rsidP="004804AB">
            <w:pPr>
              <w:jc w:val="center"/>
              <w:rPr>
                <w:color w:val="222222"/>
                <w:sz w:val="20"/>
                <w:szCs w:val="20"/>
              </w:rPr>
            </w:pPr>
            <w:r>
              <w:rPr>
                <w:color w:val="222222"/>
                <w:sz w:val="20"/>
                <w:szCs w:val="20"/>
              </w:rPr>
              <w:t xml:space="preserve">23 </w:t>
            </w:r>
            <w:r w:rsidR="00347FC3">
              <w:rPr>
                <w:color w:val="222222"/>
                <w:sz w:val="20"/>
                <w:szCs w:val="20"/>
              </w:rPr>
              <w:t xml:space="preserve"> </w:t>
            </w:r>
            <w:proofErr w:type="gramStart"/>
            <w:r w:rsidR="00347FC3">
              <w:rPr>
                <w:color w:val="222222"/>
                <w:sz w:val="20"/>
                <w:szCs w:val="20"/>
              </w:rPr>
              <w:t xml:space="preserve">   </w:t>
            </w:r>
            <w:r>
              <w:rPr>
                <w:color w:val="222222"/>
                <w:sz w:val="20"/>
                <w:szCs w:val="20"/>
              </w:rPr>
              <w:t>(</w:t>
            </w:r>
            <w:proofErr w:type="gramEnd"/>
            <w:r>
              <w:rPr>
                <w:color w:val="222222"/>
                <w:sz w:val="20"/>
                <w:szCs w:val="20"/>
              </w:rPr>
              <w:t>20)</w:t>
            </w:r>
          </w:p>
        </w:tc>
        <w:tc>
          <w:tcPr>
            <w:tcW w:w="850" w:type="dxa"/>
          </w:tcPr>
          <w:p w14:paraId="545F0D37" w14:textId="3035EF15" w:rsidR="00471EE5" w:rsidRDefault="0052562A" w:rsidP="004804AB">
            <w:pPr>
              <w:jc w:val="center"/>
              <w:rPr>
                <w:color w:val="222222"/>
                <w:sz w:val="20"/>
                <w:szCs w:val="20"/>
              </w:rPr>
            </w:pPr>
            <w:r>
              <w:rPr>
                <w:color w:val="222222"/>
                <w:sz w:val="20"/>
                <w:szCs w:val="20"/>
              </w:rPr>
              <w:t>NR</w:t>
            </w:r>
          </w:p>
        </w:tc>
        <w:tc>
          <w:tcPr>
            <w:tcW w:w="1843" w:type="dxa"/>
          </w:tcPr>
          <w:p w14:paraId="5D8AD7B6" w14:textId="77777777" w:rsidR="00471EE5" w:rsidRDefault="00471EE5" w:rsidP="004804AB">
            <w:pPr>
              <w:jc w:val="center"/>
              <w:rPr>
                <w:color w:val="222222"/>
                <w:sz w:val="20"/>
                <w:szCs w:val="20"/>
              </w:rPr>
            </w:pPr>
            <w:r w:rsidRPr="000F1490">
              <w:rPr>
                <w:color w:val="000000" w:themeColor="text1"/>
                <w:sz w:val="20"/>
                <w:szCs w:val="20"/>
              </w:rPr>
              <w:t>Evaluation</w:t>
            </w:r>
          </w:p>
        </w:tc>
        <w:tc>
          <w:tcPr>
            <w:tcW w:w="1843" w:type="dxa"/>
          </w:tcPr>
          <w:p w14:paraId="32824E10" w14:textId="77777777" w:rsidR="00471EE5" w:rsidRDefault="00471EE5" w:rsidP="004804AB">
            <w:pPr>
              <w:jc w:val="center"/>
              <w:rPr>
                <w:color w:val="222222"/>
                <w:sz w:val="20"/>
                <w:szCs w:val="20"/>
              </w:rPr>
            </w:pPr>
            <w:r w:rsidRPr="000F1490">
              <w:rPr>
                <w:color w:val="000000" w:themeColor="text1"/>
                <w:sz w:val="20"/>
                <w:szCs w:val="20"/>
              </w:rPr>
              <w:t>Psychoeducation</w:t>
            </w:r>
          </w:p>
        </w:tc>
        <w:tc>
          <w:tcPr>
            <w:tcW w:w="1701" w:type="dxa"/>
          </w:tcPr>
          <w:p w14:paraId="4BF999B2" w14:textId="0CBE4CBF" w:rsidR="00471EE5" w:rsidRDefault="00471EE5" w:rsidP="004804AB">
            <w:pPr>
              <w:jc w:val="center"/>
              <w:rPr>
                <w:color w:val="222222"/>
                <w:sz w:val="20"/>
                <w:szCs w:val="20"/>
              </w:rPr>
            </w:pPr>
            <w:r w:rsidRPr="000F1490">
              <w:rPr>
                <w:color w:val="000000" w:themeColor="text1"/>
                <w:sz w:val="20"/>
                <w:szCs w:val="20"/>
              </w:rPr>
              <w:t>1 psychoeducation session</w:t>
            </w:r>
          </w:p>
        </w:tc>
        <w:tc>
          <w:tcPr>
            <w:tcW w:w="1559" w:type="dxa"/>
          </w:tcPr>
          <w:p w14:paraId="418A325B" w14:textId="77777777" w:rsidR="00471EE5" w:rsidRDefault="00471EE5" w:rsidP="004804AB">
            <w:pPr>
              <w:jc w:val="center"/>
              <w:rPr>
                <w:color w:val="222222"/>
                <w:sz w:val="20"/>
                <w:szCs w:val="20"/>
              </w:rPr>
            </w:pPr>
            <w:r>
              <w:rPr>
                <w:color w:val="222222"/>
                <w:sz w:val="20"/>
                <w:szCs w:val="20"/>
              </w:rPr>
              <w:t>Individual</w:t>
            </w:r>
          </w:p>
        </w:tc>
        <w:tc>
          <w:tcPr>
            <w:tcW w:w="1276" w:type="dxa"/>
          </w:tcPr>
          <w:p w14:paraId="6DBAAE17" w14:textId="38FC397A" w:rsidR="00471EE5" w:rsidRDefault="00471EE5" w:rsidP="004804AB">
            <w:pPr>
              <w:jc w:val="center"/>
              <w:rPr>
                <w:color w:val="222222"/>
                <w:sz w:val="20"/>
                <w:szCs w:val="20"/>
              </w:rPr>
            </w:pPr>
            <w:r>
              <w:rPr>
                <w:color w:val="222222"/>
                <w:sz w:val="20"/>
                <w:szCs w:val="20"/>
              </w:rPr>
              <w:t>Outpatient</w:t>
            </w:r>
          </w:p>
        </w:tc>
        <w:tc>
          <w:tcPr>
            <w:tcW w:w="1082" w:type="dxa"/>
          </w:tcPr>
          <w:p w14:paraId="2DB58AD0" w14:textId="3F35C7F3" w:rsidR="00471EE5" w:rsidRDefault="00471EE5" w:rsidP="004804AB">
            <w:pPr>
              <w:jc w:val="center"/>
              <w:rPr>
                <w:color w:val="222222"/>
                <w:sz w:val="20"/>
                <w:szCs w:val="20"/>
              </w:rPr>
            </w:pPr>
            <w:r>
              <w:rPr>
                <w:color w:val="222222"/>
                <w:sz w:val="20"/>
                <w:szCs w:val="20"/>
              </w:rPr>
              <w:t>High</w:t>
            </w:r>
          </w:p>
        </w:tc>
      </w:tr>
      <w:tr w:rsidR="004804AB" w14:paraId="2CA787AF" w14:textId="399979CB" w:rsidTr="00F8577D">
        <w:tc>
          <w:tcPr>
            <w:tcW w:w="1413" w:type="dxa"/>
          </w:tcPr>
          <w:p w14:paraId="616C014C" w14:textId="0982A489" w:rsidR="00471EE5" w:rsidRPr="002C1159" w:rsidRDefault="00471EE5" w:rsidP="00471EE5">
            <w:pPr>
              <w:rPr>
                <w:color w:val="222222"/>
                <w:sz w:val="20"/>
                <w:szCs w:val="20"/>
              </w:rPr>
            </w:pPr>
            <w:proofErr w:type="spellStart"/>
            <w:r w:rsidRPr="007B38F1">
              <w:rPr>
                <w:color w:val="222222"/>
                <w:sz w:val="20"/>
                <w:szCs w:val="20"/>
              </w:rPr>
              <w:t>Kuyk</w:t>
            </w:r>
            <w:proofErr w:type="spellEnd"/>
            <w:r w:rsidR="00D82BBA">
              <w:rPr>
                <w:color w:val="222222"/>
                <w:sz w:val="20"/>
                <w:szCs w:val="20"/>
              </w:rPr>
              <w:t xml:space="preserve"> </w:t>
            </w:r>
            <w:r w:rsidR="00D82BBA">
              <w:rPr>
                <w:color w:val="222222"/>
                <w:sz w:val="20"/>
                <w:szCs w:val="20"/>
              </w:rPr>
              <w:fldChar w:fldCharType="begin"/>
            </w:r>
            <w:r w:rsidR="00D82BBA">
              <w:rPr>
                <w:color w:val="222222"/>
                <w:sz w:val="20"/>
                <w:szCs w:val="20"/>
              </w:rPr>
              <w:instrText xml:space="preserve"> ADDIN EN.CITE &lt;EndNote&gt;&lt;Cite&gt;&lt;Author&gt;Kuyk&lt;/Author&gt;&lt;Year&gt;2008&lt;/Year&gt;&lt;IDText&gt;Psychological treatment of patients with psychogenic non- epileptic seizures: An outcome study&lt;/IDText&gt;&lt;DisplayText&gt;[51]&lt;/DisplayText&gt;&lt;record&gt;&lt;isbn&gt;1059-1311&lt;/isbn&gt;&lt;titles&gt;&lt;title&gt;Psychological treatment of patients with psychogenic non- epileptic seizures: An outcome study&lt;/title&gt;&lt;secondary-title&gt;Seizure&lt;/secondary-title&gt;&lt;/titles&gt;&lt;pages&gt;595-603&lt;/pages&gt;&lt;number&gt;7&lt;/number&gt;&lt;contributors&gt;&lt;authors&gt;&lt;author&gt;Kuyk, J.&lt;/author&gt;&lt;author&gt;Siffels, M. C.&lt;/author&gt;&lt;author&gt;Bakvis, P.&lt;/author&gt;&lt;author&gt;Swinkels, Wam&lt;/author&gt;&lt;/authors&gt;&lt;/contributors&gt;&lt;added-date format="utc"&gt;1426527711&lt;/added-date&gt;&lt;ref-type name="Journal Article"&gt;17&lt;/ref-type&gt;&lt;dates&gt;&lt;year&gt;2008&lt;/year&gt;&lt;/dates&gt;&lt;rec-number&gt;1020&lt;/rec-number&gt;&lt;last-updated-date format="utc"&gt;1655021486&lt;/last-updated-date&gt;&lt;electronic-resource-num&gt;10.1016/j.seizure.2008.02.006&lt;/electronic-resource-num&gt;&lt;volume&gt;17&lt;/volume&gt;&lt;/record&gt;&lt;/Cite&gt;&lt;/EndNote&gt;</w:instrText>
            </w:r>
            <w:r w:rsidR="00D82BBA">
              <w:rPr>
                <w:color w:val="222222"/>
                <w:sz w:val="20"/>
                <w:szCs w:val="20"/>
              </w:rPr>
              <w:fldChar w:fldCharType="separate"/>
            </w:r>
            <w:r w:rsidR="00D82BBA">
              <w:rPr>
                <w:noProof/>
                <w:color w:val="222222"/>
                <w:sz w:val="20"/>
                <w:szCs w:val="20"/>
              </w:rPr>
              <w:t>[51]</w:t>
            </w:r>
            <w:r w:rsidR="00D82BBA">
              <w:rPr>
                <w:color w:val="222222"/>
                <w:sz w:val="20"/>
                <w:szCs w:val="20"/>
              </w:rPr>
              <w:fldChar w:fldCharType="end"/>
            </w:r>
            <w:r w:rsidRPr="007B38F1">
              <w:rPr>
                <w:color w:val="222222"/>
                <w:sz w:val="20"/>
                <w:szCs w:val="20"/>
              </w:rPr>
              <w:t xml:space="preserve"> </w:t>
            </w:r>
          </w:p>
        </w:tc>
        <w:tc>
          <w:tcPr>
            <w:tcW w:w="1276" w:type="dxa"/>
          </w:tcPr>
          <w:p w14:paraId="077AB1AE" w14:textId="0D448BD3" w:rsidR="00471EE5" w:rsidRDefault="00471EE5" w:rsidP="004804AB">
            <w:pPr>
              <w:jc w:val="center"/>
              <w:rPr>
                <w:color w:val="222222"/>
                <w:sz w:val="20"/>
                <w:szCs w:val="20"/>
              </w:rPr>
            </w:pPr>
            <w:r>
              <w:rPr>
                <w:color w:val="222222"/>
                <w:sz w:val="20"/>
                <w:szCs w:val="20"/>
              </w:rPr>
              <w:t>Netherlands</w:t>
            </w:r>
          </w:p>
        </w:tc>
        <w:tc>
          <w:tcPr>
            <w:tcW w:w="992" w:type="dxa"/>
          </w:tcPr>
          <w:p w14:paraId="08FF175D" w14:textId="77777777" w:rsidR="00471EE5" w:rsidRDefault="00471EE5" w:rsidP="004804AB">
            <w:pPr>
              <w:jc w:val="center"/>
              <w:rPr>
                <w:color w:val="222222"/>
                <w:sz w:val="20"/>
                <w:szCs w:val="20"/>
              </w:rPr>
            </w:pPr>
            <w:r>
              <w:rPr>
                <w:color w:val="222222"/>
                <w:sz w:val="20"/>
                <w:szCs w:val="20"/>
              </w:rPr>
              <w:t>22</w:t>
            </w:r>
          </w:p>
          <w:p w14:paraId="3D2FF246" w14:textId="19B4C943" w:rsidR="00471EE5" w:rsidRDefault="00471EE5" w:rsidP="004804AB">
            <w:pPr>
              <w:jc w:val="center"/>
              <w:rPr>
                <w:color w:val="222222"/>
                <w:sz w:val="20"/>
                <w:szCs w:val="20"/>
              </w:rPr>
            </w:pPr>
            <w:r>
              <w:rPr>
                <w:color w:val="222222"/>
                <w:sz w:val="20"/>
                <w:szCs w:val="20"/>
              </w:rPr>
              <w:t>(NR)</w:t>
            </w:r>
          </w:p>
        </w:tc>
        <w:tc>
          <w:tcPr>
            <w:tcW w:w="850" w:type="dxa"/>
          </w:tcPr>
          <w:p w14:paraId="736E36B3" w14:textId="7A5B5CA8" w:rsidR="00471EE5" w:rsidRDefault="00471EE5" w:rsidP="004804AB">
            <w:pPr>
              <w:jc w:val="center"/>
              <w:rPr>
                <w:color w:val="222222"/>
                <w:sz w:val="20"/>
                <w:szCs w:val="20"/>
              </w:rPr>
            </w:pPr>
            <w:r>
              <w:rPr>
                <w:color w:val="222222"/>
                <w:sz w:val="20"/>
                <w:szCs w:val="20"/>
              </w:rPr>
              <w:t>30.6</w:t>
            </w:r>
          </w:p>
          <w:p w14:paraId="663577F9" w14:textId="1DFE9B42" w:rsidR="00471EE5" w:rsidRDefault="00471EE5" w:rsidP="004804AB">
            <w:pPr>
              <w:jc w:val="center"/>
              <w:rPr>
                <w:color w:val="222222"/>
                <w:sz w:val="20"/>
                <w:szCs w:val="20"/>
              </w:rPr>
            </w:pPr>
            <w:r>
              <w:rPr>
                <w:color w:val="222222"/>
                <w:sz w:val="20"/>
                <w:szCs w:val="20"/>
              </w:rPr>
              <w:t>(10.8)</w:t>
            </w:r>
          </w:p>
        </w:tc>
        <w:tc>
          <w:tcPr>
            <w:tcW w:w="1843" w:type="dxa"/>
          </w:tcPr>
          <w:p w14:paraId="2C486A8B" w14:textId="4799DE3D" w:rsidR="00471EE5" w:rsidRDefault="00471EE5" w:rsidP="004804AB">
            <w:pPr>
              <w:jc w:val="center"/>
              <w:rPr>
                <w:color w:val="222222"/>
                <w:sz w:val="20"/>
                <w:szCs w:val="20"/>
              </w:rPr>
            </w:pPr>
            <w:r>
              <w:rPr>
                <w:color w:val="222222"/>
                <w:sz w:val="20"/>
                <w:szCs w:val="20"/>
              </w:rPr>
              <w:t>Uncontrolled, prospective inpatient treatment program</w:t>
            </w:r>
          </w:p>
        </w:tc>
        <w:tc>
          <w:tcPr>
            <w:tcW w:w="1843" w:type="dxa"/>
          </w:tcPr>
          <w:p w14:paraId="712C1D3A" w14:textId="77777777" w:rsidR="00471EE5" w:rsidRDefault="00471EE5" w:rsidP="004804AB">
            <w:pPr>
              <w:jc w:val="center"/>
              <w:rPr>
                <w:color w:val="222222"/>
                <w:sz w:val="20"/>
                <w:szCs w:val="20"/>
              </w:rPr>
            </w:pPr>
            <w:r>
              <w:rPr>
                <w:color w:val="222222"/>
                <w:sz w:val="20"/>
                <w:szCs w:val="20"/>
              </w:rPr>
              <w:t>C-B</w:t>
            </w:r>
          </w:p>
        </w:tc>
        <w:tc>
          <w:tcPr>
            <w:tcW w:w="1701" w:type="dxa"/>
          </w:tcPr>
          <w:p w14:paraId="446A25E4" w14:textId="5157037F" w:rsidR="00471EE5" w:rsidRDefault="00C45BF1" w:rsidP="004804AB">
            <w:pPr>
              <w:jc w:val="center"/>
              <w:rPr>
                <w:color w:val="222222"/>
                <w:sz w:val="20"/>
                <w:szCs w:val="20"/>
              </w:rPr>
            </w:pPr>
            <w:r>
              <w:rPr>
                <w:color w:val="222222"/>
                <w:sz w:val="20"/>
                <w:szCs w:val="20"/>
              </w:rPr>
              <w:t>M</w:t>
            </w:r>
            <w:r w:rsidR="00471EE5">
              <w:rPr>
                <w:color w:val="222222"/>
                <w:sz w:val="20"/>
                <w:szCs w:val="20"/>
              </w:rPr>
              <w:t>ean = 4.8 months</w:t>
            </w:r>
          </w:p>
        </w:tc>
        <w:tc>
          <w:tcPr>
            <w:tcW w:w="1559" w:type="dxa"/>
          </w:tcPr>
          <w:p w14:paraId="373C845B" w14:textId="29FD33F5" w:rsidR="00471EE5" w:rsidRDefault="00471EE5" w:rsidP="004804AB">
            <w:pPr>
              <w:jc w:val="center"/>
              <w:rPr>
                <w:color w:val="222222"/>
                <w:sz w:val="20"/>
                <w:szCs w:val="20"/>
              </w:rPr>
            </w:pPr>
            <w:r>
              <w:rPr>
                <w:color w:val="222222"/>
                <w:sz w:val="20"/>
                <w:szCs w:val="20"/>
              </w:rPr>
              <w:t>Individual + Group</w:t>
            </w:r>
          </w:p>
        </w:tc>
        <w:tc>
          <w:tcPr>
            <w:tcW w:w="1276" w:type="dxa"/>
          </w:tcPr>
          <w:p w14:paraId="27AE5972" w14:textId="71BEFBF8" w:rsidR="00471EE5" w:rsidRDefault="00471EE5" w:rsidP="004804AB">
            <w:pPr>
              <w:jc w:val="center"/>
              <w:rPr>
                <w:color w:val="222222"/>
                <w:sz w:val="20"/>
                <w:szCs w:val="20"/>
              </w:rPr>
            </w:pPr>
            <w:r>
              <w:rPr>
                <w:color w:val="222222"/>
                <w:sz w:val="20"/>
                <w:szCs w:val="20"/>
              </w:rPr>
              <w:t>Inpatient</w:t>
            </w:r>
          </w:p>
        </w:tc>
        <w:tc>
          <w:tcPr>
            <w:tcW w:w="1082" w:type="dxa"/>
          </w:tcPr>
          <w:p w14:paraId="66AA41B4" w14:textId="46D53B40" w:rsidR="00471EE5" w:rsidRDefault="00471EE5" w:rsidP="004804AB">
            <w:pPr>
              <w:jc w:val="center"/>
              <w:rPr>
                <w:color w:val="222222"/>
                <w:sz w:val="20"/>
                <w:szCs w:val="20"/>
              </w:rPr>
            </w:pPr>
            <w:r>
              <w:rPr>
                <w:color w:val="222222"/>
                <w:sz w:val="20"/>
                <w:szCs w:val="20"/>
              </w:rPr>
              <w:t>High</w:t>
            </w:r>
          </w:p>
        </w:tc>
      </w:tr>
      <w:tr w:rsidR="004804AB" w14:paraId="6DEE11AF" w14:textId="344D6568" w:rsidTr="00F8577D">
        <w:tc>
          <w:tcPr>
            <w:tcW w:w="1413" w:type="dxa"/>
          </w:tcPr>
          <w:p w14:paraId="320D10A1" w14:textId="6C1A7A6B" w:rsidR="00471EE5" w:rsidRPr="002C1159" w:rsidRDefault="00471EE5" w:rsidP="00471EE5">
            <w:pPr>
              <w:rPr>
                <w:color w:val="222222"/>
                <w:sz w:val="20"/>
                <w:szCs w:val="20"/>
              </w:rPr>
            </w:pPr>
            <w:proofErr w:type="spellStart"/>
            <w:r w:rsidRPr="007B38F1">
              <w:rPr>
                <w:color w:val="222222"/>
                <w:sz w:val="20"/>
                <w:szCs w:val="20"/>
              </w:rPr>
              <w:t>Labud</w:t>
            </w:r>
            <w:r w:rsidR="000438CD">
              <w:rPr>
                <w:color w:val="222222"/>
                <w:sz w:val="20"/>
                <w:szCs w:val="20"/>
              </w:rPr>
              <w:t>d</w:t>
            </w:r>
            <w:r w:rsidRPr="007B38F1">
              <w:rPr>
                <w:color w:val="222222"/>
                <w:sz w:val="20"/>
                <w:szCs w:val="20"/>
              </w:rPr>
              <w:t>a</w:t>
            </w:r>
            <w:proofErr w:type="spellEnd"/>
            <w:r w:rsidRPr="007B38F1">
              <w:rPr>
                <w:color w:val="222222"/>
                <w:sz w:val="20"/>
                <w:szCs w:val="20"/>
              </w:rPr>
              <w:t xml:space="preserve"> </w:t>
            </w:r>
            <w:r w:rsidR="00D82BBA">
              <w:rPr>
                <w:color w:val="222222"/>
                <w:sz w:val="20"/>
                <w:szCs w:val="20"/>
              </w:rPr>
              <w:fldChar w:fldCharType="begin">
                <w:fldData xml:space="preserve">PEVuZE5vdGU+PENpdGU+PEF1dGhvcj5MYWJ1ZGRhPC9BdXRob3I+PFllYXI+MjAyMDwvWWVhcj48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</w:fldData>
              </w:fldChar>
            </w:r>
            <w:r w:rsidR="00D82BBA">
              <w:rPr>
                <w:color w:val="222222"/>
                <w:sz w:val="20"/>
                <w:szCs w:val="20"/>
              </w:rPr>
              <w:instrText xml:space="preserve"> ADDIN EN.CITE </w:instrText>
            </w:r>
            <w:r w:rsidR="00D82BBA">
              <w:rPr>
                <w:color w:val="222222"/>
                <w:sz w:val="20"/>
                <w:szCs w:val="20"/>
              </w:rPr>
              <w:fldChar w:fldCharType="begin">
                <w:fldData xml:space="preserve">PEVuZE5vdGU+PENpdGU+PEF1dGhvcj5MYWJ1ZGRhPC9BdXRob3I+PFllYXI+MjAyMDwvWWVhcj48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</w:fldData>
              </w:fldChar>
            </w:r>
            <w:r w:rsidR="00D82BBA">
              <w:rPr>
                <w:color w:val="222222"/>
                <w:sz w:val="20"/>
                <w:szCs w:val="20"/>
              </w:rPr>
              <w:instrText xml:space="preserve"> ADDIN EN.CITE.DATA </w:instrText>
            </w:r>
            <w:r w:rsidR="00D82BBA">
              <w:rPr>
                <w:color w:val="222222"/>
                <w:sz w:val="20"/>
                <w:szCs w:val="20"/>
              </w:rPr>
            </w:r>
            <w:r w:rsidR="00D82BBA">
              <w:rPr>
                <w:color w:val="222222"/>
                <w:sz w:val="20"/>
                <w:szCs w:val="20"/>
              </w:rPr>
              <w:fldChar w:fldCharType="end"/>
            </w:r>
            <w:r w:rsidR="00D82BBA">
              <w:rPr>
                <w:color w:val="222222"/>
                <w:sz w:val="20"/>
                <w:szCs w:val="20"/>
              </w:rPr>
            </w:r>
            <w:r w:rsidR="00D82BBA">
              <w:rPr>
                <w:color w:val="222222"/>
                <w:sz w:val="20"/>
                <w:szCs w:val="20"/>
              </w:rPr>
              <w:fldChar w:fldCharType="separate"/>
            </w:r>
            <w:r w:rsidR="00D82BBA">
              <w:rPr>
                <w:noProof/>
                <w:color w:val="222222"/>
                <w:sz w:val="20"/>
                <w:szCs w:val="20"/>
              </w:rPr>
              <w:t>[52]</w:t>
            </w:r>
            <w:r w:rsidR="00D82BBA">
              <w:rPr>
                <w:color w:val="222222"/>
                <w:sz w:val="20"/>
                <w:szCs w:val="20"/>
              </w:rPr>
              <w:fldChar w:fldCharType="end"/>
            </w:r>
          </w:p>
        </w:tc>
        <w:tc>
          <w:tcPr>
            <w:tcW w:w="1276" w:type="dxa"/>
          </w:tcPr>
          <w:p w14:paraId="3A43B1FA" w14:textId="7D4EDE4A" w:rsidR="00471EE5" w:rsidRDefault="00471EE5" w:rsidP="004804AB">
            <w:pPr>
              <w:jc w:val="center"/>
              <w:rPr>
                <w:color w:val="222222"/>
                <w:sz w:val="20"/>
                <w:szCs w:val="20"/>
              </w:rPr>
            </w:pPr>
            <w:r>
              <w:rPr>
                <w:color w:val="222222"/>
                <w:sz w:val="20"/>
                <w:szCs w:val="20"/>
              </w:rPr>
              <w:t>Germany</w:t>
            </w:r>
          </w:p>
        </w:tc>
        <w:tc>
          <w:tcPr>
            <w:tcW w:w="992" w:type="dxa"/>
          </w:tcPr>
          <w:p w14:paraId="520F9438" w14:textId="77777777" w:rsidR="00471EE5" w:rsidRDefault="00471EE5" w:rsidP="004804AB">
            <w:pPr>
              <w:jc w:val="center"/>
              <w:rPr>
                <w:color w:val="222222"/>
                <w:sz w:val="20"/>
                <w:szCs w:val="20"/>
              </w:rPr>
            </w:pPr>
            <w:r>
              <w:rPr>
                <w:color w:val="222222"/>
                <w:sz w:val="20"/>
                <w:szCs w:val="20"/>
              </w:rPr>
              <w:t>80</w:t>
            </w:r>
          </w:p>
          <w:p w14:paraId="3AB5FE5D" w14:textId="55B2A721" w:rsidR="00471EE5" w:rsidRDefault="00471EE5" w:rsidP="004804AB">
            <w:pPr>
              <w:jc w:val="center"/>
              <w:rPr>
                <w:color w:val="222222"/>
                <w:sz w:val="20"/>
                <w:szCs w:val="20"/>
              </w:rPr>
            </w:pPr>
            <w:r>
              <w:rPr>
                <w:color w:val="222222"/>
                <w:sz w:val="20"/>
                <w:szCs w:val="20"/>
              </w:rPr>
              <w:t>(60)</w:t>
            </w:r>
          </w:p>
        </w:tc>
        <w:tc>
          <w:tcPr>
            <w:tcW w:w="850" w:type="dxa"/>
          </w:tcPr>
          <w:p w14:paraId="72EBFD57" w14:textId="33BFDCD4" w:rsidR="00471EE5" w:rsidRDefault="00471EE5" w:rsidP="004804AB">
            <w:pPr>
              <w:jc w:val="center"/>
              <w:rPr>
                <w:color w:val="222222"/>
                <w:sz w:val="20"/>
                <w:szCs w:val="20"/>
              </w:rPr>
            </w:pPr>
            <w:r>
              <w:rPr>
                <w:color w:val="222222"/>
                <w:sz w:val="20"/>
                <w:szCs w:val="20"/>
              </w:rPr>
              <w:t>33.</w:t>
            </w:r>
            <w:r w:rsidR="00CF7AA5">
              <w:rPr>
                <w:color w:val="222222"/>
                <w:sz w:val="20"/>
                <w:szCs w:val="20"/>
              </w:rPr>
              <w:t>8</w:t>
            </w:r>
          </w:p>
          <w:p w14:paraId="6262DE5A" w14:textId="4ED746B1" w:rsidR="00471EE5" w:rsidRDefault="00471EE5" w:rsidP="004804AB">
            <w:pPr>
              <w:jc w:val="center"/>
              <w:rPr>
                <w:color w:val="222222"/>
                <w:sz w:val="20"/>
                <w:szCs w:val="20"/>
              </w:rPr>
            </w:pPr>
            <w:r>
              <w:rPr>
                <w:color w:val="222222"/>
                <w:sz w:val="20"/>
                <w:szCs w:val="20"/>
              </w:rPr>
              <w:t>(13.6)</w:t>
            </w:r>
          </w:p>
        </w:tc>
        <w:tc>
          <w:tcPr>
            <w:tcW w:w="1843" w:type="dxa"/>
          </w:tcPr>
          <w:p w14:paraId="05F90455" w14:textId="41C28CB5" w:rsidR="00471EE5" w:rsidRDefault="00471EE5" w:rsidP="004804AB">
            <w:pPr>
              <w:jc w:val="center"/>
              <w:rPr>
                <w:color w:val="222222"/>
                <w:sz w:val="20"/>
                <w:szCs w:val="20"/>
              </w:rPr>
            </w:pPr>
            <w:r>
              <w:rPr>
                <w:color w:val="222222"/>
                <w:sz w:val="20"/>
                <w:szCs w:val="20"/>
              </w:rPr>
              <w:t>Prospective, naturalistic evaluation</w:t>
            </w:r>
          </w:p>
        </w:tc>
        <w:tc>
          <w:tcPr>
            <w:tcW w:w="1843" w:type="dxa"/>
          </w:tcPr>
          <w:p w14:paraId="3D27D7FE" w14:textId="77777777" w:rsidR="00471EE5" w:rsidRDefault="00471EE5" w:rsidP="004804AB">
            <w:pPr>
              <w:jc w:val="center"/>
              <w:rPr>
                <w:color w:val="222222"/>
                <w:sz w:val="20"/>
                <w:szCs w:val="20"/>
              </w:rPr>
            </w:pPr>
            <w:r>
              <w:rPr>
                <w:color w:val="222222"/>
                <w:sz w:val="20"/>
                <w:szCs w:val="20"/>
              </w:rPr>
              <w:t>C-B</w:t>
            </w:r>
          </w:p>
        </w:tc>
        <w:tc>
          <w:tcPr>
            <w:tcW w:w="1701" w:type="dxa"/>
          </w:tcPr>
          <w:p w14:paraId="3C95FE12" w14:textId="5F9CCEEC" w:rsidR="00471EE5" w:rsidRDefault="00471EE5" w:rsidP="004804AB">
            <w:pPr>
              <w:jc w:val="center"/>
              <w:rPr>
                <w:color w:val="222222"/>
                <w:sz w:val="20"/>
                <w:szCs w:val="20"/>
              </w:rPr>
            </w:pPr>
            <w:r>
              <w:rPr>
                <w:color w:val="222222"/>
                <w:sz w:val="20"/>
                <w:szCs w:val="20"/>
              </w:rPr>
              <w:t>mean = 64.5 days</w:t>
            </w:r>
          </w:p>
        </w:tc>
        <w:tc>
          <w:tcPr>
            <w:tcW w:w="1559" w:type="dxa"/>
          </w:tcPr>
          <w:p w14:paraId="6140C75D" w14:textId="1DBB2567" w:rsidR="00471EE5" w:rsidRDefault="00471EE5" w:rsidP="004804AB">
            <w:pPr>
              <w:jc w:val="center"/>
              <w:rPr>
                <w:color w:val="222222"/>
                <w:sz w:val="20"/>
                <w:szCs w:val="20"/>
              </w:rPr>
            </w:pPr>
            <w:r>
              <w:rPr>
                <w:color w:val="222222"/>
                <w:sz w:val="20"/>
                <w:szCs w:val="20"/>
              </w:rPr>
              <w:t>Individual + Group</w:t>
            </w:r>
          </w:p>
        </w:tc>
        <w:tc>
          <w:tcPr>
            <w:tcW w:w="1276" w:type="dxa"/>
          </w:tcPr>
          <w:p w14:paraId="0D2D17ED" w14:textId="2F96A8F3" w:rsidR="00471EE5" w:rsidRDefault="00471EE5" w:rsidP="004804AB">
            <w:pPr>
              <w:jc w:val="center"/>
              <w:rPr>
                <w:color w:val="222222"/>
                <w:sz w:val="20"/>
                <w:szCs w:val="20"/>
              </w:rPr>
            </w:pPr>
            <w:r>
              <w:rPr>
                <w:color w:val="222222"/>
                <w:sz w:val="20"/>
                <w:szCs w:val="20"/>
              </w:rPr>
              <w:t>Inpatient</w:t>
            </w:r>
          </w:p>
        </w:tc>
        <w:tc>
          <w:tcPr>
            <w:tcW w:w="1082" w:type="dxa"/>
          </w:tcPr>
          <w:p w14:paraId="15FB8A1C" w14:textId="41DC4586" w:rsidR="00471EE5" w:rsidRDefault="00471EE5" w:rsidP="004804AB">
            <w:pPr>
              <w:jc w:val="center"/>
              <w:rPr>
                <w:color w:val="222222"/>
                <w:sz w:val="20"/>
                <w:szCs w:val="20"/>
              </w:rPr>
            </w:pPr>
            <w:r>
              <w:rPr>
                <w:color w:val="222222"/>
                <w:sz w:val="20"/>
                <w:szCs w:val="20"/>
              </w:rPr>
              <w:t>High</w:t>
            </w:r>
          </w:p>
        </w:tc>
      </w:tr>
      <w:tr w:rsidR="004804AB" w14:paraId="62E52247" w14:textId="3C4E052D" w:rsidTr="00F8577D">
        <w:tc>
          <w:tcPr>
            <w:tcW w:w="1413" w:type="dxa"/>
          </w:tcPr>
          <w:p w14:paraId="61296BA5" w14:textId="4E098F52" w:rsidR="00471EE5" w:rsidRPr="002C1159" w:rsidRDefault="00471EE5" w:rsidP="00471EE5">
            <w:pPr>
              <w:rPr>
                <w:color w:val="222222"/>
                <w:sz w:val="20"/>
                <w:szCs w:val="20"/>
              </w:rPr>
            </w:pPr>
            <w:r w:rsidRPr="007B38F1">
              <w:rPr>
                <w:color w:val="222222"/>
                <w:sz w:val="20"/>
                <w:szCs w:val="20"/>
              </w:rPr>
              <w:t>LaFrance</w:t>
            </w:r>
            <w:r w:rsidR="00E86500">
              <w:rPr>
                <w:color w:val="222222"/>
                <w:sz w:val="20"/>
                <w:szCs w:val="20"/>
              </w:rPr>
              <w:t xml:space="preserve"> </w:t>
            </w:r>
            <w:r w:rsidR="00E86500">
              <w:rPr>
                <w:color w:val="222222"/>
                <w:sz w:val="20"/>
                <w:szCs w:val="20"/>
              </w:rPr>
              <w:fldChar w:fldCharType="begin">
                <w:fldData xml:space="preserve">PEVuZE5vdGU+PENpdGU+PEF1dGhvcj5MYUZyYW5jZTwvQXV0aG9yPjxZZWFyPjIwMDk8L1llYXI+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</w:fldData>
              </w:fldChar>
            </w:r>
            <w:r w:rsidR="00E86500">
              <w:rPr>
                <w:color w:val="222222"/>
                <w:sz w:val="20"/>
                <w:szCs w:val="20"/>
              </w:rPr>
              <w:instrText xml:space="preserve"> ADDIN EN.CITE </w:instrText>
            </w:r>
            <w:r w:rsidR="00E86500">
              <w:rPr>
                <w:color w:val="222222"/>
                <w:sz w:val="20"/>
                <w:szCs w:val="20"/>
              </w:rPr>
              <w:fldChar w:fldCharType="begin">
                <w:fldData xml:space="preserve">PEVuZE5vdGU+PENpdGU+PEF1dGhvcj5MYUZyYW5jZTwvQXV0aG9yPjxZZWFyPjIwMDk8L1llYXI+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</w:fldData>
              </w:fldChar>
            </w:r>
            <w:r w:rsidR="00E86500">
              <w:rPr>
                <w:color w:val="222222"/>
                <w:sz w:val="20"/>
                <w:szCs w:val="20"/>
              </w:rPr>
              <w:instrText xml:space="preserve"> ADDIN EN.CITE.DATA </w:instrText>
            </w:r>
            <w:r w:rsidR="00E86500">
              <w:rPr>
                <w:color w:val="222222"/>
                <w:sz w:val="20"/>
                <w:szCs w:val="20"/>
              </w:rPr>
            </w:r>
            <w:r w:rsidR="00E86500">
              <w:rPr>
                <w:color w:val="222222"/>
                <w:sz w:val="20"/>
                <w:szCs w:val="20"/>
              </w:rPr>
              <w:fldChar w:fldCharType="end"/>
            </w:r>
            <w:r w:rsidR="00E86500">
              <w:rPr>
                <w:color w:val="222222"/>
                <w:sz w:val="20"/>
                <w:szCs w:val="20"/>
              </w:rPr>
            </w:r>
            <w:r w:rsidR="00E86500">
              <w:rPr>
                <w:color w:val="222222"/>
                <w:sz w:val="20"/>
                <w:szCs w:val="20"/>
              </w:rPr>
              <w:fldChar w:fldCharType="separate"/>
            </w:r>
            <w:r w:rsidR="00E86500">
              <w:rPr>
                <w:noProof/>
                <w:color w:val="222222"/>
                <w:sz w:val="20"/>
                <w:szCs w:val="20"/>
              </w:rPr>
              <w:t>[53]</w:t>
            </w:r>
            <w:r w:rsidR="00E86500">
              <w:rPr>
                <w:color w:val="222222"/>
                <w:sz w:val="20"/>
                <w:szCs w:val="20"/>
              </w:rPr>
              <w:fldChar w:fldCharType="end"/>
            </w:r>
            <w:r w:rsidRPr="007B38F1">
              <w:rPr>
                <w:color w:val="222222"/>
                <w:sz w:val="20"/>
                <w:szCs w:val="20"/>
              </w:rPr>
              <w:t xml:space="preserve"> </w:t>
            </w:r>
          </w:p>
        </w:tc>
        <w:tc>
          <w:tcPr>
            <w:tcW w:w="1276" w:type="dxa"/>
          </w:tcPr>
          <w:p w14:paraId="0D138990" w14:textId="3A63F7F4" w:rsidR="00471EE5" w:rsidRDefault="00471EE5" w:rsidP="004804AB">
            <w:pPr>
              <w:jc w:val="center"/>
              <w:rPr>
                <w:color w:val="222222"/>
                <w:sz w:val="20"/>
                <w:szCs w:val="20"/>
              </w:rPr>
            </w:pPr>
            <w:r>
              <w:rPr>
                <w:color w:val="222222"/>
                <w:sz w:val="20"/>
                <w:szCs w:val="20"/>
              </w:rPr>
              <w:t>USA</w:t>
            </w:r>
          </w:p>
        </w:tc>
        <w:tc>
          <w:tcPr>
            <w:tcW w:w="992" w:type="dxa"/>
          </w:tcPr>
          <w:p w14:paraId="41910D03" w14:textId="77777777" w:rsidR="00471EE5" w:rsidRDefault="00471EE5" w:rsidP="004804AB">
            <w:pPr>
              <w:jc w:val="center"/>
              <w:rPr>
                <w:color w:val="222222"/>
                <w:sz w:val="20"/>
                <w:szCs w:val="20"/>
              </w:rPr>
            </w:pPr>
            <w:r>
              <w:rPr>
                <w:color w:val="222222"/>
                <w:sz w:val="20"/>
                <w:szCs w:val="20"/>
              </w:rPr>
              <w:t>20</w:t>
            </w:r>
          </w:p>
          <w:p w14:paraId="74AD12AA" w14:textId="282C100D" w:rsidR="00471EE5" w:rsidRDefault="00471EE5" w:rsidP="004804AB">
            <w:pPr>
              <w:jc w:val="center"/>
              <w:rPr>
                <w:color w:val="222222"/>
                <w:sz w:val="20"/>
                <w:szCs w:val="20"/>
              </w:rPr>
            </w:pPr>
            <w:r>
              <w:rPr>
                <w:color w:val="222222"/>
                <w:sz w:val="20"/>
                <w:szCs w:val="20"/>
              </w:rPr>
              <w:t>(17)</w:t>
            </w:r>
          </w:p>
        </w:tc>
        <w:tc>
          <w:tcPr>
            <w:tcW w:w="850" w:type="dxa"/>
          </w:tcPr>
          <w:p w14:paraId="2EB1F726" w14:textId="5011CA0B" w:rsidR="00471EE5" w:rsidRDefault="00471EE5" w:rsidP="004804AB">
            <w:pPr>
              <w:jc w:val="center"/>
              <w:rPr>
                <w:color w:val="222222"/>
                <w:sz w:val="20"/>
                <w:szCs w:val="20"/>
              </w:rPr>
            </w:pPr>
            <w:r>
              <w:rPr>
                <w:color w:val="222222"/>
                <w:sz w:val="20"/>
                <w:szCs w:val="20"/>
              </w:rPr>
              <w:t>36</w:t>
            </w:r>
          </w:p>
          <w:p w14:paraId="7C633C26" w14:textId="5580FA69" w:rsidR="00471EE5" w:rsidRDefault="00471EE5" w:rsidP="004804AB">
            <w:pPr>
              <w:jc w:val="center"/>
              <w:rPr>
                <w:color w:val="222222"/>
                <w:sz w:val="20"/>
                <w:szCs w:val="20"/>
              </w:rPr>
            </w:pPr>
            <w:r>
              <w:rPr>
                <w:color w:val="222222"/>
                <w:sz w:val="20"/>
                <w:szCs w:val="20"/>
              </w:rPr>
              <w:t>(10.4)</w:t>
            </w:r>
          </w:p>
        </w:tc>
        <w:tc>
          <w:tcPr>
            <w:tcW w:w="1843" w:type="dxa"/>
          </w:tcPr>
          <w:p w14:paraId="06078BB9" w14:textId="3D709658" w:rsidR="00471EE5" w:rsidRDefault="00471EE5" w:rsidP="004804AB">
            <w:pPr>
              <w:jc w:val="center"/>
              <w:rPr>
                <w:color w:val="222222"/>
                <w:sz w:val="20"/>
                <w:szCs w:val="20"/>
              </w:rPr>
            </w:pPr>
            <w:r>
              <w:rPr>
                <w:color w:val="222222"/>
                <w:sz w:val="20"/>
                <w:szCs w:val="20"/>
              </w:rPr>
              <w:t>Prospective non-randomised clinical trial</w:t>
            </w:r>
          </w:p>
        </w:tc>
        <w:tc>
          <w:tcPr>
            <w:tcW w:w="1843" w:type="dxa"/>
          </w:tcPr>
          <w:p w14:paraId="6A87ECE1" w14:textId="77777777" w:rsidR="00471EE5" w:rsidRDefault="00471EE5" w:rsidP="004804AB">
            <w:pPr>
              <w:jc w:val="center"/>
              <w:rPr>
                <w:color w:val="222222"/>
                <w:sz w:val="20"/>
                <w:szCs w:val="20"/>
              </w:rPr>
            </w:pPr>
            <w:r>
              <w:rPr>
                <w:color w:val="222222"/>
                <w:sz w:val="20"/>
                <w:szCs w:val="20"/>
              </w:rPr>
              <w:t>C-B</w:t>
            </w:r>
          </w:p>
        </w:tc>
        <w:tc>
          <w:tcPr>
            <w:tcW w:w="1701" w:type="dxa"/>
          </w:tcPr>
          <w:p w14:paraId="7B97682C" w14:textId="23447CB8" w:rsidR="00471EE5" w:rsidRDefault="00471EE5" w:rsidP="004804AB">
            <w:pPr>
              <w:jc w:val="center"/>
              <w:rPr>
                <w:color w:val="222222"/>
                <w:sz w:val="20"/>
                <w:szCs w:val="20"/>
              </w:rPr>
            </w:pPr>
            <w:r>
              <w:rPr>
                <w:color w:val="222222"/>
                <w:sz w:val="20"/>
                <w:szCs w:val="20"/>
              </w:rPr>
              <w:t>12 sessions</w:t>
            </w:r>
          </w:p>
        </w:tc>
        <w:tc>
          <w:tcPr>
            <w:tcW w:w="1559" w:type="dxa"/>
          </w:tcPr>
          <w:p w14:paraId="7A846A86" w14:textId="15717504" w:rsidR="00471EE5" w:rsidRDefault="00471EE5" w:rsidP="004804AB">
            <w:pPr>
              <w:jc w:val="center"/>
              <w:rPr>
                <w:color w:val="222222"/>
                <w:sz w:val="20"/>
                <w:szCs w:val="20"/>
              </w:rPr>
            </w:pPr>
            <w:r>
              <w:rPr>
                <w:color w:val="222222"/>
                <w:sz w:val="20"/>
                <w:szCs w:val="20"/>
              </w:rPr>
              <w:t>Individual</w:t>
            </w:r>
          </w:p>
        </w:tc>
        <w:tc>
          <w:tcPr>
            <w:tcW w:w="1276" w:type="dxa"/>
          </w:tcPr>
          <w:p w14:paraId="44F79156" w14:textId="3CA2C995" w:rsidR="00471EE5" w:rsidRDefault="00471EE5" w:rsidP="004804AB">
            <w:pPr>
              <w:jc w:val="center"/>
              <w:rPr>
                <w:color w:val="222222"/>
                <w:sz w:val="20"/>
                <w:szCs w:val="20"/>
              </w:rPr>
            </w:pPr>
            <w:r>
              <w:rPr>
                <w:color w:val="222222"/>
                <w:sz w:val="20"/>
                <w:szCs w:val="20"/>
              </w:rPr>
              <w:t>Outpatient</w:t>
            </w:r>
          </w:p>
        </w:tc>
        <w:tc>
          <w:tcPr>
            <w:tcW w:w="1082" w:type="dxa"/>
          </w:tcPr>
          <w:p w14:paraId="688F776B" w14:textId="4C1C3CA2" w:rsidR="00471EE5" w:rsidRDefault="00471EE5" w:rsidP="004804AB">
            <w:pPr>
              <w:jc w:val="center"/>
              <w:rPr>
                <w:color w:val="222222"/>
                <w:sz w:val="20"/>
                <w:szCs w:val="20"/>
              </w:rPr>
            </w:pPr>
            <w:r>
              <w:rPr>
                <w:color w:val="222222"/>
                <w:sz w:val="20"/>
                <w:szCs w:val="20"/>
              </w:rPr>
              <w:t>Medium</w:t>
            </w:r>
          </w:p>
        </w:tc>
      </w:tr>
      <w:tr w:rsidR="004804AB" w14:paraId="0941B393" w14:textId="0667B71D" w:rsidTr="00F8577D">
        <w:tc>
          <w:tcPr>
            <w:tcW w:w="1413" w:type="dxa"/>
          </w:tcPr>
          <w:p w14:paraId="0B60F8E7" w14:textId="00C3D1A8" w:rsidR="00471EE5" w:rsidRPr="007B38F1" w:rsidRDefault="00471EE5" w:rsidP="00471EE5">
            <w:pPr>
              <w:rPr>
                <w:color w:val="222222"/>
                <w:sz w:val="20"/>
                <w:szCs w:val="20"/>
              </w:rPr>
            </w:pPr>
            <w:r w:rsidRPr="007B38F1">
              <w:rPr>
                <w:color w:val="222222"/>
                <w:sz w:val="20"/>
                <w:szCs w:val="20"/>
              </w:rPr>
              <w:t xml:space="preserve">LaFrance </w:t>
            </w:r>
            <w:r w:rsidR="00E830F1">
              <w:rPr>
                <w:color w:val="222222"/>
                <w:sz w:val="20"/>
                <w:szCs w:val="20"/>
              </w:rPr>
              <w:fldChar w:fldCharType="begin">
                <w:fldData xml:space="preserve">PEVuZE5vdGU+PENpdGU+PEF1dGhvcj5MYUZyYW5jZTwvQXV0aG9yPjxZZWFyPjIwMTQ8L1llYXI+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</w:fldData>
              </w:fldChar>
            </w:r>
            <w:r w:rsidR="00E830F1">
              <w:rPr>
                <w:color w:val="222222"/>
                <w:sz w:val="20"/>
                <w:szCs w:val="20"/>
              </w:rPr>
              <w:instrText xml:space="preserve"> ADDIN EN.CITE </w:instrText>
            </w:r>
            <w:r w:rsidR="00E830F1">
              <w:rPr>
                <w:color w:val="222222"/>
                <w:sz w:val="20"/>
                <w:szCs w:val="20"/>
              </w:rPr>
              <w:fldChar w:fldCharType="begin">
                <w:fldData xml:space="preserve">PEVuZE5vdGU+PENpdGU+PEF1dGhvcj5MYUZyYW5jZTwvQXV0aG9yPjxZZWFyPjIwMTQ8L1llYXI+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</w:fldData>
              </w:fldChar>
            </w:r>
            <w:r w:rsidR="00E830F1">
              <w:rPr>
                <w:color w:val="222222"/>
                <w:sz w:val="20"/>
                <w:szCs w:val="20"/>
              </w:rPr>
              <w:instrText xml:space="preserve"> ADDIN EN.CITE.DATA </w:instrText>
            </w:r>
            <w:r w:rsidR="00E830F1">
              <w:rPr>
                <w:color w:val="222222"/>
                <w:sz w:val="20"/>
                <w:szCs w:val="20"/>
              </w:rPr>
            </w:r>
            <w:r w:rsidR="00E830F1">
              <w:rPr>
                <w:color w:val="222222"/>
                <w:sz w:val="20"/>
                <w:szCs w:val="20"/>
              </w:rPr>
              <w:fldChar w:fldCharType="end"/>
            </w:r>
            <w:r w:rsidR="00E830F1">
              <w:rPr>
                <w:color w:val="222222"/>
                <w:sz w:val="20"/>
                <w:szCs w:val="20"/>
              </w:rPr>
            </w:r>
            <w:r w:rsidR="00E830F1">
              <w:rPr>
                <w:color w:val="222222"/>
                <w:sz w:val="20"/>
                <w:szCs w:val="20"/>
              </w:rPr>
              <w:fldChar w:fldCharType="separate"/>
            </w:r>
            <w:r w:rsidR="00E830F1">
              <w:rPr>
                <w:noProof/>
                <w:color w:val="222222"/>
                <w:sz w:val="20"/>
                <w:szCs w:val="20"/>
              </w:rPr>
              <w:t>[54]</w:t>
            </w:r>
            <w:r w:rsidR="00E830F1">
              <w:rPr>
                <w:color w:val="222222"/>
                <w:sz w:val="20"/>
                <w:szCs w:val="20"/>
              </w:rPr>
              <w:fldChar w:fldCharType="end"/>
            </w:r>
            <w:r w:rsidR="001966F7">
              <w:rPr>
                <w:color w:val="222222"/>
                <w:sz w:val="20"/>
                <w:szCs w:val="20"/>
              </w:rPr>
              <w:sym w:font="Symbol" w:char="F066"/>
            </w:r>
          </w:p>
        </w:tc>
        <w:tc>
          <w:tcPr>
            <w:tcW w:w="1276" w:type="dxa"/>
          </w:tcPr>
          <w:p w14:paraId="22397A1B" w14:textId="724EF514" w:rsidR="00471EE5" w:rsidRDefault="00471EE5" w:rsidP="004804AB">
            <w:pPr>
              <w:jc w:val="center"/>
              <w:rPr>
                <w:color w:val="222222"/>
                <w:sz w:val="20"/>
                <w:szCs w:val="20"/>
              </w:rPr>
            </w:pPr>
            <w:r>
              <w:rPr>
                <w:color w:val="222222"/>
                <w:sz w:val="20"/>
                <w:szCs w:val="20"/>
              </w:rPr>
              <w:t>USA</w:t>
            </w:r>
          </w:p>
        </w:tc>
        <w:tc>
          <w:tcPr>
            <w:tcW w:w="992" w:type="dxa"/>
          </w:tcPr>
          <w:p w14:paraId="120E1C87" w14:textId="77777777" w:rsidR="00471EE5" w:rsidRDefault="00471EE5" w:rsidP="004804AB">
            <w:pPr>
              <w:jc w:val="center"/>
              <w:rPr>
                <w:color w:val="222222"/>
                <w:sz w:val="20"/>
                <w:szCs w:val="20"/>
              </w:rPr>
            </w:pPr>
            <w:r>
              <w:rPr>
                <w:color w:val="222222"/>
                <w:sz w:val="20"/>
                <w:szCs w:val="20"/>
              </w:rPr>
              <w:t>9</w:t>
            </w:r>
          </w:p>
          <w:p w14:paraId="0CC9DEDC" w14:textId="77777777" w:rsidR="00471EE5" w:rsidRDefault="00471EE5" w:rsidP="004804AB">
            <w:pPr>
              <w:jc w:val="center"/>
              <w:rPr>
                <w:color w:val="222222"/>
                <w:sz w:val="20"/>
                <w:szCs w:val="20"/>
              </w:rPr>
            </w:pPr>
            <w:r>
              <w:rPr>
                <w:color w:val="222222"/>
                <w:sz w:val="20"/>
                <w:szCs w:val="20"/>
              </w:rPr>
              <w:t>(7)</w:t>
            </w:r>
          </w:p>
          <w:p w14:paraId="42691BCB" w14:textId="2DBB7D7D" w:rsidR="009A4945" w:rsidRDefault="009A4945" w:rsidP="004804AB">
            <w:pPr>
              <w:jc w:val="center"/>
              <w:rPr>
                <w:color w:val="222222"/>
                <w:sz w:val="20"/>
                <w:szCs w:val="20"/>
              </w:rPr>
            </w:pPr>
          </w:p>
        </w:tc>
        <w:tc>
          <w:tcPr>
            <w:tcW w:w="850" w:type="dxa"/>
          </w:tcPr>
          <w:p w14:paraId="555C0FCA" w14:textId="50138175" w:rsidR="00471EE5" w:rsidRDefault="00471EE5" w:rsidP="004804AB">
            <w:pPr>
              <w:jc w:val="center"/>
              <w:rPr>
                <w:color w:val="222222"/>
                <w:sz w:val="20"/>
                <w:szCs w:val="20"/>
              </w:rPr>
            </w:pPr>
            <w:r>
              <w:rPr>
                <w:color w:val="222222"/>
                <w:sz w:val="20"/>
                <w:szCs w:val="20"/>
              </w:rPr>
              <w:t>37.9</w:t>
            </w:r>
          </w:p>
          <w:p w14:paraId="47D69871" w14:textId="175A5440" w:rsidR="00471EE5" w:rsidRDefault="00471EE5" w:rsidP="004804AB">
            <w:pPr>
              <w:jc w:val="center"/>
              <w:rPr>
                <w:color w:val="222222"/>
                <w:sz w:val="20"/>
                <w:szCs w:val="20"/>
              </w:rPr>
            </w:pPr>
            <w:r>
              <w:rPr>
                <w:color w:val="222222"/>
                <w:sz w:val="20"/>
                <w:szCs w:val="20"/>
              </w:rPr>
              <w:t>(11.5)</w:t>
            </w:r>
          </w:p>
        </w:tc>
        <w:tc>
          <w:tcPr>
            <w:tcW w:w="1843" w:type="dxa"/>
          </w:tcPr>
          <w:p w14:paraId="0EA2FBA6" w14:textId="77777777" w:rsidR="00471EE5" w:rsidRDefault="00471EE5" w:rsidP="004804AB">
            <w:pPr>
              <w:jc w:val="center"/>
              <w:rPr>
                <w:color w:val="222222"/>
                <w:sz w:val="20"/>
                <w:szCs w:val="20"/>
              </w:rPr>
            </w:pPr>
            <w:r>
              <w:rPr>
                <w:color w:val="222222"/>
                <w:sz w:val="20"/>
                <w:szCs w:val="20"/>
              </w:rPr>
              <w:t>Pilot RCT at 3 sites</w:t>
            </w:r>
          </w:p>
        </w:tc>
        <w:tc>
          <w:tcPr>
            <w:tcW w:w="1843" w:type="dxa"/>
          </w:tcPr>
          <w:p w14:paraId="1D9CC58E" w14:textId="77777777" w:rsidR="00471EE5" w:rsidRDefault="00471EE5" w:rsidP="004804AB">
            <w:pPr>
              <w:jc w:val="center"/>
              <w:rPr>
                <w:color w:val="222222"/>
                <w:sz w:val="20"/>
                <w:szCs w:val="20"/>
              </w:rPr>
            </w:pPr>
            <w:r>
              <w:rPr>
                <w:color w:val="222222"/>
                <w:sz w:val="20"/>
                <w:szCs w:val="20"/>
              </w:rPr>
              <w:t>C-B</w:t>
            </w:r>
          </w:p>
        </w:tc>
        <w:tc>
          <w:tcPr>
            <w:tcW w:w="1701" w:type="dxa"/>
          </w:tcPr>
          <w:p w14:paraId="22539F8C" w14:textId="266864C1" w:rsidR="00471EE5" w:rsidRDefault="00471EE5" w:rsidP="004804AB">
            <w:pPr>
              <w:jc w:val="center"/>
              <w:rPr>
                <w:color w:val="222222"/>
                <w:sz w:val="20"/>
                <w:szCs w:val="20"/>
              </w:rPr>
            </w:pPr>
            <w:r>
              <w:rPr>
                <w:color w:val="222222"/>
                <w:sz w:val="20"/>
                <w:szCs w:val="20"/>
              </w:rPr>
              <w:t>12 sessions</w:t>
            </w:r>
          </w:p>
        </w:tc>
        <w:tc>
          <w:tcPr>
            <w:tcW w:w="1559" w:type="dxa"/>
          </w:tcPr>
          <w:p w14:paraId="7D1C71DB" w14:textId="0DEDF983" w:rsidR="00471EE5" w:rsidRDefault="00471EE5" w:rsidP="004804AB">
            <w:pPr>
              <w:jc w:val="center"/>
              <w:rPr>
                <w:color w:val="222222"/>
                <w:sz w:val="20"/>
                <w:szCs w:val="20"/>
              </w:rPr>
            </w:pPr>
            <w:r>
              <w:rPr>
                <w:color w:val="222222"/>
                <w:sz w:val="20"/>
                <w:szCs w:val="20"/>
              </w:rPr>
              <w:t>Individual</w:t>
            </w:r>
          </w:p>
        </w:tc>
        <w:tc>
          <w:tcPr>
            <w:tcW w:w="1276" w:type="dxa"/>
          </w:tcPr>
          <w:p w14:paraId="4748E102" w14:textId="7D89CF4F" w:rsidR="00471EE5" w:rsidRDefault="00471EE5" w:rsidP="004804AB">
            <w:pPr>
              <w:jc w:val="center"/>
              <w:rPr>
                <w:color w:val="222222"/>
                <w:sz w:val="20"/>
                <w:szCs w:val="20"/>
              </w:rPr>
            </w:pPr>
            <w:r>
              <w:rPr>
                <w:color w:val="222222"/>
                <w:sz w:val="20"/>
                <w:szCs w:val="20"/>
              </w:rPr>
              <w:t>Outpatient</w:t>
            </w:r>
          </w:p>
        </w:tc>
        <w:tc>
          <w:tcPr>
            <w:tcW w:w="1082" w:type="dxa"/>
          </w:tcPr>
          <w:p w14:paraId="51ECECB5" w14:textId="2AE2F6CC" w:rsidR="00471EE5" w:rsidRDefault="00471EE5" w:rsidP="004804AB">
            <w:pPr>
              <w:jc w:val="center"/>
              <w:rPr>
                <w:color w:val="222222"/>
                <w:sz w:val="20"/>
                <w:szCs w:val="20"/>
              </w:rPr>
            </w:pPr>
            <w:r>
              <w:rPr>
                <w:color w:val="222222"/>
                <w:sz w:val="20"/>
                <w:szCs w:val="20"/>
              </w:rPr>
              <w:t>Low</w:t>
            </w:r>
          </w:p>
        </w:tc>
      </w:tr>
      <w:tr w:rsidR="004804AB" w14:paraId="3889E226" w14:textId="1D257205" w:rsidTr="00F8577D">
        <w:tc>
          <w:tcPr>
            <w:tcW w:w="1413" w:type="dxa"/>
          </w:tcPr>
          <w:p w14:paraId="59906F3D" w14:textId="77777777" w:rsidR="00471EE5" w:rsidRDefault="00471EE5" w:rsidP="00471EE5">
            <w:pPr>
              <w:rPr>
                <w:color w:val="222222"/>
                <w:sz w:val="20"/>
                <w:szCs w:val="20"/>
              </w:rPr>
            </w:pPr>
            <w:r w:rsidRPr="007B38F1">
              <w:rPr>
                <w:color w:val="222222"/>
                <w:sz w:val="20"/>
                <w:szCs w:val="20"/>
              </w:rPr>
              <w:t xml:space="preserve">LaFrance </w:t>
            </w:r>
            <w:r w:rsidR="00E830F1">
              <w:rPr>
                <w:color w:val="222222"/>
                <w:sz w:val="20"/>
                <w:szCs w:val="20"/>
              </w:rPr>
              <w:fldChar w:fldCharType="begin">
                <w:fldData xml:space="preserve">PEVuZE5vdGU+PENpdGU+PEF1dGhvcj5MYUZyYW5jZTwvQXV0aG9yPjxZZWFyPjIwMTQ8L1llYXI+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</w:fldData>
              </w:fldChar>
            </w:r>
            <w:r w:rsidR="00E830F1">
              <w:rPr>
                <w:color w:val="222222"/>
                <w:sz w:val="20"/>
                <w:szCs w:val="20"/>
              </w:rPr>
              <w:instrText xml:space="preserve"> ADDIN EN.CITE </w:instrText>
            </w:r>
            <w:r w:rsidR="00E830F1">
              <w:rPr>
                <w:color w:val="222222"/>
                <w:sz w:val="20"/>
                <w:szCs w:val="20"/>
              </w:rPr>
              <w:fldChar w:fldCharType="begin">
                <w:fldData xml:space="preserve">PEVuZE5vdGU+PENpdGU+PEF1dGhvcj5MYUZyYW5jZTwvQXV0aG9yPjxZZWFyPjIwMTQ8L1llYXI+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</w:fldData>
              </w:fldChar>
            </w:r>
            <w:r w:rsidR="00E830F1">
              <w:rPr>
                <w:color w:val="222222"/>
                <w:sz w:val="20"/>
                <w:szCs w:val="20"/>
              </w:rPr>
              <w:instrText xml:space="preserve"> ADDIN EN.CITE.DATA </w:instrText>
            </w:r>
            <w:r w:rsidR="00E830F1">
              <w:rPr>
                <w:color w:val="222222"/>
                <w:sz w:val="20"/>
                <w:szCs w:val="20"/>
              </w:rPr>
            </w:r>
            <w:r w:rsidR="00E830F1">
              <w:rPr>
                <w:color w:val="222222"/>
                <w:sz w:val="20"/>
                <w:szCs w:val="20"/>
              </w:rPr>
              <w:fldChar w:fldCharType="end"/>
            </w:r>
            <w:r w:rsidR="00E830F1">
              <w:rPr>
                <w:color w:val="222222"/>
                <w:sz w:val="20"/>
                <w:szCs w:val="20"/>
              </w:rPr>
            </w:r>
            <w:r w:rsidR="00E830F1">
              <w:rPr>
                <w:color w:val="222222"/>
                <w:sz w:val="20"/>
                <w:szCs w:val="20"/>
              </w:rPr>
              <w:fldChar w:fldCharType="separate"/>
            </w:r>
            <w:r w:rsidR="00E830F1">
              <w:rPr>
                <w:noProof/>
                <w:color w:val="222222"/>
                <w:sz w:val="20"/>
                <w:szCs w:val="20"/>
              </w:rPr>
              <w:t>[54]</w:t>
            </w:r>
            <w:r w:rsidR="00E830F1">
              <w:rPr>
                <w:color w:val="222222"/>
                <w:sz w:val="20"/>
                <w:szCs w:val="20"/>
              </w:rPr>
              <w:fldChar w:fldCharType="end"/>
            </w:r>
            <w:r w:rsidR="001966F7">
              <w:rPr>
                <w:color w:val="222222"/>
                <w:sz w:val="20"/>
                <w:szCs w:val="20"/>
              </w:rPr>
              <w:sym w:font="Symbol" w:char="F066"/>
            </w:r>
          </w:p>
          <w:p w14:paraId="3892BD62" w14:textId="082A4B1E" w:rsidR="00E13C8A" w:rsidRPr="007B38F1" w:rsidRDefault="00E13C8A" w:rsidP="00471EE5">
            <w:pPr>
              <w:rPr>
                <w:color w:val="222222"/>
                <w:sz w:val="20"/>
                <w:szCs w:val="20"/>
              </w:rPr>
            </w:pPr>
          </w:p>
        </w:tc>
        <w:tc>
          <w:tcPr>
            <w:tcW w:w="1276" w:type="dxa"/>
          </w:tcPr>
          <w:p w14:paraId="70782E2B" w14:textId="6022B591" w:rsidR="00471EE5" w:rsidRDefault="00471EE5" w:rsidP="004804AB">
            <w:pPr>
              <w:jc w:val="center"/>
              <w:rPr>
                <w:color w:val="222222"/>
                <w:sz w:val="20"/>
                <w:szCs w:val="20"/>
              </w:rPr>
            </w:pPr>
            <w:r>
              <w:rPr>
                <w:color w:val="222222"/>
                <w:sz w:val="20"/>
                <w:szCs w:val="20"/>
              </w:rPr>
              <w:t>USA</w:t>
            </w:r>
          </w:p>
        </w:tc>
        <w:tc>
          <w:tcPr>
            <w:tcW w:w="992" w:type="dxa"/>
          </w:tcPr>
          <w:p w14:paraId="4D901218" w14:textId="77777777" w:rsidR="00471EE5" w:rsidRDefault="00471EE5" w:rsidP="004804AB">
            <w:pPr>
              <w:jc w:val="center"/>
              <w:rPr>
                <w:color w:val="222222"/>
                <w:sz w:val="20"/>
                <w:szCs w:val="20"/>
              </w:rPr>
            </w:pPr>
            <w:r>
              <w:rPr>
                <w:color w:val="222222"/>
                <w:sz w:val="20"/>
                <w:szCs w:val="20"/>
              </w:rPr>
              <w:t>9</w:t>
            </w:r>
          </w:p>
          <w:p w14:paraId="2B1300E8" w14:textId="2E9C6421" w:rsidR="00471EE5" w:rsidRDefault="00471EE5" w:rsidP="004804AB">
            <w:pPr>
              <w:jc w:val="center"/>
              <w:rPr>
                <w:color w:val="222222"/>
                <w:sz w:val="20"/>
                <w:szCs w:val="20"/>
              </w:rPr>
            </w:pPr>
            <w:r>
              <w:rPr>
                <w:color w:val="222222"/>
                <w:sz w:val="20"/>
                <w:szCs w:val="20"/>
              </w:rPr>
              <w:t>(9)</w:t>
            </w:r>
          </w:p>
        </w:tc>
        <w:tc>
          <w:tcPr>
            <w:tcW w:w="850" w:type="dxa"/>
          </w:tcPr>
          <w:p w14:paraId="13168420" w14:textId="7F5EE08E" w:rsidR="00471EE5" w:rsidRDefault="00471EE5" w:rsidP="004804AB">
            <w:pPr>
              <w:jc w:val="center"/>
              <w:rPr>
                <w:color w:val="222222"/>
                <w:sz w:val="20"/>
                <w:szCs w:val="20"/>
              </w:rPr>
            </w:pPr>
            <w:r>
              <w:rPr>
                <w:color w:val="222222"/>
                <w:sz w:val="20"/>
                <w:szCs w:val="20"/>
              </w:rPr>
              <w:t>39.1</w:t>
            </w:r>
          </w:p>
          <w:p w14:paraId="61D769CF" w14:textId="75D9A876" w:rsidR="00471EE5" w:rsidRDefault="00471EE5" w:rsidP="004804AB">
            <w:pPr>
              <w:jc w:val="center"/>
              <w:rPr>
                <w:color w:val="222222"/>
                <w:sz w:val="20"/>
                <w:szCs w:val="20"/>
              </w:rPr>
            </w:pPr>
            <w:r>
              <w:rPr>
                <w:color w:val="222222"/>
                <w:sz w:val="20"/>
                <w:szCs w:val="20"/>
              </w:rPr>
              <w:t>(13.2)</w:t>
            </w:r>
          </w:p>
        </w:tc>
        <w:tc>
          <w:tcPr>
            <w:tcW w:w="1843" w:type="dxa"/>
          </w:tcPr>
          <w:p w14:paraId="20030E28" w14:textId="77777777" w:rsidR="00471EE5" w:rsidRDefault="00471EE5" w:rsidP="004804AB">
            <w:pPr>
              <w:jc w:val="center"/>
              <w:rPr>
                <w:color w:val="222222"/>
                <w:sz w:val="20"/>
                <w:szCs w:val="20"/>
              </w:rPr>
            </w:pPr>
            <w:r>
              <w:rPr>
                <w:color w:val="222222"/>
                <w:sz w:val="20"/>
                <w:szCs w:val="20"/>
              </w:rPr>
              <w:t>Pilot RCT at 3 sites</w:t>
            </w:r>
          </w:p>
        </w:tc>
        <w:tc>
          <w:tcPr>
            <w:tcW w:w="1843" w:type="dxa"/>
          </w:tcPr>
          <w:p w14:paraId="3042D3D9" w14:textId="2E9EB3FF" w:rsidR="00471EE5" w:rsidRDefault="00471EE5" w:rsidP="004804AB">
            <w:pPr>
              <w:jc w:val="center"/>
              <w:rPr>
                <w:color w:val="222222"/>
                <w:sz w:val="20"/>
                <w:szCs w:val="20"/>
              </w:rPr>
            </w:pPr>
            <w:r>
              <w:rPr>
                <w:color w:val="222222"/>
                <w:sz w:val="20"/>
                <w:szCs w:val="20"/>
              </w:rPr>
              <w:t>C-B</w:t>
            </w:r>
            <w:r w:rsidR="00460156">
              <w:rPr>
                <w:color w:val="222222"/>
                <w:sz w:val="20"/>
                <w:szCs w:val="20"/>
              </w:rPr>
              <w:t xml:space="preserve"> with sertraline</w:t>
            </w:r>
          </w:p>
        </w:tc>
        <w:tc>
          <w:tcPr>
            <w:tcW w:w="1701" w:type="dxa"/>
          </w:tcPr>
          <w:p w14:paraId="0EC5F1F8" w14:textId="40BA0168" w:rsidR="00471EE5" w:rsidRDefault="00471EE5" w:rsidP="004804AB">
            <w:pPr>
              <w:jc w:val="center"/>
              <w:rPr>
                <w:color w:val="222222"/>
                <w:sz w:val="20"/>
                <w:szCs w:val="20"/>
              </w:rPr>
            </w:pPr>
            <w:r>
              <w:rPr>
                <w:color w:val="222222"/>
                <w:sz w:val="20"/>
                <w:szCs w:val="20"/>
              </w:rPr>
              <w:t>12 sessions</w:t>
            </w:r>
          </w:p>
        </w:tc>
        <w:tc>
          <w:tcPr>
            <w:tcW w:w="1559" w:type="dxa"/>
          </w:tcPr>
          <w:p w14:paraId="5AE06B2B" w14:textId="3AD4CE32" w:rsidR="00471EE5" w:rsidRDefault="00471EE5" w:rsidP="004804AB">
            <w:pPr>
              <w:jc w:val="center"/>
              <w:rPr>
                <w:color w:val="222222"/>
                <w:sz w:val="20"/>
                <w:szCs w:val="20"/>
              </w:rPr>
            </w:pPr>
            <w:r>
              <w:rPr>
                <w:color w:val="222222"/>
                <w:sz w:val="20"/>
                <w:szCs w:val="20"/>
              </w:rPr>
              <w:t>Individual</w:t>
            </w:r>
          </w:p>
        </w:tc>
        <w:tc>
          <w:tcPr>
            <w:tcW w:w="1276" w:type="dxa"/>
          </w:tcPr>
          <w:p w14:paraId="6E7C33AC" w14:textId="10F71EB9" w:rsidR="00471EE5" w:rsidRDefault="00471EE5" w:rsidP="004804AB">
            <w:pPr>
              <w:jc w:val="center"/>
              <w:rPr>
                <w:color w:val="222222"/>
                <w:sz w:val="20"/>
                <w:szCs w:val="20"/>
              </w:rPr>
            </w:pPr>
            <w:r>
              <w:rPr>
                <w:color w:val="222222"/>
                <w:sz w:val="20"/>
                <w:szCs w:val="20"/>
              </w:rPr>
              <w:t>Outpatient</w:t>
            </w:r>
          </w:p>
        </w:tc>
        <w:tc>
          <w:tcPr>
            <w:tcW w:w="1082" w:type="dxa"/>
          </w:tcPr>
          <w:p w14:paraId="2DD752A2" w14:textId="7362486A" w:rsidR="00471EE5" w:rsidRDefault="00471EE5" w:rsidP="004804AB">
            <w:pPr>
              <w:jc w:val="center"/>
              <w:rPr>
                <w:color w:val="222222"/>
                <w:sz w:val="20"/>
                <w:szCs w:val="20"/>
              </w:rPr>
            </w:pPr>
            <w:r>
              <w:rPr>
                <w:color w:val="222222"/>
                <w:sz w:val="20"/>
                <w:szCs w:val="20"/>
              </w:rPr>
              <w:t>Low</w:t>
            </w:r>
          </w:p>
        </w:tc>
      </w:tr>
      <w:tr w:rsidR="004804AB" w14:paraId="0F942B14" w14:textId="053B454D" w:rsidTr="00F8577D">
        <w:tc>
          <w:tcPr>
            <w:tcW w:w="1413" w:type="dxa"/>
          </w:tcPr>
          <w:p w14:paraId="1CB5A8B8" w14:textId="52637CE5" w:rsidR="00471EE5" w:rsidRPr="002C1159" w:rsidRDefault="00471EE5" w:rsidP="00471EE5">
            <w:pPr>
              <w:rPr>
                <w:color w:val="222222"/>
                <w:sz w:val="20"/>
                <w:szCs w:val="20"/>
              </w:rPr>
            </w:pPr>
            <w:r w:rsidRPr="007B38F1">
              <w:rPr>
                <w:color w:val="222222"/>
                <w:sz w:val="20"/>
                <w:szCs w:val="20"/>
              </w:rPr>
              <w:t xml:space="preserve">LaFrance </w:t>
            </w:r>
            <w:r w:rsidR="00E830F1">
              <w:rPr>
                <w:color w:val="222222"/>
                <w:sz w:val="20"/>
                <w:szCs w:val="20"/>
              </w:rPr>
              <w:fldChar w:fldCharType="begin">
                <w:fldData xml:space="preserve">PEVuZE5vdGU+PENpdGU+PEF1dGhvcj5MYUZyYW5jZTwvQXV0aG9yPjxZZWFyPjIwMjA8L1llYXI+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</w:fldData>
              </w:fldChar>
            </w:r>
            <w:r w:rsidR="00E830F1">
              <w:rPr>
                <w:color w:val="222222"/>
                <w:sz w:val="20"/>
                <w:szCs w:val="20"/>
              </w:rPr>
              <w:instrText xml:space="preserve"> ADDIN EN.CITE </w:instrText>
            </w:r>
            <w:r w:rsidR="00E830F1">
              <w:rPr>
                <w:color w:val="222222"/>
                <w:sz w:val="20"/>
                <w:szCs w:val="20"/>
              </w:rPr>
              <w:fldChar w:fldCharType="begin">
                <w:fldData xml:space="preserve">PEVuZE5vdGU+PENpdGU+PEF1dGhvcj5MYUZyYW5jZTwvQXV0aG9yPjxZZWFyPjIwMjA8L1llYXI+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</w:fldData>
              </w:fldChar>
            </w:r>
            <w:r w:rsidR="00E830F1">
              <w:rPr>
                <w:color w:val="222222"/>
                <w:sz w:val="20"/>
                <w:szCs w:val="20"/>
              </w:rPr>
              <w:instrText xml:space="preserve"> ADDIN EN.CITE.DATA </w:instrText>
            </w:r>
            <w:r w:rsidR="00E830F1">
              <w:rPr>
                <w:color w:val="222222"/>
                <w:sz w:val="20"/>
                <w:szCs w:val="20"/>
              </w:rPr>
            </w:r>
            <w:r w:rsidR="00E830F1">
              <w:rPr>
                <w:color w:val="222222"/>
                <w:sz w:val="20"/>
                <w:szCs w:val="20"/>
              </w:rPr>
              <w:fldChar w:fldCharType="end"/>
            </w:r>
            <w:r w:rsidR="00E830F1">
              <w:rPr>
                <w:color w:val="222222"/>
                <w:sz w:val="20"/>
                <w:szCs w:val="20"/>
              </w:rPr>
            </w:r>
            <w:r w:rsidR="00E830F1">
              <w:rPr>
                <w:color w:val="222222"/>
                <w:sz w:val="20"/>
                <w:szCs w:val="20"/>
              </w:rPr>
              <w:fldChar w:fldCharType="separate"/>
            </w:r>
            <w:r w:rsidR="00E830F1">
              <w:rPr>
                <w:noProof/>
                <w:color w:val="222222"/>
                <w:sz w:val="20"/>
                <w:szCs w:val="20"/>
              </w:rPr>
              <w:t>[55]</w:t>
            </w:r>
            <w:r w:rsidR="00E830F1">
              <w:rPr>
                <w:color w:val="222222"/>
                <w:sz w:val="20"/>
                <w:szCs w:val="20"/>
              </w:rPr>
              <w:fldChar w:fldCharType="end"/>
            </w:r>
          </w:p>
        </w:tc>
        <w:tc>
          <w:tcPr>
            <w:tcW w:w="1276" w:type="dxa"/>
          </w:tcPr>
          <w:p w14:paraId="00165751" w14:textId="1C8106F7" w:rsidR="00471EE5" w:rsidRDefault="00471EE5" w:rsidP="004804AB">
            <w:pPr>
              <w:jc w:val="center"/>
              <w:rPr>
                <w:color w:val="222222"/>
                <w:sz w:val="20"/>
                <w:szCs w:val="20"/>
              </w:rPr>
            </w:pPr>
            <w:r>
              <w:rPr>
                <w:color w:val="222222"/>
                <w:sz w:val="20"/>
                <w:szCs w:val="20"/>
              </w:rPr>
              <w:t>USA</w:t>
            </w:r>
          </w:p>
        </w:tc>
        <w:tc>
          <w:tcPr>
            <w:tcW w:w="992" w:type="dxa"/>
          </w:tcPr>
          <w:p w14:paraId="742061F0" w14:textId="77777777" w:rsidR="00471EE5" w:rsidRDefault="00471EE5" w:rsidP="004804AB">
            <w:pPr>
              <w:jc w:val="center"/>
              <w:rPr>
                <w:color w:val="222222"/>
                <w:sz w:val="20"/>
                <w:szCs w:val="20"/>
              </w:rPr>
            </w:pPr>
            <w:r>
              <w:rPr>
                <w:color w:val="222222"/>
                <w:sz w:val="20"/>
                <w:szCs w:val="20"/>
              </w:rPr>
              <w:t>32</w:t>
            </w:r>
          </w:p>
          <w:p w14:paraId="195A3824" w14:textId="1CF50055" w:rsidR="00471EE5" w:rsidRDefault="00471EE5" w:rsidP="004804AB">
            <w:pPr>
              <w:jc w:val="center"/>
              <w:rPr>
                <w:color w:val="222222"/>
                <w:sz w:val="20"/>
                <w:szCs w:val="20"/>
              </w:rPr>
            </w:pPr>
            <w:r>
              <w:rPr>
                <w:color w:val="222222"/>
                <w:sz w:val="20"/>
                <w:szCs w:val="20"/>
              </w:rPr>
              <w:t>(5)</w:t>
            </w:r>
          </w:p>
        </w:tc>
        <w:tc>
          <w:tcPr>
            <w:tcW w:w="850" w:type="dxa"/>
          </w:tcPr>
          <w:p w14:paraId="3528793F" w14:textId="3A20A0E4" w:rsidR="00471EE5" w:rsidRDefault="00471EE5" w:rsidP="004804AB">
            <w:pPr>
              <w:jc w:val="center"/>
              <w:rPr>
                <w:color w:val="222222"/>
                <w:sz w:val="20"/>
                <w:szCs w:val="20"/>
              </w:rPr>
            </w:pPr>
            <w:r>
              <w:rPr>
                <w:color w:val="222222"/>
                <w:sz w:val="20"/>
                <w:szCs w:val="20"/>
              </w:rPr>
              <w:t>49.1</w:t>
            </w:r>
          </w:p>
          <w:p w14:paraId="6CC03A41" w14:textId="77777777" w:rsidR="00471EE5" w:rsidRDefault="00471EE5" w:rsidP="004804AB">
            <w:pPr>
              <w:jc w:val="center"/>
              <w:rPr>
                <w:color w:val="222222"/>
                <w:sz w:val="20"/>
                <w:szCs w:val="20"/>
              </w:rPr>
            </w:pPr>
            <w:r>
              <w:rPr>
                <w:color w:val="222222"/>
                <w:sz w:val="20"/>
                <w:szCs w:val="20"/>
              </w:rPr>
              <w:t>(NR)</w:t>
            </w:r>
          </w:p>
        </w:tc>
        <w:tc>
          <w:tcPr>
            <w:tcW w:w="1843" w:type="dxa"/>
          </w:tcPr>
          <w:p w14:paraId="2587BDAF" w14:textId="7E1A851B" w:rsidR="00471EE5" w:rsidRDefault="00471EE5" w:rsidP="004804AB">
            <w:pPr>
              <w:jc w:val="center"/>
              <w:rPr>
                <w:color w:val="222222"/>
                <w:sz w:val="20"/>
                <w:szCs w:val="20"/>
              </w:rPr>
            </w:pPr>
            <w:r>
              <w:rPr>
                <w:color w:val="222222"/>
                <w:sz w:val="20"/>
                <w:szCs w:val="20"/>
              </w:rPr>
              <w:t>Single-arm, prospective, observational, cohort, consecutive outpatient study</w:t>
            </w:r>
          </w:p>
        </w:tc>
        <w:tc>
          <w:tcPr>
            <w:tcW w:w="1843" w:type="dxa"/>
          </w:tcPr>
          <w:p w14:paraId="6384B5F8" w14:textId="77777777" w:rsidR="00471EE5" w:rsidRDefault="00471EE5" w:rsidP="004804AB">
            <w:pPr>
              <w:jc w:val="center"/>
              <w:rPr>
                <w:color w:val="222222"/>
                <w:sz w:val="20"/>
                <w:szCs w:val="20"/>
              </w:rPr>
            </w:pPr>
            <w:r>
              <w:rPr>
                <w:color w:val="222222"/>
                <w:sz w:val="20"/>
                <w:szCs w:val="20"/>
              </w:rPr>
              <w:t>C-B</w:t>
            </w:r>
          </w:p>
        </w:tc>
        <w:tc>
          <w:tcPr>
            <w:tcW w:w="1701" w:type="dxa"/>
          </w:tcPr>
          <w:p w14:paraId="7545CB4C" w14:textId="5A7160E8" w:rsidR="00471EE5" w:rsidRDefault="00471EE5" w:rsidP="004804AB">
            <w:pPr>
              <w:jc w:val="center"/>
              <w:rPr>
                <w:color w:val="222222"/>
                <w:sz w:val="20"/>
                <w:szCs w:val="20"/>
              </w:rPr>
            </w:pPr>
            <w:r>
              <w:rPr>
                <w:color w:val="222222"/>
                <w:sz w:val="20"/>
                <w:szCs w:val="20"/>
              </w:rPr>
              <w:t>12 sessions</w:t>
            </w:r>
          </w:p>
        </w:tc>
        <w:tc>
          <w:tcPr>
            <w:tcW w:w="1559" w:type="dxa"/>
          </w:tcPr>
          <w:p w14:paraId="11952B82" w14:textId="0984B640" w:rsidR="00471EE5" w:rsidRDefault="00926C3B" w:rsidP="004804AB">
            <w:pPr>
              <w:jc w:val="center"/>
              <w:rPr>
                <w:color w:val="222222"/>
                <w:sz w:val="20"/>
                <w:szCs w:val="20"/>
              </w:rPr>
            </w:pPr>
            <w:r>
              <w:rPr>
                <w:color w:val="222222"/>
                <w:sz w:val="20"/>
                <w:szCs w:val="20"/>
              </w:rPr>
              <w:t>Individual</w:t>
            </w:r>
          </w:p>
        </w:tc>
        <w:tc>
          <w:tcPr>
            <w:tcW w:w="1276" w:type="dxa"/>
          </w:tcPr>
          <w:p w14:paraId="22B2C84F" w14:textId="4A9F871D" w:rsidR="00471EE5" w:rsidRDefault="004D7342" w:rsidP="004804AB">
            <w:pPr>
              <w:jc w:val="center"/>
              <w:rPr>
                <w:color w:val="222222"/>
                <w:sz w:val="20"/>
                <w:szCs w:val="20"/>
              </w:rPr>
            </w:pPr>
            <w:r>
              <w:rPr>
                <w:color w:val="222222"/>
                <w:sz w:val="20"/>
                <w:szCs w:val="20"/>
              </w:rPr>
              <w:t>Outpatient</w:t>
            </w:r>
          </w:p>
        </w:tc>
        <w:tc>
          <w:tcPr>
            <w:tcW w:w="1082" w:type="dxa"/>
          </w:tcPr>
          <w:p w14:paraId="3FBB4D60" w14:textId="650F2D6A" w:rsidR="00471EE5" w:rsidRDefault="00471EE5" w:rsidP="004804AB">
            <w:pPr>
              <w:jc w:val="center"/>
              <w:rPr>
                <w:color w:val="222222"/>
                <w:sz w:val="20"/>
                <w:szCs w:val="20"/>
              </w:rPr>
            </w:pPr>
            <w:r>
              <w:rPr>
                <w:color w:val="222222"/>
                <w:sz w:val="20"/>
                <w:szCs w:val="20"/>
              </w:rPr>
              <w:t>Medium</w:t>
            </w:r>
          </w:p>
        </w:tc>
      </w:tr>
      <w:tr w:rsidR="004804AB" w14:paraId="5EA139B0" w14:textId="61B14343" w:rsidTr="00F8577D">
        <w:tc>
          <w:tcPr>
            <w:tcW w:w="1413" w:type="dxa"/>
          </w:tcPr>
          <w:p w14:paraId="42455184" w14:textId="5F5597CD" w:rsidR="00471EE5" w:rsidRPr="002C1159" w:rsidRDefault="00471EE5" w:rsidP="00471EE5">
            <w:pPr>
              <w:rPr>
                <w:color w:val="222222"/>
                <w:sz w:val="20"/>
                <w:szCs w:val="20"/>
              </w:rPr>
            </w:pPr>
            <w:r w:rsidRPr="007B38F1">
              <w:rPr>
                <w:color w:val="222222"/>
                <w:sz w:val="20"/>
                <w:szCs w:val="20"/>
              </w:rPr>
              <w:t>Mayor</w:t>
            </w:r>
            <w:r w:rsidR="00E70DD1">
              <w:rPr>
                <w:color w:val="222222"/>
                <w:sz w:val="20"/>
                <w:szCs w:val="20"/>
              </w:rPr>
              <w:t xml:space="preserve"> </w:t>
            </w:r>
            <w:r w:rsidR="00E70DD1">
              <w:rPr>
                <w:color w:val="222222"/>
                <w:sz w:val="20"/>
                <w:szCs w:val="20"/>
              </w:rPr>
              <w:fldChar w:fldCharType="begin"/>
            </w:r>
            <w:r w:rsidR="00E70DD1">
              <w:rPr>
                <w:color w:val="222222"/>
                <w:sz w:val="20"/>
                <w:szCs w:val="20"/>
              </w:rPr>
              <w:instrText xml:space="preserve"> ADDIN EN.CITE &lt;EndNote&gt;&lt;Cite&gt;&lt;Author&gt;Mayor&lt;/Author&gt;&lt;Year&gt;2010&lt;/Year&gt;&lt;IDText&gt;Long- term outcome of brief augmented psychodynamic interpersonal therapy for psychogenic nonepileptic seizures: Seizure control and health care utilization&lt;/IDText&gt;&lt;DisplayText&gt;[56]&lt;/DisplayText&gt;&lt;record&gt;&lt;keywords&gt;&lt;keyword&gt;Health Care Utilization&lt;/keyword&gt;&lt;keyword&gt;Outcome&lt;/keyword&gt;&lt;keyword&gt;Psychodynamic Interpersonal Therapy&lt;/keyword&gt;&lt;keyword&gt;Psychogenic Nonepileptic Seizures&lt;/keyword&gt;&lt;/keywords&gt;&lt;isbn&gt;00139580&lt;/isbn&gt;&lt;titles&gt;&lt;title&gt;Long- term outcome of brief augmented psychodynamic interpersonal therapy for psychogenic nonepileptic seizures: Seizure control and health care utilization&lt;/title&gt;&lt;secondary-title&gt;Epilepsia&lt;/secondary-title&gt;&lt;/titles&gt;&lt;pages&gt;1169-1176&lt;/pages&gt;&lt;number&gt;7&lt;/number&gt;&lt;contributors&gt;&lt;authors&gt;&lt;author&gt;Mayor, Rebecca&lt;/author&gt;&lt;author&gt;Reuber, Markus&lt;/author&gt;&lt;author&gt;Howlett, Stephanie&lt;/author&gt;&lt;author&gt;Grünewald, Richard&lt;/author&gt;&lt;/authors&gt;&lt;/contributors&gt;&lt;added-date format="utc"&gt;1431978963&lt;/added-date&gt;&lt;ref-type name="Journal Article"&gt;17&lt;/ref-type&gt;&lt;dates&gt;&lt;year&gt;2010&lt;/year&gt;&lt;/dates&gt;&lt;rec-number&gt;1200&lt;/rec-number&gt;&lt;last-updated-date format="utc"&gt;1655021486&lt;/last-updated-date&gt;&lt;electronic-resource-num&gt;10.1111/j.1528-1167.2010.02656.x&lt;/electronic-resource-num&gt;&lt;volume&gt;51&lt;/volume&gt;&lt;/record&gt;&lt;/Cite&gt;&lt;/EndNote&gt;</w:instrText>
            </w:r>
            <w:r w:rsidR="00E70DD1">
              <w:rPr>
                <w:color w:val="222222"/>
                <w:sz w:val="20"/>
                <w:szCs w:val="20"/>
              </w:rPr>
              <w:fldChar w:fldCharType="separate"/>
            </w:r>
            <w:r w:rsidR="00E70DD1">
              <w:rPr>
                <w:noProof/>
                <w:color w:val="222222"/>
                <w:sz w:val="20"/>
                <w:szCs w:val="20"/>
              </w:rPr>
              <w:t>[56]</w:t>
            </w:r>
            <w:r w:rsidR="00E70DD1">
              <w:rPr>
                <w:color w:val="222222"/>
                <w:sz w:val="20"/>
                <w:szCs w:val="20"/>
              </w:rPr>
              <w:fldChar w:fldCharType="end"/>
            </w:r>
            <w:r w:rsidRPr="007B38F1">
              <w:rPr>
                <w:color w:val="222222"/>
                <w:sz w:val="20"/>
                <w:szCs w:val="20"/>
              </w:rPr>
              <w:t xml:space="preserve"> </w:t>
            </w:r>
          </w:p>
        </w:tc>
        <w:tc>
          <w:tcPr>
            <w:tcW w:w="1276" w:type="dxa"/>
          </w:tcPr>
          <w:p w14:paraId="78551815" w14:textId="77777777" w:rsidR="00471EE5" w:rsidRDefault="00471EE5" w:rsidP="004804AB">
            <w:pPr>
              <w:jc w:val="center"/>
              <w:rPr>
                <w:color w:val="222222"/>
                <w:sz w:val="20"/>
                <w:szCs w:val="20"/>
              </w:rPr>
            </w:pPr>
            <w:r>
              <w:rPr>
                <w:color w:val="222222"/>
                <w:sz w:val="20"/>
                <w:szCs w:val="20"/>
              </w:rPr>
              <w:t>UK</w:t>
            </w:r>
          </w:p>
        </w:tc>
        <w:tc>
          <w:tcPr>
            <w:tcW w:w="992" w:type="dxa"/>
          </w:tcPr>
          <w:p w14:paraId="7389C361" w14:textId="5AE28018" w:rsidR="00471EE5" w:rsidRDefault="00926C3B" w:rsidP="004804AB">
            <w:pPr>
              <w:jc w:val="center"/>
              <w:rPr>
                <w:color w:val="222222"/>
                <w:sz w:val="20"/>
                <w:szCs w:val="20"/>
              </w:rPr>
            </w:pPr>
            <w:r>
              <w:rPr>
                <w:color w:val="222222"/>
                <w:sz w:val="20"/>
                <w:szCs w:val="20"/>
              </w:rPr>
              <w:t>47</w:t>
            </w:r>
            <w:r w:rsidR="00DA6FE7">
              <w:rPr>
                <w:color w:val="222222"/>
                <w:sz w:val="20"/>
                <w:szCs w:val="20"/>
              </w:rPr>
              <w:t xml:space="preserve">  </w:t>
            </w:r>
            <w:proofErr w:type="gramStart"/>
            <w:r w:rsidR="00DA6FE7">
              <w:rPr>
                <w:color w:val="222222"/>
                <w:sz w:val="20"/>
                <w:szCs w:val="20"/>
              </w:rPr>
              <w:t xml:space="preserve">  </w:t>
            </w:r>
            <w:r>
              <w:rPr>
                <w:color w:val="222222"/>
                <w:sz w:val="20"/>
                <w:szCs w:val="20"/>
              </w:rPr>
              <w:t xml:space="preserve"> (</w:t>
            </w:r>
            <w:proofErr w:type="gramEnd"/>
            <w:r>
              <w:rPr>
                <w:color w:val="222222"/>
                <w:sz w:val="20"/>
                <w:szCs w:val="20"/>
              </w:rPr>
              <w:t>33)</w:t>
            </w:r>
          </w:p>
        </w:tc>
        <w:tc>
          <w:tcPr>
            <w:tcW w:w="850" w:type="dxa"/>
          </w:tcPr>
          <w:p w14:paraId="071953DB" w14:textId="5A859E30" w:rsidR="00471EE5" w:rsidRDefault="00926C3B" w:rsidP="004804AB">
            <w:pPr>
              <w:jc w:val="center"/>
              <w:rPr>
                <w:color w:val="222222"/>
                <w:sz w:val="20"/>
                <w:szCs w:val="20"/>
              </w:rPr>
            </w:pPr>
            <w:r>
              <w:rPr>
                <w:color w:val="222222"/>
                <w:sz w:val="20"/>
                <w:szCs w:val="20"/>
              </w:rPr>
              <w:t>47 (45)</w:t>
            </w:r>
          </w:p>
        </w:tc>
        <w:tc>
          <w:tcPr>
            <w:tcW w:w="1843" w:type="dxa"/>
          </w:tcPr>
          <w:p w14:paraId="71B2B686" w14:textId="77777777" w:rsidR="00471EE5" w:rsidRDefault="00471EE5" w:rsidP="004804AB">
            <w:pPr>
              <w:jc w:val="center"/>
              <w:rPr>
                <w:color w:val="222222"/>
                <w:sz w:val="20"/>
                <w:szCs w:val="20"/>
              </w:rPr>
            </w:pPr>
            <w:r w:rsidRPr="000F1490">
              <w:rPr>
                <w:color w:val="000000" w:themeColor="text1"/>
                <w:sz w:val="20"/>
                <w:szCs w:val="20"/>
              </w:rPr>
              <w:t>Service evaluation</w:t>
            </w:r>
          </w:p>
        </w:tc>
        <w:tc>
          <w:tcPr>
            <w:tcW w:w="1843" w:type="dxa"/>
          </w:tcPr>
          <w:p w14:paraId="701114D5" w14:textId="04068C0B" w:rsidR="00471EE5" w:rsidRDefault="00471EE5" w:rsidP="004804AB">
            <w:pPr>
              <w:jc w:val="center"/>
              <w:rPr>
                <w:color w:val="222222"/>
                <w:sz w:val="20"/>
                <w:szCs w:val="20"/>
              </w:rPr>
            </w:pPr>
            <w:r w:rsidRPr="000F1490">
              <w:rPr>
                <w:color w:val="000000" w:themeColor="text1"/>
                <w:sz w:val="20"/>
                <w:szCs w:val="20"/>
              </w:rPr>
              <w:t xml:space="preserve">Brief </w:t>
            </w:r>
            <w:r w:rsidR="00E70DD1">
              <w:rPr>
                <w:color w:val="000000" w:themeColor="text1"/>
                <w:sz w:val="20"/>
                <w:szCs w:val="20"/>
              </w:rPr>
              <w:t>a</w:t>
            </w:r>
            <w:r w:rsidRPr="000F1490">
              <w:rPr>
                <w:color w:val="000000" w:themeColor="text1"/>
                <w:sz w:val="20"/>
                <w:szCs w:val="20"/>
              </w:rPr>
              <w:t xml:space="preserve">ugmented </w:t>
            </w:r>
            <w:r w:rsidR="00E70DD1">
              <w:rPr>
                <w:color w:val="000000" w:themeColor="text1"/>
                <w:sz w:val="20"/>
                <w:szCs w:val="20"/>
              </w:rPr>
              <w:t>p</w:t>
            </w:r>
            <w:r w:rsidRPr="000F1490">
              <w:rPr>
                <w:color w:val="000000" w:themeColor="text1"/>
                <w:sz w:val="20"/>
                <w:szCs w:val="20"/>
              </w:rPr>
              <w:t xml:space="preserve">sychodynamic </w:t>
            </w:r>
            <w:r w:rsidR="00E70DD1">
              <w:rPr>
                <w:color w:val="000000" w:themeColor="text1"/>
                <w:sz w:val="20"/>
                <w:szCs w:val="20"/>
              </w:rPr>
              <w:t>-</w:t>
            </w:r>
            <w:r w:rsidR="00C45BF1" w:rsidRPr="000F1490">
              <w:rPr>
                <w:color w:val="000000" w:themeColor="text1"/>
                <w:sz w:val="20"/>
                <w:szCs w:val="20"/>
              </w:rPr>
              <w:t>psychotherapy</w:t>
            </w:r>
          </w:p>
        </w:tc>
        <w:tc>
          <w:tcPr>
            <w:tcW w:w="1701" w:type="dxa"/>
          </w:tcPr>
          <w:p w14:paraId="5A592DC8" w14:textId="01577B78" w:rsidR="00471EE5" w:rsidRDefault="00471EE5" w:rsidP="004804AB">
            <w:pPr>
              <w:jc w:val="center"/>
              <w:rPr>
                <w:color w:val="222222"/>
                <w:sz w:val="20"/>
                <w:szCs w:val="20"/>
              </w:rPr>
            </w:pPr>
            <w:r w:rsidRPr="000F1490">
              <w:rPr>
                <w:color w:val="000000" w:themeColor="text1"/>
                <w:sz w:val="20"/>
                <w:szCs w:val="20"/>
              </w:rPr>
              <w:t xml:space="preserve">Maximum of 20 </w:t>
            </w:r>
            <w:r>
              <w:rPr>
                <w:color w:val="000000" w:themeColor="text1"/>
                <w:sz w:val="20"/>
                <w:szCs w:val="20"/>
              </w:rPr>
              <w:t xml:space="preserve">sessions </w:t>
            </w:r>
            <w:r w:rsidRPr="000F1490">
              <w:rPr>
                <w:color w:val="000000" w:themeColor="text1"/>
                <w:sz w:val="20"/>
                <w:szCs w:val="20"/>
              </w:rPr>
              <w:t>(median = 5)</w:t>
            </w:r>
          </w:p>
        </w:tc>
        <w:tc>
          <w:tcPr>
            <w:tcW w:w="1559" w:type="dxa"/>
          </w:tcPr>
          <w:p w14:paraId="2A3E3BFB" w14:textId="77777777" w:rsidR="00471EE5" w:rsidRDefault="00471EE5" w:rsidP="004804AB">
            <w:pPr>
              <w:jc w:val="center"/>
              <w:rPr>
                <w:color w:val="222222"/>
                <w:sz w:val="20"/>
                <w:szCs w:val="20"/>
              </w:rPr>
            </w:pPr>
            <w:r>
              <w:rPr>
                <w:color w:val="222222"/>
                <w:sz w:val="20"/>
                <w:szCs w:val="20"/>
              </w:rPr>
              <w:t>Individual</w:t>
            </w:r>
          </w:p>
        </w:tc>
        <w:tc>
          <w:tcPr>
            <w:tcW w:w="1276" w:type="dxa"/>
          </w:tcPr>
          <w:p w14:paraId="308FDC5C" w14:textId="77777777" w:rsidR="00471EE5" w:rsidRDefault="00471EE5" w:rsidP="004804AB">
            <w:pPr>
              <w:jc w:val="center"/>
              <w:rPr>
                <w:color w:val="222222"/>
                <w:sz w:val="20"/>
                <w:szCs w:val="20"/>
              </w:rPr>
            </w:pPr>
            <w:r w:rsidRPr="000F1490">
              <w:rPr>
                <w:color w:val="000000" w:themeColor="text1"/>
                <w:sz w:val="20"/>
                <w:szCs w:val="20"/>
              </w:rPr>
              <w:t>Outpatient</w:t>
            </w:r>
          </w:p>
        </w:tc>
        <w:tc>
          <w:tcPr>
            <w:tcW w:w="1082" w:type="dxa"/>
          </w:tcPr>
          <w:p w14:paraId="1A05768A" w14:textId="124E1919" w:rsidR="00471EE5" w:rsidRDefault="00471EE5" w:rsidP="004804AB">
            <w:pPr>
              <w:jc w:val="center"/>
              <w:rPr>
                <w:color w:val="222222"/>
                <w:sz w:val="20"/>
                <w:szCs w:val="20"/>
              </w:rPr>
            </w:pPr>
            <w:r>
              <w:rPr>
                <w:color w:val="222222"/>
                <w:sz w:val="20"/>
                <w:szCs w:val="20"/>
              </w:rPr>
              <w:t>Medium</w:t>
            </w:r>
          </w:p>
        </w:tc>
      </w:tr>
      <w:tr w:rsidR="004804AB" w14:paraId="5440F814" w14:textId="6A4289F7" w:rsidTr="00F8577D">
        <w:tc>
          <w:tcPr>
            <w:tcW w:w="1413" w:type="dxa"/>
          </w:tcPr>
          <w:p w14:paraId="6A2EFF8F" w14:textId="4168DE8D" w:rsidR="00471EE5" w:rsidRPr="002C1159" w:rsidRDefault="00471EE5" w:rsidP="00471EE5">
            <w:pPr>
              <w:rPr>
                <w:color w:val="222222"/>
                <w:sz w:val="20"/>
                <w:szCs w:val="20"/>
              </w:rPr>
            </w:pPr>
            <w:r w:rsidRPr="007B38F1">
              <w:rPr>
                <w:color w:val="222222"/>
                <w:sz w:val="20"/>
                <w:szCs w:val="20"/>
              </w:rPr>
              <w:t xml:space="preserve">Mayor </w:t>
            </w:r>
            <w:r w:rsidR="00E70DD1">
              <w:rPr>
                <w:color w:val="222222"/>
                <w:sz w:val="20"/>
                <w:szCs w:val="20"/>
              </w:rPr>
              <w:fldChar w:fldCharType="begin"/>
            </w:r>
            <w:r w:rsidR="00E70DD1">
              <w:rPr>
                <w:color w:val="222222"/>
                <w:sz w:val="20"/>
                <w:szCs w:val="20"/>
              </w:rPr>
              <w:instrText xml:space="preserve"> ADDIN EN.CITE &lt;EndNote&gt;&lt;Cite&gt;&lt;Author&gt;Mayor&lt;/Author&gt;&lt;Year&gt;2013&lt;/Year&gt;&lt;IDText&gt;A feasibility study of a brief psycho- educational intervention for psychogenic nonepileptic seizures&lt;/IDText&gt;&lt;DisplayText&gt;[57]&lt;/DisplayText&gt;&lt;record&gt;&lt;keywords&gt;&lt;keyword&gt;Dissociative Seizures&lt;/keyword&gt;&lt;keyword&gt;Intervention&lt;/keyword&gt;&lt;keyword&gt;Non-epileptic Attack Disorder&lt;/keyword&gt;&lt;keyword&gt;Psychotherapy&lt;/keyword&gt;&lt;keyword&gt;Treatment&lt;/keyword&gt;&lt;/keywords&gt;&lt;isbn&gt;10591311&lt;/isbn&gt;&lt;titles&gt;&lt;title&gt;A feasibility study of a brief psycho- educational intervention for psychogenic nonepileptic seizures&lt;/title&gt;&lt;secondary-title&gt;Seizure&lt;/secondary-title&gt;&lt;/titles&gt;&lt;pages&gt;760-5&lt;/pages&gt;&lt;number&gt;9&lt;/number&gt;&lt;contributors&gt;&lt;authors&gt;&lt;author&gt;Mayor, R.&lt;/author&gt;&lt;author&gt;Brown, R. J.&lt;/author&gt;&lt;author&gt;Cock, H.&lt;/author&gt;&lt;author&gt;House, A.&lt;/author&gt;&lt;author&gt;Howlett, S.&lt;/author&gt;&lt;author&gt;Smith, P.&lt;/author&gt;&lt;author&gt;Reuber, M.&lt;/author&gt;&lt;/authors&gt;&lt;/contributors&gt;&lt;added-date format="utc"&gt;1472227671&lt;/added-date&gt;&lt;ref-type name="Journal Article"&gt;17&lt;/ref-type&gt;&lt;dates&gt;&lt;year&gt;2013&lt;/year&gt;&lt;/dates&gt;&lt;rec-number&gt;10106&lt;/rec-number&gt;&lt;last-updated-date format="utc"&gt;1655021486&lt;/last-updated-date&gt;&lt;electronic-resource-num&gt;10.1016/j.seizure.2013.06.008&lt;/electronic-resource-num&gt;&lt;volume&gt;22&lt;/volume&gt;&lt;/record&gt;&lt;/Cite&gt;&lt;/EndNote&gt;</w:instrText>
            </w:r>
            <w:r w:rsidR="00E70DD1">
              <w:rPr>
                <w:color w:val="222222"/>
                <w:sz w:val="20"/>
                <w:szCs w:val="20"/>
              </w:rPr>
              <w:fldChar w:fldCharType="separate"/>
            </w:r>
            <w:r w:rsidR="00E70DD1">
              <w:rPr>
                <w:noProof/>
                <w:color w:val="222222"/>
                <w:sz w:val="20"/>
                <w:szCs w:val="20"/>
              </w:rPr>
              <w:t>[57]</w:t>
            </w:r>
            <w:r w:rsidR="00E70DD1">
              <w:rPr>
                <w:color w:val="222222"/>
                <w:sz w:val="20"/>
                <w:szCs w:val="20"/>
              </w:rPr>
              <w:fldChar w:fldCharType="end"/>
            </w:r>
          </w:p>
        </w:tc>
        <w:tc>
          <w:tcPr>
            <w:tcW w:w="1276" w:type="dxa"/>
          </w:tcPr>
          <w:p w14:paraId="280EFCFF" w14:textId="77777777" w:rsidR="00471EE5" w:rsidRDefault="00471EE5" w:rsidP="004804AB">
            <w:pPr>
              <w:jc w:val="center"/>
              <w:rPr>
                <w:color w:val="222222"/>
                <w:sz w:val="20"/>
                <w:szCs w:val="20"/>
              </w:rPr>
            </w:pPr>
            <w:r>
              <w:rPr>
                <w:color w:val="222222"/>
                <w:sz w:val="20"/>
                <w:szCs w:val="20"/>
              </w:rPr>
              <w:t>UK</w:t>
            </w:r>
          </w:p>
        </w:tc>
        <w:tc>
          <w:tcPr>
            <w:tcW w:w="992" w:type="dxa"/>
          </w:tcPr>
          <w:p w14:paraId="620C99A0" w14:textId="77777777" w:rsidR="00471EE5" w:rsidRDefault="00471EE5" w:rsidP="004804AB">
            <w:pPr>
              <w:jc w:val="center"/>
              <w:rPr>
                <w:color w:val="222222"/>
                <w:sz w:val="20"/>
                <w:szCs w:val="20"/>
              </w:rPr>
            </w:pPr>
            <w:r>
              <w:rPr>
                <w:color w:val="222222"/>
                <w:sz w:val="20"/>
                <w:szCs w:val="20"/>
              </w:rPr>
              <w:t>29</w:t>
            </w:r>
          </w:p>
          <w:p w14:paraId="186E8AE9" w14:textId="59258289" w:rsidR="00471EE5" w:rsidRDefault="00471EE5" w:rsidP="004804AB">
            <w:pPr>
              <w:jc w:val="center"/>
              <w:rPr>
                <w:color w:val="222222"/>
                <w:sz w:val="20"/>
                <w:szCs w:val="20"/>
              </w:rPr>
            </w:pPr>
            <w:r>
              <w:rPr>
                <w:color w:val="222222"/>
                <w:sz w:val="20"/>
                <w:szCs w:val="20"/>
              </w:rPr>
              <w:t>(NR)</w:t>
            </w:r>
          </w:p>
        </w:tc>
        <w:tc>
          <w:tcPr>
            <w:tcW w:w="850" w:type="dxa"/>
          </w:tcPr>
          <w:p w14:paraId="63D3C2D1" w14:textId="4C48E18A" w:rsidR="00471EE5" w:rsidRDefault="00471EE5" w:rsidP="004804AB">
            <w:pPr>
              <w:jc w:val="center"/>
              <w:rPr>
                <w:color w:val="222222"/>
                <w:sz w:val="20"/>
                <w:szCs w:val="20"/>
              </w:rPr>
            </w:pPr>
            <w:r>
              <w:rPr>
                <w:color w:val="222222"/>
                <w:sz w:val="20"/>
                <w:szCs w:val="20"/>
              </w:rPr>
              <w:t>37</w:t>
            </w:r>
          </w:p>
          <w:p w14:paraId="4DE5B247" w14:textId="77777777" w:rsidR="00471EE5" w:rsidRDefault="00471EE5" w:rsidP="004804AB">
            <w:pPr>
              <w:jc w:val="center"/>
              <w:rPr>
                <w:color w:val="222222"/>
                <w:sz w:val="20"/>
                <w:szCs w:val="20"/>
              </w:rPr>
            </w:pPr>
            <w:r>
              <w:rPr>
                <w:color w:val="222222"/>
                <w:sz w:val="20"/>
                <w:szCs w:val="20"/>
              </w:rPr>
              <w:t>(23-38)</w:t>
            </w:r>
          </w:p>
        </w:tc>
        <w:tc>
          <w:tcPr>
            <w:tcW w:w="1843" w:type="dxa"/>
          </w:tcPr>
          <w:p w14:paraId="7FF52C46" w14:textId="77777777" w:rsidR="00471EE5" w:rsidRDefault="00471EE5" w:rsidP="004804AB">
            <w:pPr>
              <w:jc w:val="center"/>
              <w:rPr>
                <w:color w:val="222222"/>
                <w:sz w:val="20"/>
                <w:szCs w:val="20"/>
              </w:rPr>
            </w:pPr>
            <w:r>
              <w:rPr>
                <w:color w:val="222222"/>
                <w:sz w:val="20"/>
                <w:szCs w:val="20"/>
              </w:rPr>
              <w:t>Prospective, multicentre, feasibility study</w:t>
            </w:r>
          </w:p>
        </w:tc>
        <w:tc>
          <w:tcPr>
            <w:tcW w:w="1843" w:type="dxa"/>
          </w:tcPr>
          <w:p w14:paraId="7BB07B80" w14:textId="77777777" w:rsidR="00471EE5" w:rsidRDefault="00471EE5" w:rsidP="004804AB">
            <w:pPr>
              <w:jc w:val="center"/>
              <w:rPr>
                <w:color w:val="222222"/>
                <w:sz w:val="20"/>
                <w:szCs w:val="20"/>
              </w:rPr>
            </w:pPr>
            <w:r>
              <w:rPr>
                <w:color w:val="222222"/>
                <w:sz w:val="20"/>
                <w:szCs w:val="20"/>
              </w:rPr>
              <w:t>Psycho-</w:t>
            </w:r>
          </w:p>
          <w:p w14:paraId="3C7EEA4A" w14:textId="0F0DB34A" w:rsidR="00471EE5" w:rsidRDefault="00471EE5" w:rsidP="004804AB">
            <w:pPr>
              <w:jc w:val="center"/>
              <w:rPr>
                <w:color w:val="222222"/>
                <w:sz w:val="20"/>
                <w:szCs w:val="20"/>
              </w:rPr>
            </w:pPr>
            <w:r>
              <w:rPr>
                <w:color w:val="222222"/>
                <w:sz w:val="20"/>
                <w:szCs w:val="20"/>
              </w:rPr>
              <w:t>education</w:t>
            </w:r>
          </w:p>
        </w:tc>
        <w:tc>
          <w:tcPr>
            <w:tcW w:w="1701" w:type="dxa"/>
          </w:tcPr>
          <w:p w14:paraId="6BEEFE69" w14:textId="0A78EA01" w:rsidR="00471EE5" w:rsidRDefault="00471EE5" w:rsidP="004804AB">
            <w:pPr>
              <w:jc w:val="center"/>
              <w:rPr>
                <w:color w:val="222222"/>
                <w:sz w:val="20"/>
                <w:szCs w:val="20"/>
              </w:rPr>
            </w:pPr>
            <w:r>
              <w:rPr>
                <w:color w:val="222222"/>
                <w:sz w:val="20"/>
                <w:szCs w:val="20"/>
              </w:rPr>
              <w:t xml:space="preserve">4 x </w:t>
            </w:r>
            <w:r w:rsidR="000240AD">
              <w:rPr>
                <w:color w:val="222222"/>
                <w:sz w:val="20"/>
                <w:szCs w:val="20"/>
              </w:rPr>
              <w:t>1-hour</w:t>
            </w:r>
            <w:r>
              <w:rPr>
                <w:color w:val="222222"/>
                <w:sz w:val="20"/>
                <w:szCs w:val="20"/>
              </w:rPr>
              <w:t xml:space="preserve"> sessions</w:t>
            </w:r>
          </w:p>
        </w:tc>
        <w:tc>
          <w:tcPr>
            <w:tcW w:w="1559" w:type="dxa"/>
          </w:tcPr>
          <w:p w14:paraId="4AA2E0B4" w14:textId="77B49BCE" w:rsidR="00471EE5" w:rsidRDefault="00471EE5" w:rsidP="004804AB">
            <w:pPr>
              <w:jc w:val="center"/>
              <w:rPr>
                <w:color w:val="222222"/>
                <w:sz w:val="20"/>
                <w:szCs w:val="20"/>
              </w:rPr>
            </w:pPr>
            <w:r>
              <w:rPr>
                <w:color w:val="222222"/>
                <w:sz w:val="20"/>
                <w:szCs w:val="20"/>
              </w:rPr>
              <w:t>Individual</w:t>
            </w:r>
          </w:p>
        </w:tc>
        <w:tc>
          <w:tcPr>
            <w:tcW w:w="1276" w:type="dxa"/>
          </w:tcPr>
          <w:p w14:paraId="65933C38" w14:textId="66CA25B8" w:rsidR="00471EE5" w:rsidRDefault="00471EE5" w:rsidP="004804AB">
            <w:pPr>
              <w:jc w:val="center"/>
              <w:rPr>
                <w:color w:val="222222"/>
                <w:sz w:val="20"/>
                <w:szCs w:val="20"/>
              </w:rPr>
            </w:pPr>
            <w:r>
              <w:rPr>
                <w:color w:val="222222"/>
                <w:sz w:val="20"/>
                <w:szCs w:val="20"/>
              </w:rPr>
              <w:t>Outpatient</w:t>
            </w:r>
          </w:p>
        </w:tc>
        <w:tc>
          <w:tcPr>
            <w:tcW w:w="1082" w:type="dxa"/>
          </w:tcPr>
          <w:p w14:paraId="5C7A2096" w14:textId="7415F5A8" w:rsidR="00471EE5" w:rsidRDefault="00471EE5" w:rsidP="004804AB">
            <w:pPr>
              <w:jc w:val="center"/>
              <w:rPr>
                <w:color w:val="222222"/>
                <w:sz w:val="20"/>
                <w:szCs w:val="20"/>
              </w:rPr>
            </w:pPr>
            <w:r>
              <w:rPr>
                <w:color w:val="222222"/>
                <w:sz w:val="20"/>
                <w:szCs w:val="20"/>
              </w:rPr>
              <w:t>Medium</w:t>
            </w:r>
          </w:p>
        </w:tc>
      </w:tr>
      <w:tr w:rsidR="004804AB" w14:paraId="6A3ADE58" w14:textId="28ACBE7D" w:rsidTr="00F8577D">
        <w:tc>
          <w:tcPr>
            <w:tcW w:w="1413" w:type="dxa"/>
          </w:tcPr>
          <w:p w14:paraId="5B79EC15" w14:textId="2848C2F6" w:rsidR="00471EE5" w:rsidRPr="002C1159" w:rsidRDefault="00471EE5" w:rsidP="00471EE5">
            <w:pPr>
              <w:rPr>
                <w:color w:val="222222"/>
                <w:sz w:val="20"/>
                <w:szCs w:val="20"/>
              </w:rPr>
            </w:pPr>
            <w:r w:rsidRPr="007B38F1">
              <w:rPr>
                <w:color w:val="222222"/>
                <w:sz w:val="20"/>
                <w:szCs w:val="20"/>
              </w:rPr>
              <w:t xml:space="preserve">McDade </w:t>
            </w:r>
            <w:r w:rsidR="00FA78C8">
              <w:rPr>
                <w:color w:val="222222"/>
                <w:sz w:val="20"/>
                <w:szCs w:val="20"/>
              </w:rPr>
              <w:fldChar w:fldCharType="begin"/>
            </w:r>
            <w:r w:rsidR="00FA78C8">
              <w:rPr>
                <w:color w:val="222222"/>
                <w:sz w:val="20"/>
                <w:szCs w:val="20"/>
              </w:rPr>
              <w:instrText xml:space="preserve"> ADDIN EN.CITE &lt;EndNote&gt;&lt;Cite&gt;&lt;Author&gt;McDade&lt;/Author&gt;&lt;Year&gt;1992&lt;/Year&gt;&lt;IDText&gt;Non-epileptic seizures: management and predictive factors of outcome&lt;/IDText&gt;&lt;DisplayText&gt;[58]&lt;/DisplayText&gt;&lt;record&gt;&lt;dates&gt;&lt;pub-dates&gt;&lt;date&gt;1992-Mar&lt;/date&gt;&lt;/pub-dates&gt;&lt;year&gt;1992&lt;/year&gt;&lt;/dates&gt;&lt;urls&gt;&lt;related-urls&gt;&lt;url&gt;&amp;lt;Go to ISI&amp;gt;://MEDLINE:1344323&lt;/url&gt;&lt;/related-urls&gt;&lt;/urls&gt;&lt;isbn&gt;1059-1311&lt;/isbn&gt;&lt;titles&gt;&lt;title&gt;Non-epileptic seizures: management and predictive factors of outcome&lt;/title&gt;&lt;secondary-title&gt;Seizure&lt;/secondary-title&gt;&lt;/titles&gt;&lt;pages&gt;7-10&lt;/pages&gt;&lt;number&gt;1&lt;/number&gt;&lt;contributors&gt;&lt;authors&gt;&lt;author&gt;McDade, G.&lt;/author&gt;&lt;author&gt;Brown, S. W.&lt;/author&gt;&lt;/authors&gt;&lt;/contributors&gt;&lt;added-date format="utc"&gt;1696338295&lt;/added-date&gt;&lt;ref-type name="Journal Article"&gt;17&lt;/ref-type&gt;&lt;rec-number&gt;40323&lt;/rec-number&gt;&lt;last-updated-date format="utc"&gt;1696338295&lt;/last-updated-date&gt;&lt;accession-num&gt;MEDLINE:1344323&lt;/accession-num&gt;&lt;electronic-resource-num&gt;10.1016/1059-1311(92)90047-5&lt;/electronic-resource-num&gt;&lt;volume&gt;1&lt;/volume&gt;&lt;/record&gt;&lt;/Cite&gt;&lt;/EndNote&gt;</w:instrText>
            </w:r>
            <w:r w:rsidR="00FA78C8">
              <w:rPr>
                <w:color w:val="222222"/>
                <w:sz w:val="20"/>
                <w:szCs w:val="20"/>
              </w:rPr>
              <w:fldChar w:fldCharType="separate"/>
            </w:r>
            <w:r w:rsidR="00FA78C8">
              <w:rPr>
                <w:noProof/>
                <w:color w:val="222222"/>
                <w:sz w:val="20"/>
                <w:szCs w:val="20"/>
              </w:rPr>
              <w:t>[58]</w:t>
            </w:r>
            <w:r w:rsidR="00FA78C8">
              <w:rPr>
                <w:color w:val="222222"/>
                <w:sz w:val="20"/>
                <w:szCs w:val="20"/>
              </w:rPr>
              <w:fldChar w:fldCharType="end"/>
            </w:r>
          </w:p>
        </w:tc>
        <w:tc>
          <w:tcPr>
            <w:tcW w:w="1276" w:type="dxa"/>
          </w:tcPr>
          <w:p w14:paraId="6F62D325" w14:textId="77777777" w:rsidR="00471EE5" w:rsidRDefault="00471EE5" w:rsidP="004804AB">
            <w:pPr>
              <w:jc w:val="center"/>
              <w:rPr>
                <w:color w:val="222222"/>
                <w:sz w:val="20"/>
                <w:szCs w:val="20"/>
              </w:rPr>
            </w:pPr>
            <w:r>
              <w:rPr>
                <w:color w:val="222222"/>
                <w:sz w:val="20"/>
                <w:szCs w:val="20"/>
              </w:rPr>
              <w:t>UK</w:t>
            </w:r>
          </w:p>
        </w:tc>
        <w:tc>
          <w:tcPr>
            <w:tcW w:w="992" w:type="dxa"/>
          </w:tcPr>
          <w:p w14:paraId="3D4B1366" w14:textId="42A5D8AC" w:rsidR="00471EE5" w:rsidRDefault="00926C3B" w:rsidP="004804AB">
            <w:pPr>
              <w:jc w:val="center"/>
              <w:rPr>
                <w:color w:val="222222"/>
                <w:sz w:val="20"/>
                <w:szCs w:val="20"/>
              </w:rPr>
            </w:pPr>
            <w:r>
              <w:rPr>
                <w:color w:val="222222"/>
                <w:sz w:val="20"/>
                <w:szCs w:val="20"/>
              </w:rPr>
              <w:t xml:space="preserve">18 </w:t>
            </w:r>
            <w:r w:rsidR="00DA6FE7">
              <w:rPr>
                <w:color w:val="222222"/>
                <w:sz w:val="20"/>
                <w:szCs w:val="20"/>
              </w:rPr>
              <w:t xml:space="preserve">    </w:t>
            </w:r>
            <w:proofErr w:type="gramStart"/>
            <w:r w:rsidR="00DA6FE7">
              <w:rPr>
                <w:color w:val="222222"/>
                <w:sz w:val="20"/>
                <w:szCs w:val="20"/>
              </w:rPr>
              <w:t xml:space="preserve">   </w:t>
            </w:r>
            <w:r>
              <w:rPr>
                <w:color w:val="222222"/>
                <w:sz w:val="20"/>
                <w:szCs w:val="20"/>
              </w:rPr>
              <w:t>(</w:t>
            </w:r>
            <w:proofErr w:type="gramEnd"/>
            <w:r>
              <w:rPr>
                <w:color w:val="222222"/>
                <w:sz w:val="20"/>
                <w:szCs w:val="20"/>
              </w:rPr>
              <w:t>7)</w:t>
            </w:r>
          </w:p>
        </w:tc>
        <w:tc>
          <w:tcPr>
            <w:tcW w:w="850" w:type="dxa"/>
          </w:tcPr>
          <w:p w14:paraId="04340BB2" w14:textId="230159E1" w:rsidR="00471EE5" w:rsidRDefault="00926C3B" w:rsidP="004804AB">
            <w:pPr>
              <w:jc w:val="center"/>
              <w:rPr>
                <w:color w:val="222222"/>
                <w:sz w:val="20"/>
                <w:szCs w:val="20"/>
              </w:rPr>
            </w:pPr>
            <w:r>
              <w:rPr>
                <w:color w:val="222222"/>
                <w:sz w:val="20"/>
                <w:szCs w:val="20"/>
              </w:rPr>
              <w:t>34.1 (NR)</w:t>
            </w:r>
          </w:p>
        </w:tc>
        <w:tc>
          <w:tcPr>
            <w:tcW w:w="1843" w:type="dxa"/>
          </w:tcPr>
          <w:p w14:paraId="5BB164C2" w14:textId="77777777" w:rsidR="00471EE5" w:rsidRDefault="00471EE5" w:rsidP="004804AB">
            <w:pPr>
              <w:jc w:val="center"/>
              <w:rPr>
                <w:color w:val="222222"/>
                <w:sz w:val="20"/>
                <w:szCs w:val="20"/>
              </w:rPr>
            </w:pPr>
            <w:r w:rsidRPr="000F1490">
              <w:rPr>
                <w:color w:val="000000" w:themeColor="text1"/>
                <w:sz w:val="20"/>
                <w:szCs w:val="20"/>
              </w:rPr>
              <w:t>Prospective series</w:t>
            </w:r>
          </w:p>
        </w:tc>
        <w:tc>
          <w:tcPr>
            <w:tcW w:w="1843" w:type="dxa"/>
          </w:tcPr>
          <w:p w14:paraId="3F73500D" w14:textId="4F14884E" w:rsidR="00471EE5" w:rsidRPr="00214B53" w:rsidRDefault="00471EE5" w:rsidP="004804AB">
            <w:pPr>
              <w:jc w:val="center"/>
              <w:rPr>
                <w:color w:val="222222"/>
                <w:sz w:val="20"/>
                <w:szCs w:val="20"/>
              </w:rPr>
            </w:pPr>
            <w:r w:rsidRPr="00214B53">
              <w:rPr>
                <w:color w:val="000000" w:themeColor="text1"/>
                <w:sz w:val="20"/>
                <w:szCs w:val="20"/>
              </w:rPr>
              <w:t>Multi-</w:t>
            </w:r>
            <w:r w:rsidR="00FA78C8">
              <w:rPr>
                <w:color w:val="000000" w:themeColor="text1"/>
                <w:sz w:val="20"/>
                <w:szCs w:val="20"/>
              </w:rPr>
              <w:t>d</w:t>
            </w:r>
            <w:r w:rsidRPr="00214B53">
              <w:rPr>
                <w:color w:val="000000" w:themeColor="text1"/>
                <w:sz w:val="20"/>
                <w:szCs w:val="20"/>
              </w:rPr>
              <w:t xml:space="preserve">isciplinary </w:t>
            </w:r>
            <w:r w:rsidR="00FA78C8">
              <w:rPr>
                <w:color w:val="000000" w:themeColor="text1"/>
                <w:sz w:val="20"/>
                <w:szCs w:val="20"/>
              </w:rPr>
              <w:t>t</w:t>
            </w:r>
            <w:r w:rsidRPr="00214B53">
              <w:rPr>
                <w:color w:val="000000" w:themeColor="text1"/>
                <w:sz w:val="20"/>
                <w:szCs w:val="20"/>
              </w:rPr>
              <w:t xml:space="preserve">reatment </w:t>
            </w:r>
            <w:r w:rsidR="00FA78C8">
              <w:rPr>
                <w:color w:val="000000" w:themeColor="text1"/>
                <w:sz w:val="20"/>
                <w:szCs w:val="20"/>
              </w:rPr>
              <w:t>i</w:t>
            </w:r>
            <w:r w:rsidRPr="00214B53">
              <w:rPr>
                <w:color w:val="000000" w:themeColor="text1"/>
                <w:sz w:val="20"/>
                <w:szCs w:val="20"/>
              </w:rPr>
              <w:t xml:space="preserve">ncluding </w:t>
            </w:r>
            <w:r w:rsidR="00FA78C8">
              <w:rPr>
                <w:color w:val="000000" w:themeColor="text1"/>
                <w:sz w:val="20"/>
                <w:szCs w:val="20"/>
              </w:rPr>
              <w:t>s</w:t>
            </w:r>
            <w:r w:rsidRPr="00214B53">
              <w:rPr>
                <w:color w:val="000000" w:themeColor="text1"/>
                <w:sz w:val="20"/>
                <w:szCs w:val="20"/>
              </w:rPr>
              <w:t xml:space="preserve">upportive </w:t>
            </w:r>
            <w:r w:rsidR="00FA78C8">
              <w:rPr>
                <w:color w:val="000000" w:themeColor="text1"/>
                <w:sz w:val="20"/>
                <w:szCs w:val="20"/>
              </w:rPr>
              <w:t>p</w:t>
            </w:r>
            <w:r w:rsidRPr="00214B53">
              <w:rPr>
                <w:color w:val="000000" w:themeColor="text1"/>
                <w:sz w:val="20"/>
                <w:szCs w:val="20"/>
              </w:rPr>
              <w:t>sychotherapy</w:t>
            </w:r>
          </w:p>
        </w:tc>
        <w:tc>
          <w:tcPr>
            <w:tcW w:w="1701" w:type="dxa"/>
          </w:tcPr>
          <w:p w14:paraId="45D2D9F0" w14:textId="754BE2EE" w:rsidR="00471EE5" w:rsidRPr="00214B53" w:rsidRDefault="000836F3" w:rsidP="004804AB">
            <w:pPr>
              <w:jc w:val="center"/>
              <w:rPr>
                <w:color w:val="222222"/>
                <w:sz w:val="20"/>
                <w:szCs w:val="20"/>
              </w:rPr>
            </w:pPr>
            <w:r w:rsidRPr="00214B53">
              <w:rPr>
                <w:color w:val="222222"/>
                <w:sz w:val="20"/>
                <w:szCs w:val="20"/>
              </w:rPr>
              <w:t>Treatment lasted between 12 weeks and 6 months</w:t>
            </w:r>
          </w:p>
        </w:tc>
        <w:tc>
          <w:tcPr>
            <w:tcW w:w="1559" w:type="dxa"/>
          </w:tcPr>
          <w:p w14:paraId="44FFB683" w14:textId="77777777" w:rsidR="00471EE5" w:rsidRDefault="00471EE5" w:rsidP="004804AB">
            <w:pPr>
              <w:jc w:val="center"/>
              <w:rPr>
                <w:color w:val="222222"/>
                <w:sz w:val="20"/>
                <w:szCs w:val="20"/>
              </w:rPr>
            </w:pPr>
            <w:r>
              <w:rPr>
                <w:color w:val="222222"/>
                <w:sz w:val="20"/>
                <w:szCs w:val="20"/>
              </w:rPr>
              <w:t>Individual</w:t>
            </w:r>
          </w:p>
        </w:tc>
        <w:tc>
          <w:tcPr>
            <w:tcW w:w="1276" w:type="dxa"/>
          </w:tcPr>
          <w:p w14:paraId="21098FC4" w14:textId="77777777" w:rsidR="00471EE5" w:rsidRDefault="00471EE5" w:rsidP="004804AB">
            <w:pPr>
              <w:jc w:val="center"/>
              <w:rPr>
                <w:color w:val="222222"/>
                <w:sz w:val="20"/>
                <w:szCs w:val="20"/>
              </w:rPr>
            </w:pPr>
            <w:r w:rsidRPr="000F1490">
              <w:rPr>
                <w:color w:val="000000" w:themeColor="text1"/>
                <w:sz w:val="20"/>
                <w:szCs w:val="20"/>
              </w:rPr>
              <w:t>Inpatient</w:t>
            </w:r>
          </w:p>
        </w:tc>
        <w:tc>
          <w:tcPr>
            <w:tcW w:w="1082" w:type="dxa"/>
          </w:tcPr>
          <w:p w14:paraId="06DD1352" w14:textId="77777777" w:rsidR="00471EE5" w:rsidRDefault="00471EE5" w:rsidP="004804AB">
            <w:pPr>
              <w:jc w:val="center"/>
              <w:rPr>
                <w:color w:val="222222"/>
                <w:sz w:val="20"/>
                <w:szCs w:val="20"/>
              </w:rPr>
            </w:pPr>
            <w:r>
              <w:rPr>
                <w:color w:val="222222"/>
                <w:sz w:val="20"/>
                <w:szCs w:val="20"/>
              </w:rPr>
              <w:t>High</w:t>
            </w:r>
          </w:p>
        </w:tc>
      </w:tr>
      <w:tr w:rsidR="004804AB" w14:paraId="6C82EEDB" w14:textId="5AD1EEC1" w:rsidTr="00F8577D">
        <w:tc>
          <w:tcPr>
            <w:tcW w:w="1413" w:type="dxa"/>
          </w:tcPr>
          <w:p w14:paraId="6F70C097" w14:textId="002C684D" w:rsidR="00471EE5" w:rsidRPr="002C1159" w:rsidRDefault="00471EE5" w:rsidP="00471EE5">
            <w:pPr>
              <w:rPr>
                <w:color w:val="222222"/>
                <w:sz w:val="20"/>
                <w:szCs w:val="20"/>
              </w:rPr>
            </w:pPr>
            <w:proofErr w:type="spellStart"/>
            <w:r w:rsidRPr="007B38F1">
              <w:rPr>
                <w:color w:val="222222"/>
                <w:sz w:val="20"/>
                <w:szCs w:val="20"/>
              </w:rPr>
              <w:t>Metin</w:t>
            </w:r>
            <w:proofErr w:type="spellEnd"/>
            <w:r w:rsidR="00FA78C8">
              <w:rPr>
                <w:color w:val="222222"/>
                <w:sz w:val="20"/>
                <w:szCs w:val="20"/>
              </w:rPr>
              <w:t xml:space="preserve"> </w:t>
            </w:r>
            <w:r w:rsidR="00FA78C8">
              <w:rPr>
                <w:color w:val="222222"/>
                <w:sz w:val="20"/>
                <w:szCs w:val="20"/>
              </w:rPr>
              <w:fldChar w:fldCharType="begin">
                <w:fldData xml:space="preserve">PEVuZE5vdGU+PENpdGU+PEF1dGhvcj5NZXRpbjwvQXV0aG9yPjxZZWFyPjIwMTM8L1llYXI+PElE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</w:fldData>
              </w:fldChar>
            </w:r>
            <w:r w:rsidR="00FA78C8">
              <w:rPr>
                <w:color w:val="222222"/>
                <w:sz w:val="20"/>
                <w:szCs w:val="20"/>
              </w:rPr>
              <w:instrText xml:space="preserve"> ADDIN EN.CITE </w:instrText>
            </w:r>
            <w:r w:rsidR="00FA78C8">
              <w:rPr>
                <w:color w:val="222222"/>
                <w:sz w:val="20"/>
                <w:szCs w:val="20"/>
              </w:rPr>
              <w:fldChar w:fldCharType="begin">
                <w:fldData xml:space="preserve">PEVuZE5vdGU+PENpdGU+PEF1dGhvcj5NZXRpbjwvQXV0aG9yPjxZZWFyPjIwMTM8L1llYXI+PElE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</w:fldData>
              </w:fldChar>
            </w:r>
            <w:r w:rsidR="00FA78C8">
              <w:rPr>
                <w:color w:val="222222"/>
                <w:sz w:val="20"/>
                <w:szCs w:val="20"/>
              </w:rPr>
              <w:instrText xml:space="preserve"> ADDIN EN.CITE.DATA </w:instrText>
            </w:r>
            <w:r w:rsidR="00FA78C8">
              <w:rPr>
                <w:color w:val="222222"/>
                <w:sz w:val="20"/>
                <w:szCs w:val="20"/>
              </w:rPr>
            </w:r>
            <w:r w:rsidR="00FA78C8">
              <w:rPr>
                <w:color w:val="222222"/>
                <w:sz w:val="20"/>
                <w:szCs w:val="20"/>
              </w:rPr>
              <w:fldChar w:fldCharType="end"/>
            </w:r>
            <w:r w:rsidR="00FA78C8">
              <w:rPr>
                <w:color w:val="222222"/>
                <w:sz w:val="20"/>
                <w:szCs w:val="20"/>
              </w:rPr>
            </w:r>
            <w:r w:rsidR="00FA78C8">
              <w:rPr>
                <w:color w:val="222222"/>
                <w:sz w:val="20"/>
                <w:szCs w:val="20"/>
              </w:rPr>
              <w:fldChar w:fldCharType="separate"/>
            </w:r>
            <w:r w:rsidR="00FA78C8">
              <w:rPr>
                <w:noProof/>
                <w:color w:val="222222"/>
                <w:sz w:val="20"/>
                <w:szCs w:val="20"/>
              </w:rPr>
              <w:t>[59]</w:t>
            </w:r>
            <w:r w:rsidR="00FA78C8">
              <w:rPr>
                <w:color w:val="222222"/>
                <w:sz w:val="20"/>
                <w:szCs w:val="20"/>
              </w:rPr>
              <w:fldChar w:fldCharType="end"/>
            </w:r>
            <w:r w:rsidRPr="007B38F1">
              <w:rPr>
                <w:color w:val="222222"/>
                <w:sz w:val="20"/>
                <w:szCs w:val="20"/>
              </w:rPr>
              <w:t xml:space="preserve"> </w:t>
            </w:r>
          </w:p>
        </w:tc>
        <w:tc>
          <w:tcPr>
            <w:tcW w:w="1276" w:type="dxa"/>
          </w:tcPr>
          <w:p w14:paraId="53994CE7" w14:textId="097E2ADE" w:rsidR="00471EE5" w:rsidRDefault="00471EE5" w:rsidP="004804AB">
            <w:pPr>
              <w:jc w:val="center"/>
              <w:rPr>
                <w:color w:val="222222"/>
                <w:sz w:val="20"/>
                <w:szCs w:val="20"/>
              </w:rPr>
            </w:pPr>
            <w:r>
              <w:rPr>
                <w:color w:val="222222"/>
                <w:sz w:val="20"/>
                <w:szCs w:val="20"/>
              </w:rPr>
              <w:t>Turkey</w:t>
            </w:r>
          </w:p>
        </w:tc>
        <w:tc>
          <w:tcPr>
            <w:tcW w:w="992" w:type="dxa"/>
          </w:tcPr>
          <w:p w14:paraId="3B28110F" w14:textId="77777777" w:rsidR="00471EE5" w:rsidRDefault="00471EE5" w:rsidP="004804AB">
            <w:pPr>
              <w:jc w:val="center"/>
              <w:rPr>
                <w:color w:val="222222"/>
                <w:sz w:val="20"/>
                <w:szCs w:val="20"/>
              </w:rPr>
            </w:pPr>
            <w:r>
              <w:rPr>
                <w:color w:val="222222"/>
                <w:sz w:val="20"/>
                <w:szCs w:val="20"/>
              </w:rPr>
              <w:t>9</w:t>
            </w:r>
          </w:p>
          <w:p w14:paraId="0B234FCF" w14:textId="483F2B70" w:rsidR="00471EE5" w:rsidRDefault="00471EE5" w:rsidP="004804AB">
            <w:pPr>
              <w:jc w:val="center"/>
              <w:rPr>
                <w:color w:val="222222"/>
                <w:sz w:val="20"/>
                <w:szCs w:val="20"/>
              </w:rPr>
            </w:pPr>
            <w:r>
              <w:rPr>
                <w:color w:val="222222"/>
                <w:sz w:val="20"/>
                <w:szCs w:val="20"/>
              </w:rPr>
              <w:t>(8)</w:t>
            </w:r>
          </w:p>
        </w:tc>
        <w:tc>
          <w:tcPr>
            <w:tcW w:w="850" w:type="dxa"/>
          </w:tcPr>
          <w:p w14:paraId="64B96621" w14:textId="05E1D20D" w:rsidR="00471EE5" w:rsidRDefault="00471EE5" w:rsidP="004804AB">
            <w:pPr>
              <w:jc w:val="center"/>
              <w:rPr>
                <w:color w:val="222222"/>
                <w:sz w:val="20"/>
                <w:szCs w:val="20"/>
              </w:rPr>
            </w:pPr>
            <w:r>
              <w:rPr>
                <w:color w:val="222222"/>
                <w:sz w:val="20"/>
                <w:szCs w:val="20"/>
              </w:rPr>
              <w:t>22.5</w:t>
            </w:r>
          </w:p>
          <w:p w14:paraId="378FE717" w14:textId="77777777" w:rsidR="00471EE5" w:rsidRDefault="00471EE5" w:rsidP="004804AB">
            <w:pPr>
              <w:jc w:val="center"/>
              <w:rPr>
                <w:color w:val="222222"/>
                <w:sz w:val="20"/>
                <w:szCs w:val="20"/>
              </w:rPr>
            </w:pPr>
            <w:r>
              <w:rPr>
                <w:color w:val="222222"/>
                <w:sz w:val="20"/>
                <w:szCs w:val="20"/>
              </w:rPr>
              <w:t>(NR)</w:t>
            </w:r>
          </w:p>
        </w:tc>
        <w:tc>
          <w:tcPr>
            <w:tcW w:w="1843" w:type="dxa"/>
          </w:tcPr>
          <w:p w14:paraId="26A134CC" w14:textId="3A7248A5" w:rsidR="00471EE5" w:rsidRDefault="00471EE5" w:rsidP="004804AB">
            <w:pPr>
              <w:jc w:val="center"/>
              <w:rPr>
                <w:color w:val="222222"/>
                <w:sz w:val="20"/>
                <w:szCs w:val="20"/>
              </w:rPr>
            </w:pPr>
            <w:r>
              <w:rPr>
                <w:color w:val="222222"/>
                <w:sz w:val="20"/>
                <w:szCs w:val="20"/>
              </w:rPr>
              <w:t>Pre-</w:t>
            </w:r>
            <w:r w:rsidR="00D4567B">
              <w:rPr>
                <w:color w:val="222222"/>
                <w:sz w:val="20"/>
                <w:szCs w:val="20"/>
              </w:rPr>
              <w:t xml:space="preserve"> and </w:t>
            </w:r>
            <w:r>
              <w:rPr>
                <w:color w:val="222222"/>
                <w:sz w:val="20"/>
                <w:szCs w:val="20"/>
              </w:rPr>
              <w:t>post</w:t>
            </w:r>
            <w:r w:rsidR="00D4567B">
              <w:rPr>
                <w:color w:val="222222"/>
                <w:sz w:val="20"/>
                <w:szCs w:val="20"/>
              </w:rPr>
              <w:t>-</w:t>
            </w:r>
            <w:r>
              <w:rPr>
                <w:color w:val="222222"/>
                <w:sz w:val="20"/>
                <w:szCs w:val="20"/>
              </w:rPr>
              <w:t>evaluation</w:t>
            </w:r>
          </w:p>
        </w:tc>
        <w:tc>
          <w:tcPr>
            <w:tcW w:w="1843" w:type="dxa"/>
          </w:tcPr>
          <w:p w14:paraId="11734EFA" w14:textId="77777777" w:rsidR="00471EE5" w:rsidRDefault="00471EE5" w:rsidP="004804AB">
            <w:pPr>
              <w:jc w:val="center"/>
              <w:rPr>
                <w:color w:val="222222"/>
                <w:sz w:val="20"/>
                <w:szCs w:val="20"/>
              </w:rPr>
            </w:pPr>
            <w:r>
              <w:rPr>
                <w:color w:val="222222"/>
                <w:sz w:val="20"/>
                <w:szCs w:val="20"/>
              </w:rPr>
              <w:t>Eclectic-</w:t>
            </w:r>
          </w:p>
          <w:p w14:paraId="0FA990A2" w14:textId="5022CCF5" w:rsidR="00471EE5" w:rsidRDefault="00FA78C8" w:rsidP="004804AB">
            <w:pPr>
              <w:jc w:val="center"/>
              <w:rPr>
                <w:color w:val="222222"/>
                <w:sz w:val="20"/>
                <w:szCs w:val="20"/>
              </w:rPr>
            </w:pPr>
            <w:r>
              <w:rPr>
                <w:color w:val="222222"/>
                <w:sz w:val="20"/>
                <w:szCs w:val="20"/>
              </w:rPr>
              <w:t>v</w:t>
            </w:r>
            <w:r w:rsidR="00471EE5">
              <w:rPr>
                <w:color w:val="222222"/>
                <w:sz w:val="20"/>
                <w:szCs w:val="20"/>
              </w:rPr>
              <w:t>arious</w:t>
            </w:r>
          </w:p>
        </w:tc>
        <w:tc>
          <w:tcPr>
            <w:tcW w:w="1701" w:type="dxa"/>
          </w:tcPr>
          <w:p w14:paraId="771E5916" w14:textId="06C4F67D" w:rsidR="00471EE5" w:rsidRDefault="00471EE5" w:rsidP="004804AB">
            <w:pPr>
              <w:jc w:val="center"/>
              <w:rPr>
                <w:color w:val="222222"/>
                <w:sz w:val="20"/>
                <w:szCs w:val="20"/>
              </w:rPr>
            </w:pPr>
            <w:r>
              <w:rPr>
                <w:color w:val="222222"/>
                <w:sz w:val="20"/>
                <w:szCs w:val="20"/>
              </w:rPr>
              <w:t xml:space="preserve">Weekly </w:t>
            </w:r>
            <w:proofErr w:type="gramStart"/>
            <w:r>
              <w:rPr>
                <w:color w:val="222222"/>
                <w:sz w:val="20"/>
                <w:szCs w:val="20"/>
              </w:rPr>
              <w:t>90 minute</w:t>
            </w:r>
            <w:proofErr w:type="gramEnd"/>
            <w:r>
              <w:rPr>
                <w:color w:val="222222"/>
                <w:sz w:val="20"/>
                <w:szCs w:val="20"/>
              </w:rPr>
              <w:t xml:space="preserve"> sessions for 12 weeks</w:t>
            </w:r>
          </w:p>
        </w:tc>
        <w:tc>
          <w:tcPr>
            <w:tcW w:w="1559" w:type="dxa"/>
          </w:tcPr>
          <w:p w14:paraId="624C90B5" w14:textId="4D30BE80" w:rsidR="00471EE5" w:rsidRDefault="00471EE5" w:rsidP="004804AB">
            <w:pPr>
              <w:jc w:val="center"/>
              <w:rPr>
                <w:color w:val="222222"/>
                <w:sz w:val="20"/>
                <w:szCs w:val="20"/>
              </w:rPr>
            </w:pPr>
            <w:r>
              <w:rPr>
                <w:color w:val="222222"/>
                <w:sz w:val="20"/>
                <w:szCs w:val="20"/>
              </w:rPr>
              <w:t>Group</w:t>
            </w:r>
          </w:p>
        </w:tc>
        <w:tc>
          <w:tcPr>
            <w:tcW w:w="1276" w:type="dxa"/>
          </w:tcPr>
          <w:p w14:paraId="2E58695D" w14:textId="62090AF7" w:rsidR="00471EE5" w:rsidRDefault="00471EE5" w:rsidP="004804AB">
            <w:pPr>
              <w:jc w:val="center"/>
              <w:rPr>
                <w:color w:val="222222"/>
                <w:sz w:val="20"/>
                <w:szCs w:val="20"/>
              </w:rPr>
            </w:pPr>
            <w:r>
              <w:rPr>
                <w:color w:val="222222"/>
                <w:sz w:val="20"/>
                <w:szCs w:val="20"/>
              </w:rPr>
              <w:t>Outpatient</w:t>
            </w:r>
          </w:p>
        </w:tc>
        <w:tc>
          <w:tcPr>
            <w:tcW w:w="1082" w:type="dxa"/>
          </w:tcPr>
          <w:p w14:paraId="10CEE70F" w14:textId="0FF6971A" w:rsidR="00471EE5" w:rsidRDefault="00471EE5" w:rsidP="004804AB">
            <w:pPr>
              <w:jc w:val="center"/>
              <w:rPr>
                <w:color w:val="222222"/>
                <w:sz w:val="20"/>
                <w:szCs w:val="20"/>
              </w:rPr>
            </w:pPr>
            <w:r>
              <w:rPr>
                <w:color w:val="222222"/>
                <w:sz w:val="20"/>
                <w:szCs w:val="20"/>
              </w:rPr>
              <w:t>High</w:t>
            </w:r>
          </w:p>
        </w:tc>
      </w:tr>
      <w:tr w:rsidR="004804AB" w14:paraId="58E251BC" w14:textId="0D396DE1" w:rsidTr="00F8577D">
        <w:tc>
          <w:tcPr>
            <w:tcW w:w="1413" w:type="dxa"/>
          </w:tcPr>
          <w:p w14:paraId="7612418A" w14:textId="215CCBCC" w:rsidR="00471EE5" w:rsidRPr="002C1159" w:rsidRDefault="00471EE5" w:rsidP="00471EE5">
            <w:pPr>
              <w:rPr>
                <w:color w:val="222222"/>
                <w:sz w:val="20"/>
                <w:szCs w:val="20"/>
              </w:rPr>
            </w:pPr>
            <w:r w:rsidRPr="007B38F1">
              <w:rPr>
                <w:color w:val="222222"/>
                <w:sz w:val="20"/>
                <w:szCs w:val="20"/>
              </w:rPr>
              <w:lastRenderedPageBreak/>
              <w:t>Myers</w:t>
            </w:r>
            <w:r w:rsidR="00FA78C8">
              <w:rPr>
                <w:color w:val="222222"/>
                <w:sz w:val="20"/>
                <w:szCs w:val="20"/>
              </w:rPr>
              <w:t xml:space="preserve"> </w:t>
            </w:r>
            <w:r w:rsidR="00FA78C8">
              <w:rPr>
                <w:color w:val="222222"/>
                <w:sz w:val="20"/>
                <w:szCs w:val="20"/>
              </w:rPr>
              <w:fldChar w:fldCharType="begin">
                <w:fldData xml:space="preserve">PEVuZE5vdGU+PENpdGU+PEF1dGhvcj5NeWVyczwvQXV0aG9yPjxZZWFyPjIwMTc8L1llYXI+PElE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</w:fldData>
              </w:fldChar>
            </w:r>
            <w:r w:rsidR="00FA78C8">
              <w:rPr>
                <w:color w:val="222222"/>
                <w:sz w:val="20"/>
                <w:szCs w:val="20"/>
              </w:rPr>
              <w:instrText xml:space="preserve"> ADDIN EN.CITE </w:instrText>
            </w:r>
            <w:r w:rsidR="00FA78C8">
              <w:rPr>
                <w:color w:val="222222"/>
                <w:sz w:val="20"/>
                <w:szCs w:val="20"/>
              </w:rPr>
              <w:fldChar w:fldCharType="begin">
                <w:fldData xml:space="preserve">PEVuZE5vdGU+PENpdGU+PEF1dGhvcj5NeWVyczwvQXV0aG9yPjxZZWFyPjIwMTc8L1llYXI+PElE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</w:fldData>
              </w:fldChar>
            </w:r>
            <w:r w:rsidR="00FA78C8">
              <w:rPr>
                <w:color w:val="222222"/>
                <w:sz w:val="20"/>
                <w:szCs w:val="20"/>
              </w:rPr>
              <w:instrText xml:space="preserve"> ADDIN EN.CITE.DATA </w:instrText>
            </w:r>
            <w:r w:rsidR="00FA78C8">
              <w:rPr>
                <w:color w:val="222222"/>
                <w:sz w:val="20"/>
                <w:szCs w:val="20"/>
              </w:rPr>
            </w:r>
            <w:r w:rsidR="00FA78C8">
              <w:rPr>
                <w:color w:val="222222"/>
                <w:sz w:val="20"/>
                <w:szCs w:val="20"/>
              </w:rPr>
              <w:fldChar w:fldCharType="end"/>
            </w:r>
            <w:r w:rsidR="00FA78C8">
              <w:rPr>
                <w:color w:val="222222"/>
                <w:sz w:val="20"/>
                <w:szCs w:val="20"/>
              </w:rPr>
            </w:r>
            <w:r w:rsidR="00FA78C8">
              <w:rPr>
                <w:color w:val="222222"/>
                <w:sz w:val="20"/>
                <w:szCs w:val="20"/>
              </w:rPr>
              <w:fldChar w:fldCharType="separate"/>
            </w:r>
            <w:r w:rsidR="00FA78C8">
              <w:rPr>
                <w:noProof/>
                <w:color w:val="222222"/>
                <w:sz w:val="20"/>
                <w:szCs w:val="20"/>
              </w:rPr>
              <w:t>[60]</w:t>
            </w:r>
            <w:r w:rsidR="00FA78C8">
              <w:rPr>
                <w:color w:val="222222"/>
                <w:sz w:val="20"/>
                <w:szCs w:val="20"/>
              </w:rPr>
              <w:fldChar w:fldCharType="end"/>
            </w:r>
          </w:p>
        </w:tc>
        <w:tc>
          <w:tcPr>
            <w:tcW w:w="1276" w:type="dxa"/>
          </w:tcPr>
          <w:p w14:paraId="3569403F" w14:textId="020F6D1B" w:rsidR="00471EE5" w:rsidRDefault="00471EE5" w:rsidP="004804AB">
            <w:pPr>
              <w:jc w:val="center"/>
              <w:rPr>
                <w:color w:val="222222"/>
                <w:sz w:val="20"/>
                <w:szCs w:val="20"/>
              </w:rPr>
            </w:pPr>
            <w:r>
              <w:rPr>
                <w:color w:val="222222"/>
                <w:sz w:val="20"/>
                <w:szCs w:val="20"/>
              </w:rPr>
              <w:t>USA</w:t>
            </w:r>
          </w:p>
        </w:tc>
        <w:tc>
          <w:tcPr>
            <w:tcW w:w="992" w:type="dxa"/>
          </w:tcPr>
          <w:p w14:paraId="21D28722" w14:textId="77777777" w:rsidR="00471EE5" w:rsidRDefault="00471EE5" w:rsidP="004804AB">
            <w:pPr>
              <w:jc w:val="center"/>
              <w:rPr>
                <w:color w:val="222222"/>
                <w:sz w:val="20"/>
                <w:szCs w:val="20"/>
              </w:rPr>
            </w:pPr>
            <w:r>
              <w:rPr>
                <w:color w:val="222222"/>
                <w:sz w:val="20"/>
                <w:szCs w:val="20"/>
              </w:rPr>
              <w:t>16</w:t>
            </w:r>
          </w:p>
          <w:p w14:paraId="2496D974" w14:textId="24D9622D" w:rsidR="00471EE5" w:rsidRDefault="00471EE5" w:rsidP="004804AB">
            <w:pPr>
              <w:jc w:val="center"/>
              <w:rPr>
                <w:color w:val="222222"/>
                <w:sz w:val="20"/>
                <w:szCs w:val="20"/>
              </w:rPr>
            </w:pPr>
            <w:r>
              <w:rPr>
                <w:color w:val="222222"/>
                <w:sz w:val="20"/>
                <w:szCs w:val="20"/>
              </w:rPr>
              <w:t>(13)</w:t>
            </w:r>
          </w:p>
        </w:tc>
        <w:tc>
          <w:tcPr>
            <w:tcW w:w="850" w:type="dxa"/>
          </w:tcPr>
          <w:p w14:paraId="4A20F029" w14:textId="4343F0DF" w:rsidR="00471EE5" w:rsidRDefault="00471EE5" w:rsidP="004804AB">
            <w:pPr>
              <w:jc w:val="center"/>
              <w:rPr>
                <w:color w:val="222222"/>
                <w:sz w:val="20"/>
                <w:szCs w:val="20"/>
              </w:rPr>
            </w:pPr>
            <w:r>
              <w:rPr>
                <w:color w:val="222222"/>
                <w:sz w:val="20"/>
                <w:szCs w:val="20"/>
              </w:rPr>
              <w:t>42.8</w:t>
            </w:r>
          </w:p>
          <w:p w14:paraId="6CAA377F" w14:textId="77777777" w:rsidR="00471EE5" w:rsidRDefault="00471EE5" w:rsidP="004804AB">
            <w:pPr>
              <w:jc w:val="center"/>
              <w:rPr>
                <w:color w:val="222222"/>
                <w:sz w:val="20"/>
                <w:szCs w:val="20"/>
              </w:rPr>
            </w:pPr>
            <w:r>
              <w:rPr>
                <w:color w:val="222222"/>
                <w:sz w:val="20"/>
                <w:szCs w:val="20"/>
              </w:rPr>
              <w:t>(NR)</w:t>
            </w:r>
          </w:p>
        </w:tc>
        <w:tc>
          <w:tcPr>
            <w:tcW w:w="1843" w:type="dxa"/>
          </w:tcPr>
          <w:p w14:paraId="592004D6" w14:textId="4298291F" w:rsidR="00471EE5" w:rsidRDefault="00471EE5" w:rsidP="004804AB">
            <w:pPr>
              <w:jc w:val="center"/>
              <w:rPr>
                <w:color w:val="222222"/>
                <w:sz w:val="20"/>
                <w:szCs w:val="20"/>
              </w:rPr>
            </w:pPr>
            <w:r>
              <w:rPr>
                <w:color w:val="222222"/>
                <w:sz w:val="20"/>
                <w:szCs w:val="20"/>
              </w:rPr>
              <w:t>Case series/uncontrolled intervention study</w:t>
            </w:r>
          </w:p>
        </w:tc>
        <w:tc>
          <w:tcPr>
            <w:tcW w:w="1843" w:type="dxa"/>
          </w:tcPr>
          <w:p w14:paraId="3C666FC4" w14:textId="515D2B12" w:rsidR="00471EE5" w:rsidRDefault="00684FB9" w:rsidP="004804AB">
            <w:pPr>
              <w:jc w:val="center"/>
              <w:rPr>
                <w:color w:val="222222"/>
                <w:sz w:val="20"/>
                <w:szCs w:val="20"/>
              </w:rPr>
            </w:pPr>
            <w:r>
              <w:rPr>
                <w:color w:val="222222"/>
                <w:sz w:val="20"/>
                <w:szCs w:val="20"/>
              </w:rPr>
              <w:t>C-</w:t>
            </w:r>
            <w:r w:rsidR="00471EE5">
              <w:rPr>
                <w:color w:val="222222"/>
                <w:sz w:val="20"/>
                <w:szCs w:val="20"/>
              </w:rPr>
              <w:t>B </w:t>
            </w:r>
          </w:p>
        </w:tc>
        <w:tc>
          <w:tcPr>
            <w:tcW w:w="1701" w:type="dxa"/>
          </w:tcPr>
          <w:p w14:paraId="40DA8CDE" w14:textId="626E73C2" w:rsidR="00471EE5" w:rsidRDefault="00471EE5" w:rsidP="004804AB">
            <w:pPr>
              <w:jc w:val="center"/>
              <w:rPr>
                <w:color w:val="222222"/>
                <w:sz w:val="20"/>
                <w:szCs w:val="20"/>
              </w:rPr>
            </w:pPr>
            <w:r>
              <w:rPr>
                <w:color w:val="222222"/>
                <w:sz w:val="20"/>
                <w:szCs w:val="20"/>
              </w:rPr>
              <w:t>12-15 sessions</w:t>
            </w:r>
          </w:p>
        </w:tc>
        <w:tc>
          <w:tcPr>
            <w:tcW w:w="1559" w:type="dxa"/>
          </w:tcPr>
          <w:p w14:paraId="1B5AF23F" w14:textId="425BD017" w:rsidR="00471EE5" w:rsidRDefault="00471EE5" w:rsidP="004804AB">
            <w:pPr>
              <w:jc w:val="center"/>
              <w:rPr>
                <w:color w:val="222222"/>
                <w:sz w:val="20"/>
                <w:szCs w:val="20"/>
              </w:rPr>
            </w:pPr>
            <w:r>
              <w:rPr>
                <w:color w:val="222222"/>
                <w:sz w:val="20"/>
                <w:szCs w:val="20"/>
              </w:rPr>
              <w:t>Individual</w:t>
            </w:r>
          </w:p>
        </w:tc>
        <w:tc>
          <w:tcPr>
            <w:tcW w:w="1276" w:type="dxa"/>
          </w:tcPr>
          <w:p w14:paraId="0B0C2D50" w14:textId="574ACA6F" w:rsidR="00471EE5" w:rsidRDefault="00471EE5" w:rsidP="004804AB">
            <w:pPr>
              <w:jc w:val="center"/>
              <w:rPr>
                <w:color w:val="222222"/>
                <w:sz w:val="20"/>
                <w:szCs w:val="20"/>
              </w:rPr>
            </w:pPr>
            <w:r>
              <w:rPr>
                <w:color w:val="222222"/>
                <w:sz w:val="20"/>
                <w:szCs w:val="20"/>
              </w:rPr>
              <w:t>Outpatient</w:t>
            </w:r>
          </w:p>
        </w:tc>
        <w:tc>
          <w:tcPr>
            <w:tcW w:w="1082" w:type="dxa"/>
          </w:tcPr>
          <w:p w14:paraId="6D33020B" w14:textId="6B44FA7C" w:rsidR="00471EE5" w:rsidRDefault="00471EE5" w:rsidP="004804AB">
            <w:pPr>
              <w:jc w:val="center"/>
              <w:rPr>
                <w:color w:val="222222"/>
                <w:sz w:val="20"/>
                <w:szCs w:val="20"/>
              </w:rPr>
            </w:pPr>
            <w:r>
              <w:rPr>
                <w:color w:val="222222"/>
                <w:sz w:val="20"/>
                <w:szCs w:val="20"/>
              </w:rPr>
              <w:t>Medium</w:t>
            </w:r>
          </w:p>
        </w:tc>
      </w:tr>
      <w:tr w:rsidR="004804AB" w14:paraId="607E25ED" w14:textId="43990214" w:rsidTr="00F8577D">
        <w:tc>
          <w:tcPr>
            <w:tcW w:w="1413" w:type="dxa"/>
          </w:tcPr>
          <w:p w14:paraId="472CFA8C" w14:textId="6B076C4A" w:rsidR="00471EE5" w:rsidRPr="002C1159" w:rsidRDefault="00471EE5" w:rsidP="00471EE5">
            <w:pPr>
              <w:rPr>
                <w:color w:val="222222"/>
                <w:sz w:val="20"/>
                <w:szCs w:val="20"/>
              </w:rPr>
            </w:pPr>
            <w:proofErr w:type="spellStart"/>
            <w:r w:rsidRPr="007B38F1">
              <w:rPr>
                <w:color w:val="222222"/>
                <w:sz w:val="20"/>
                <w:szCs w:val="20"/>
              </w:rPr>
              <w:t>Rusch</w:t>
            </w:r>
            <w:proofErr w:type="spellEnd"/>
            <w:r w:rsidR="00C71063">
              <w:rPr>
                <w:color w:val="222222"/>
                <w:sz w:val="20"/>
                <w:szCs w:val="20"/>
              </w:rPr>
              <w:t xml:space="preserve"> </w:t>
            </w:r>
            <w:r w:rsidR="00C71063">
              <w:rPr>
                <w:color w:val="222222"/>
                <w:sz w:val="20"/>
                <w:szCs w:val="20"/>
              </w:rPr>
              <w:fldChar w:fldCharType="begin"/>
            </w:r>
            <w:r w:rsidR="00C71063">
              <w:rPr>
                <w:color w:val="222222"/>
                <w:sz w:val="20"/>
                <w:szCs w:val="20"/>
              </w:rPr>
              <w:instrText xml:space="preserve"> ADDIN EN.CITE &lt;EndNote&gt;&lt;Cite&gt;&lt;Author&gt;Rusch&lt;/Author&gt;&lt;Year&gt;2001&lt;/Year&gt;&lt;IDText&gt;Psychological Treatment of Nonepileptic Events&lt;/IDText&gt;&lt;DisplayText&gt;[61]&lt;/DisplayText&gt;&lt;record&gt;&lt;dates&gt;&lt;pub-dates&gt;&lt;date&gt;Jun&lt;/date&gt;&lt;/pub-dates&gt;&lt;year&gt;2001&lt;/year&gt;&lt;/dates&gt;&lt;urls&gt;&lt;related-urls&gt;&lt;url&gt;&amp;lt;Go to ISI&amp;gt;://WOS:000208208500010&lt;/url&gt;&lt;/related-urls&gt;&lt;/urls&gt;&lt;isbn&gt;1525-5050&lt;/isbn&gt;&lt;work-type&gt;Article&lt;/work-type&gt;&lt;titles&gt;&lt;title&gt;Psychological Treatment of Nonepileptic Events&lt;/title&gt;&lt;secondary-title&gt;Epilepsy &amp;amp; Behavior&lt;/secondary-title&gt;&lt;/titles&gt;&lt;pages&gt;277-283&lt;/pages&gt;&lt;number&gt;3&lt;/number&gt;&lt;contributors&gt;&lt;authors&gt;&lt;author&gt;Rusch, Mark D.&lt;/author&gt;&lt;author&gt;Morris, George L.&lt;/author&gt;&lt;author&gt;Allen, Linda&lt;/author&gt;&lt;author&gt;Lathrop, LeeAnn&lt;/author&gt;&lt;/authors&gt;&lt;/contributors&gt;&lt;added-date format="utc"&gt;1696338353&lt;/added-date&gt;&lt;ref-type name="Journal Article"&gt;17&lt;/ref-type&gt;&lt;rec-number&gt;40330&lt;/rec-number&gt;&lt;last-updated-date format="utc"&gt;1696338353&lt;/last-updated-date&gt;&lt;accession-num&gt;WOS:000208208500010&lt;/accession-num&gt;&lt;electronic-resource-num&gt;10.1006/ebeh.2001.0180&lt;/electronic-resource-num&gt;&lt;volume&gt;2&lt;/volume&gt;&lt;/record&gt;&lt;/Cite&gt;&lt;/EndNote&gt;</w:instrText>
            </w:r>
            <w:r w:rsidR="00C71063">
              <w:rPr>
                <w:color w:val="222222"/>
                <w:sz w:val="20"/>
                <w:szCs w:val="20"/>
              </w:rPr>
              <w:fldChar w:fldCharType="separate"/>
            </w:r>
            <w:r w:rsidR="00C71063">
              <w:rPr>
                <w:noProof/>
                <w:color w:val="222222"/>
                <w:sz w:val="20"/>
                <w:szCs w:val="20"/>
              </w:rPr>
              <w:t>[61]</w:t>
            </w:r>
            <w:r w:rsidR="00C71063">
              <w:rPr>
                <w:color w:val="222222"/>
                <w:sz w:val="20"/>
                <w:szCs w:val="20"/>
              </w:rPr>
              <w:fldChar w:fldCharType="end"/>
            </w:r>
            <w:r w:rsidRPr="007B38F1">
              <w:rPr>
                <w:color w:val="222222"/>
                <w:sz w:val="20"/>
                <w:szCs w:val="20"/>
              </w:rPr>
              <w:t xml:space="preserve"> </w:t>
            </w:r>
          </w:p>
          <w:p w14:paraId="2394A2BB" w14:textId="77777777" w:rsidR="00471EE5" w:rsidRPr="002C1159" w:rsidRDefault="00471EE5" w:rsidP="00471EE5">
            <w:pPr>
              <w:rPr>
                <w:color w:val="222222"/>
                <w:sz w:val="20"/>
                <w:szCs w:val="20"/>
              </w:rPr>
            </w:pPr>
          </w:p>
        </w:tc>
        <w:tc>
          <w:tcPr>
            <w:tcW w:w="1276" w:type="dxa"/>
          </w:tcPr>
          <w:p w14:paraId="1833998E" w14:textId="77777777" w:rsidR="00471EE5" w:rsidRDefault="00471EE5" w:rsidP="004804AB">
            <w:pPr>
              <w:jc w:val="center"/>
              <w:rPr>
                <w:color w:val="222222"/>
                <w:sz w:val="20"/>
                <w:szCs w:val="20"/>
              </w:rPr>
            </w:pPr>
            <w:r>
              <w:rPr>
                <w:color w:val="222222"/>
                <w:sz w:val="20"/>
                <w:szCs w:val="20"/>
              </w:rPr>
              <w:t>USA</w:t>
            </w:r>
          </w:p>
        </w:tc>
        <w:tc>
          <w:tcPr>
            <w:tcW w:w="992" w:type="dxa"/>
          </w:tcPr>
          <w:p w14:paraId="0E96AA37" w14:textId="0BFDA897" w:rsidR="00471EE5" w:rsidRDefault="002175AA" w:rsidP="004804AB">
            <w:pPr>
              <w:jc w:val="center"/>
              <w:rPr>
                <w:color w:val="222222"/>
                <w:sz w:val="20"/>
                <w:szCs w:val="20"/>
              </w:rPr>
            </w:pPr>
            <w:r>
              <w:rPr>
                <w:color w:val="222222"/>
                <w:sz w:val="20"/>
                <w:szCs w:val="20"/>
              </w:rPr>
              <w:t xml:space="preserve">33 </w:t>
            </w:r>
            <w:r w:rsidR="00DA6FE7">
              <w:rPr>
                <w:color w:val="222222"/>
                <w:sz w:val="20"/>
                <w:szCs w:val="20"/>
              </w:rPr>
              <w:t xml:space="preserve"> </w:t>
            </w:r>
            <w:proofErr w:type="gramStart"/>
            <w:r w:rsidR="00DA6FE7">
              <w:rPr>
                <w:color w:val="222222"/>
                <w:sz w:val="20"/>
                <w:szCs w:val="20"/>
              </w:rPr>
              <w:t xml:space="preserve">   </w:t>
            </w:r>
            <w:r>
              <w:rPr>
                <w:color w:val="222222"/>
                <w:sz w:val="20"/>
                <w:szCs w:val="20"/>
              </w:rPr>
              <w:t>(</w:t>
            </w:r>
            <w:proofErr w:type="gramEnd"/>
            <w:r>
              <w:rPr>
                <w:color w:val="222222"/>
                <w:sz w:val="20"/>
                <w:szCs w:val="20"/>
              </w:rPr>
              <w:t>25)</w:t>
            </w:r>
          </w:p>
        </w:tc>
        <w:tc>
          <w:tcPr>
            <w:tcW w:w="850" w:type="dxa"/>
          </w:tcPr>
          <w:p w14:paraId="450CBA5A" w14:textId="640884EE" w:rsidR="00471EE5" w:rsidRDefault="002175AA" w:rsidP="004804AB">
            <w:pPr>
              <w:jc w:val="center"/>
              <w:rPr>
                <w:color w:val="222222"/>
                <w:sz w:val="20"/>
                <w:szCs w:val="20"/>
              </w:rPr>
            </w:pPr>
            <w:r>
              <w:rPr>
                <w:color w:val="222222"/>
                <w:sz w:val="20"/>
                <w:szCs w:val="20"/>
              </w:rPr>
              <w:t>33.8 (11.7)</w:t>
            </w:r>
          </w:p>
        </w:tc>
        <w:tc>
          <w:tcPr>
            <w:tcW w:w="1843" w:type="dxa"/>
          </w:tcPr>
          <w:p w14:paraId="1455D548" w14:textId="77777777" w:rsidR="00471EE5" w:rsidRDefault="00471EE5" w:rsidP="004804AB">
            <w:pPr>
              <w:jc w:val="center"/>
              <w:rPr>
                <w:color w:val="222222"/>
                <w:sz w:val="20"/>
                <w:szCs w:val="20"/>
              </w:rPr>
            </w:pPr>
            <w:r w:rsidRPr="000F1490">
              <w:rPr>
                <w:color w:val="000000" w:themeColor="text1"/>
                <w:sz w:val="20"/>
                <w:szCs w:val="20"/>
              </w:rPr>
              <w:t>Case series uncontrolled</w:t>
            </w:r>
          </w:p>
        </w:tc>
        <w:tc>
          <w:tcPr>
            <w:tcW w:w="1843" w:type="dxa"/>
          </w:tcPr>
          <w:p w14:paraId="3BE3E2AE" w14:textId="77777777" w:rsidR="00471EE5" w:rsidRDefault="00471EE5" w:rsidP="004804AB">
            <w:pPr>
              <w:jc w:val="center"/>
              <w:rPr>
                <w:color w:val="222222"/>
                <w:sz w:val="20"/>
                <w:szCs w:val="20"/>
              </w:rPr>
            </w:pPr>
            <w:r>
              <w:rPr>
                <w:color w:val="222222"/>
                <w:sz w:val="20"/>
                <w:szCs w:val="20"/>
              </w:rPr>
              <w:t>Eclectic-various</w:t>
            </w:r>
          </w:p>
        </w:tc>
        <w:tc>
          <w:tcPr>
            <w:tcW w:w="1701" w:type="dxa"/>
          </w:tcPr>
          <w:p w14:paraId="307BF78B" w14:textId="77777777" w:rsidR="00471EE5" w:rsidRDefault="00471EE5" w:rsidP="004804AB">
            <w:pPr>
              <w:jc w:val="center"/>
              <w:rPr>
                <w:color w:val="222222"/>
                <w:sz w:val="20"/>
                <w:szCs w:val="20"/>
              </w:rPr>
            </w:pPr>
            <w:r w:rsidRPr="000F1490">
              <w:rPr>
                <w:color w:val="000000" w:themeColor="text1"/>
                <w:sz w:val="20"/>
                <w:szCs w:val="20"/>
              </w:rPr>
              <w:t>Flexible (mean = 9.5 sessions, range = 2–30)</w:t>
            </w:r>
          </w:p>
        </w:tc>
        <w:tc>
          <w:tcPr>
            <w:tcW w:w="1559" w:type="dxa"/>
          </w:tcPr>
          <w:p w14:paraId="1ED44A2B" w14:textId="77777777" w:rsidR="00471EE5" w:rsidRDefault="00471EE5" w:rsidP="004804AB">
            <w:pPr>
              <w:jc w:val="center"/>
              <w:rPr>
                <w:color w:val="222222"/>
                <w:sz w:val="20"/>
                <w:szCs w:val="20"/>
              </w:rPr>
            </w:pPr>
            <w:r>
              <w:rPr>
                <w:color w:val="222222"/>
                <w:sz w:val="20"/>
                <w:szCs w:val="20"/>
              </w:rPr>
              <w:t>Individual</w:t>
            </w:r>
          </w:p>
        </w:tc>
        <w:tc>
          <w:tcPr>
            <w:tcW w:w="1276" w:type="dxa"/>
          </w:tcPr>
          <w:p w14:paraId="512E0FB6" w14:textId="504A520B" w:rsidR="00471EE5" w:rsidRDefault="00471EE5" w:rsidP="004804AB">
            <w:pPr>
              <w:jc w:val="center"/>
              <w:rPr>
                <w:color w:val="222222"/>
                <w:sz w:val="20"/>
                <w:szCs w:val="20"/>
              </w:rPr>
            </w:pPr>
            <w:r>
              <w:rPr>
                <w:color w:val="222222"/>
                <w:sz w:val="20"/>
                <w:szCs w:val="20"/>
              </w:rPr>
              <w:t>Outpatient</w:t>
            </w:r>
          </w:p>
        </w:tc>
        <w:tc>
          <w:tcPr>
            <w:tcW w:w="1082" w:type="dxa"/>
          </w:tcPr>
          <w:p w14:paraId="6F1DACE1" w14:textId="77777777" w:rsidR="00471EE5" w:rsidRDefault="00471EE5" w:rsidP="004804AB">
            <w:pPr>
              <w:jc w:val="center"/>
              <w:rPr>
                <w:color w:val="222222"/>
                <w:sz w:val="20"/>
                <w:szCs w:val="20"/>
              </w:rPr>
            </w:pPr>
            <w:r>
              <w:rPr>
                <w:color w:val="222222"/>
                <w:sz w:val="20"/>
                <w:szCs w:val="20"/>
              </w:rPr>
              <w:t>High</w:t>
            </w:r>
          </w:p>
        </w:tc>
      </w:tr>
      <w:tr w:rsidR="004804AB" w14:paraId="37721B83" w14:textId="4EF083A6" w:rsidTr="00F8577D">
        <w:tc>
          <w:tcPr>
            <w:tcW w:w="1413" w:type="dxa"/>
          </w:tcPr>
          <w:p w14:paraId="25EC2D96" w14:textId="77777777" w:rsidR="00471EE5" w:rsidRDefault="00471EE5" w:rsidP="00471EE5">
            <w:pPr>
              <w:rPr>
                <w:color w:val="222222"/>
                <w:sz w:val="20"/>
                <w:szCs w:val="20"/>
              </w:rPr>
            </w:pPr>
            <w:r w:rsidRPr="007B38F1">
              <w:rPr>
                <w:color w:val="222222"/>
                <w:sz w:val="20"/>
                <w:szCs w:val="20"/>
              </w:rPr>
              <w:t>Santiago</w:t>
            </w:r>
            <w:r w:rsidR="00676F77" w:rsidRPr="007B38F1">
              <w:rPr>
                <w:color w:val="222222"/>
                <w:sz w:val="20"/>
                <w:szCs w:val="20"/>
              </w:rPr>
              <w:t>-</w:t>
            </w:r>
            <w:r w:rsidRPr="007B38F1">
              <w:rPr>
                <w:color w:val="222222"/>
                <w:sz w:val="20"/>
                <w:szCs w:val="20"/>
              </w:rPr>
              <w:t xml:space="preserve">Trevino </w:t>
            </w:r>
            <w:r w:rsidR="00C71063">
              <w:rPr>
                <w:color w:val="222222"/>
                <w:sz w:val="20"/>
                <w:szCs w:val="20"/>
              </w:rPr>
              <w:fldChar w:fldCharType="begin"/>
            </w:r>
            <w:r w:rsidR="00C71063">
              <w:rPr>
                <w:color w:val="222222"/>
                <w:sz w:val="20"/>
                <w:szCs w:val="20"/>
              </w:rPr>
              <w:instrText xml:space="preserve"> ADDIN EN.CITE &lt;EndNote&gt;&lt;Cite&gt;&lt;Author&gt;Santiago-Trevino&lt;/Author&gt;&lt;Year&gt;2017&lt;/Year&gt;&lt;IDText&gt;The Effect of Therapy Psychodynamic and Cognitive Behavioral Therapy on Quality of Life in Patients with PNES. &lt;/IDText&gt;&lt;DisplayText&gt;[62]&lt;/DisplayText&gt;&lt;record&gt;&lt;titles&gt;&lt;title&gt;The Effect of Therapy Psychodynamic and Cognitive Behavioral Therapy on Quality of Life in Patients with PNES. &lt;/title&gt;&lt;secondary-title&gt;Journal of Psychology &amp;amp; Psychotherapy&lt;/secondary-title&gt;&lt;/titles&gt;&lt;pages&gt;1000310&lt;/pages&gt;&lt;number&gt;4&lt;/number&gt;&lt;contributors&gt;&lt;authors&gt;&lt;author&gt;Santiago-Trevino, N&lt;/author&gt;&lt;author&gt;Arana-Lechuga, Y&lt;/author&gt;&lt;author&gt;Esqueda-Leon, E&lt;/author&gt;&lt;author&gt;Sanchez-Escandon, O&lt;/author&gt;&lt;author&gt;Teran-Perez, G&lt;/author&gt;&lt;author&gt;Gonzalez-Robles, O&lt;/author&gt;&lt;author&gt;Velazquez-Moctezuma, J&lt;/author&gt;&lt;/authors&gt;&lt;/contributors&gt;&lt;added-date format="utc"&gt;1696338460&lt;/added-date&gt;&lt;ref-type name="Journal Article"&gt;17&lt;/ref-type&gt;&lt;dates&gt;&lt;year&gt;2017&lt;/year&gt;&lt;/dates&gt;&lt;rec-number&gt;40331&lt;/rec-number&gt;&lt;last-updated-date format="utc"&gt;1696338571&lt;/last-updated-date&gt;&lt;electronic-resource-num&gt;https://doi.org/10.4172/2161-0487.1000310&lt;/electronic-resource-num&gt;&lt;volume&gt;7&lt;/volume&gt;&lt;/record&gt;&lt;/Cite&gt;&lt;/EndNote&gt;</w:instrText>
            </w:r>
            <w:r w:rsidR="00C71063">
              <w:rPr>
                <w:color w:val="222222"/>
                <w:sz w:val="20"/>
                <w:szCs w:val="20"/>
              </w:rPr>
              <w:fldChar w:fldCharType="separate"/>
            </w:r>
            <w:r w:rsidR="00C71063">
              <w:rPr>
                <w:noProof/>
                <w:color w:val="222222"/>
                <w:sz w:val="20"/>
                <w:szCs w:val="20"/>
              </w:rPr>
              <w:t>[62]</w:t>
            </w:r>
            <w:r w:rsidR="00C71063">
              <w:rPr>
                <w:color w:val="222222"/>
                <w:sz w:val="20"/>
                <w:szCs w:val="20"/>
              </w:rPr>
              <w:fldChar w:fldCharType="end"/>
            </w:r>
            <w:r w:rsidR="00C71063">
              <w:rPr>
                <w:color w:val="222222"/>
                <w:sz w:val="20"/>
                <w:szCs w:val="20"/>
              </w:rPr>
              <w:t>^</w:t>
            </w:r>
          </w:p>
          <w:p w14:paraId="6281EE68" w14:textId="3C87198E" w:rsidR="00E13C8A" w:rsidRPr="007B38F1" w:rsidRDefault="00E13C8A" w:rsidP="00471EE5">
            <w:pPr>
              <w:rPr>
                <w:color w:val="222222"/>
                <w:sz w:val="20"/>
                <w:szCs w:val="20"/>
              </w:rPr>
            </w:pPr>
          </w:p>
        </w:tc>
        <w:tc>
          <w:tcPr>
            <w:tcW w:w="1276" w:type="dxa"/>
          </w:tcPr>
          <w:p w14:paraId="2DA3E88B" w14:textId="4E3A5885" w:rsidR="00471EE5" w:rsidRDefault="00471EE5" w:rsidP="004804AB">
            <w:pPr>
              <w:jc w:val="center"/>
              <w:rPr>
                <w:color w:val="222222"/>
                <w:sz w:val="20"/>
                <w:szCs w:val="20"/>
              </w:rPr>
            </w:pPr>
            <w:r>
              <w:rPr>
                <w:color w:val="222222"/>
                <w:sz w:val="20"/>
                <w:szCs w:val="20"/>
              </w:rPr>
              <w:t>Mexico</w:t>
            </w:r>
          </w:p>
        </w:tc>
        <w:tc>
          <w:tcPr>
            <w:tcW w:w="992" w:type="dxa"/>
          </w:tcPr>
          <w:p w14:paraId="041CF165" w14:textId="77777777" w:rsidR="00471EE5" w:rsidRDefault="00471EE5" w:rsidP="004804AB">
            <w:pPr>
              <w:jc w:val="center"/>
              <w:rPr>
                <w:color w:val="222222"/>
                <w:sz w:val="20"/>
                <w:szCs w:val="20"/>
              </w:rPr>
            </w:pPr>
            <w:r>
              <w:rPr>
                <w:color w:val="222222"/>
                <w:sz w:val="20"/>
                <w:szCs w:val="20"/>
              </w:rPr>
              <w:t>9</w:t>
            </w:r>
          </w:p>
          <w:p w14:paraId="65655B73" w14:textId="2F62CF11" w:rsidR="00471EE5" w:rsidRDefault="00471EE5" w:rsidP="004804AB">
            <w:pPr>
              <w:jc w:val="center"/>
              <w:rPr>
                <w:color w:val="222222"/>
                <w:sz w:val="20"/>
                <w:szCs w:val="20"/>
              </w:rPr>
            </w:pPr>
            <w:r>
              <w:rPr>
                <w:color w:val="222222"/>
                <w:sz w:val="20"/>
                <w:szCs w:val="20"/>
              </w:rPr>
              <w:t>(NR)</w:t>
            </w:r>
          </w:p>
        </w:tc>
        <w:tc>
          <w:tcPr>
            <w:tcW w:w="850" w:type="dxa"/>
          </w:tcPr>
          <w:p w14:paraId="7C72279C" w14:textId="77777777" w:rsidR="00471EE5" w:rsidRDefault="00471EE5" w:rsidP="004804AB">
            <w:pPr>
              <w:jc w:val="center"/>
              <w:rPr>
                <w:color w:val="222222"/>
                <w:sz w:val="20"/>
                <w:szCs w:val="20"/>
              </w:rPr>
            </w:pPr>
            <w:r>
              <w:rPr>
                <w:color w:val="222222"/>
                <w:sz w:val="20"/>
                <w:szCs w:val="20"/>
              </w:rPr>
              <w:t>NR</w:t>
            </w:r>
          </w:p>
        </w:tc>
        <w:tc>
          <w:tcPr>
            <w:tcW w:w="1843" w:type="dxa"/>
          </w:tcPr>
          <w:p w14:paraId="42668DE6" w14:textId="77777777" w:rsidR="00471EE5" w:rsidRDefault="00471EE5" w:rsidP="004804AB">
            <w:pPr>
              <w:jc w:val="center"/>
              <w:rPr>
                <w:color w:val="222222"/>
                <w:sz w:val="20"/>
                <w:szCs w:val="20"/>
              </w:rPr>
            </w:pPr>
            <w:r>
              <w:rPr>
                <w:color w:val="222222"/>
                <w:sz w:val="20"/>
                <w:szCs w:val="20"/>
              </w:rPr>
              <w:t>RCT</w:t>
            </w:r>
          </w:p>
        </w:tc>
        <w:tc>
          <w:tcPr>
            <w:tcW w:w="1843" w:type="dxa"/>
          </w:tcPr>
          <w:p w14:paraId="735E7EB4" w14:textId="77777777" w:rsidR="00471EE5" w:rsidRDefault="00471EE5" w:rsidP="004804AB">
            <w:pPr>
              <w:jc w:val="center"/>
              <w:rPr>
                <w:color w:val="222222"/>
                <w:sz w:val="20"/>
                <w:szCs w:val="20"/>
              </w:rPr>
            </w:pPr>
            <w:r>
              <w:rPr>
                <w:color w:val="222222"/>
                <w:sz w:val="20"/>
                <w:szCs w:val="20"/>
              </w:rPr>
              <w:t>C-B</w:t>
            </w:r>
          </w:p>
        </w:tc>
        <w:tc>
          <w:tcPr>
            <w:tcW w:w="1701" w:type="dxa"/>
          </w:tcPr>
          <w:p w14:paraId="0B2FAA8B" w14:textId="7CAE9677" w:rsidR="00471EE5" w:rsidRDefault="00471EE5" w:rsidP="004804AB">
            <w:pPr>
              <w:jc w:val="center"/>
              <w:rPr>
                <w:color w:val="222222"/>
                <w:sz w:val="20"/>
                <w:szCs w:val="20"/>
              </w:rPr>
            </w:pPr>
            <w:r>
              <w:rPr>
                <w:color w:val="222222"/>
                <w:sz w:val="20"/>
                <w:szCs w:val="20"/>
              </w:rPr>
              <w:t>36 weekly sessions</w:t>
            </w:r>
          </w:p>
        </w:tc>
        <w:tc>
          <w:tcPr>
            <w:tcW w:w="1559" w:type="dxa"/>
          </w:tcPr>
          <w:p w14:paraId="3EAE4062" w14:textId="50CF4485" w:rsidR="00471EE5" w:rsidRDefault="00471EE5" w:rsidP="004804AB">
            <w:pPr>
              <w:jc w:val="center"/>
              <w:rPr>
                <w:color w:val="222222"/>
                <w:sz w:val="20"/>
                <w:szCs w:val="20"/>
              </w:rPr>
            </w:pPr>
            <w:r>
              <w:rPr>
                <w:color w:val="222222"/>
                <w:sz w:val="20"/>
                <w:szCs w:val="20"/>
              </w:rPr>
              <w:t>Individual</w:t>
            </w:r>
          </w:p>
        </w:tc>
        <w:tc>
          <w:tcPr>
            <w:tcW w:w="1276" w:type="dxa"/>
          </w:tcPr>
          <w:p w14:paraId="3DE8B7AF" w14:textId="3A8494BC" w:rsidR="00471EE5" w:rsidRDefault="00471EE5" w:rsidP="004804AB">
            <w:pPr>
              <w:jc w:val="center"/>
              <w:rPr>
                <w:color w:val="222222"/>
                <w:sz w:val="20"/>
                <w:szCs w:val="20"/>
              </w:rPr>
            </w:pPr>
            <w:r>
              <w:rPr>
                <w:color w:val="222222"/>
                <w:sz w:val="20"/>
                <w:szCs w:val="20"/>
              </w:rPr>
              <w:t>Outpatient</w:t>
            </w:r>
          </w:p>
        </w:tc>
        <w:tc>
          <w:tcPr>
            <w:tcW w:w="1082" w:type="dxa"/>
          </w:tcPr>
          <w:p w14:paraId="23DB8460" w14:textId="0B4AB1CA" w:rsidR="00471EE5" w:rsidRDefault="00471EE5" w:rsidP="004804AB">
            <w:pPr>
              <w:jc w:val="center"/>
              <w:rPr>
                <w:color w:val="222222"/>
                <w:sz w:val="20"/>
                <w:szCs w:val="20"/>
              </w:rPr>
            </w:pPr>
            <w:r>
              <w:rPr>
                <w:color w:val="222222"/>
                <w:sz w:val="20"/>
                <w:szCs w:val="20"/>
              </w:rPr>
              <w:t>Medium</w:t>
            </w:r>
          </w:p>
        </w:tc>
      </w:tr>
      <w:tr w:rsidR="004804AB" w14:paraId="1CB0565D" w14:textId="593BB242" w:rsidTr="00F8577D">
        <w:tc>
          <w:tcPr>
            <w:tcW w:w="1413" w:type="dxa"/>
          </w:tcPr>
          <w:p w14:paraId="7BBAA753" w14:textId="77777777" w:rsidR="00471EE5" w:rsidRDefault="00471EE5" w:rsidP="00471EE5">
            <w:pPr>
              <w:rPr>
                <w:color w:val="222222"/>
                <w:sz w:val="20"/>
                <w:szCs w:val="20"/>
              </w:rPr>
            </w:pPr>
            <w:r w:rsidRPr="007B38F1">
              <w:rPr>
                <w:color w:val="222222"/>
                <w:sz w:val="20"/>
                <w:szCs w:val="20"/>
              </w:rPr>
              <w:t>Santiago</w:t>
            </w:r>
            <w:r w:rsidR="00676F77" w:rsidRPr="007B38F1">
              <w:rPr>
                <w:color w:val="222222"/>
                <w:sz w:val="20"/>
                <w:szCs w:val="20"/>
              </w:rPr>
              <w:t>-</w:t>
            </w:r>
            <w:r w:rsidRPr="007B38F1">
              <w:rPr>
                <w:color w:val="222222"/>
                <w:sz w:val="20"/>
                <w:szCs w:val="20"/>
              </w:rPr>
              <w:t xml:space="preserve">Trevino </w:t>
            </w:r>
            <w:r w:rsidR="00C71063">
              <w:rPr>
                <w:color w:val="222222"/>
                <w:sz w:val="20"/>
                <w:szCs w:val="20"/>
              </w:rPr>
              <w:fldChar w:fldCharType="begin"/>
            </w:r>
            <w:r w:rsidR="00C71063">
              <w:rPr>
                <w:color w:val="222222"/>
                <w:sz w:val="20"/>
                <w:szCs w:val="20"/>
              </w:rPr>
              <w:instrText xml:space="preserve"> ADDIN EN.CITE &lt;EndNote&gt;&lt;Cite&gt;&lt;Author&gt;Santiago-Trevino&lt;/Author&gt;&lt;Year&gt;2017&lt;/Year&gt;&lt;IDText&gt;The Effect of Therapy Psychodynamic and Cognitive Behavioral Therapy on Quality of Life in Patients with PNES. &lt;/IDText&gt;&lt;DisplayText&gt;[62]&lt;/DisplayText&gt;&lt;record&gt;&lt;titles&gt;&lt;title&gt;The Effect of Therapy Psychodynamic and Cognitive Behavioral Therapy on Quality of Life in Patients with PNES. &lt;/title&gt;&lt;secondary-title&gt;Journal of Psychology &amp;amp; Psychotherapy&lt;/secondary-title&gt;&lt;/titles&gt;&lt;pages&gt;1000310&lt;/pages&gt;&lt;number&gt;4&lt;/number&gt;&lt;contributors&gt;&lt;authors&gt;&lt;author&gt;Santiago-Trevino, N&lt;/author&gt;&lt;author&gt;Arana-Lechuga, Y&lt;/author&gt;&lt;author&gt;Esqueda-Leon, E&lt;/author&gt;&lt;author&gt;Sanchez-Escandon, O&lt;/author&gt;&lt;author&gt;Teran-Perez, G&lt;/author&gt;&lt;author&gt;Gonzalez-Robles, O&lt;/author&gt;&lt;author&gt;Velazquez-Moctezuma, J&lt;/author&gt;&lt;/authors&gt;&lt;/contributors&gt;&lt;added-date format="utc"&gt;1696338460&lt;/added-date&gt;&lt;ref-type name="Journal Article"&gt;17&lt;/ref-type&gt;&lt;dates&gt;&lt;year&gt;2017&lt;/year&gt;&lt;/dates&gt;&lt;rec-number&gt;40331&lt;/rec-number&gt;&lt;last-updated-date format="utc"&gt;1696338571&lt;/last-updated-date&gt;&lt;electronic-resource-num&gt;https://doi.org/10.4172/2161-0487.1000310&lt;/electronic-resource-num&gt;&lt;volume&gt;7&lt;/volume&gt;&lt;/record&gt;&lt;/Cite&gt;&lt;/EndNote&gt;</w:instrText>
            </w:r>
            <w:r w:rsidR="00C71063">
              <w:rPr>
                <w:color w:val="222222"/>
                <w:sz w:val="20"/>
                <w:szCs w:val="20"/>
              </w:rPr>
              <w:fldChar w:fldCharType="separate"/>
            </w:r>
            <w:r w:rsidR="00C71063">
              <w:rPr>
                <w:noProof/>
                <w:color w:val="222222"/>
                <w:sz w:val="20"/>
                <w:szCs w:val="20"/>
              </w:rPr>
              <w:t>[62]</w:t>
            </w:r>
            <w:r w:rsidR="00C71063">
              <w:rPr>
                <w:color w:val="222222"/>
                <w:sz w:val="20"/>
                <w:szCs w:val="20"/>
              </w:rPr>
              <w:fldChar w:fldCharType="end"/>
            </w:r>
            <w:r w:rsidR="00C71063">
              <w:rPr>
                <w:color w:val="222222"/>
                <w:sz w:val="20"/>
                <w:szCs w:val="20"/>
              </w:rPr>
              <w:t>^</w:t>
            </w:r>
          </w:p>
          <w:p w14:paraId="2F9632C1" w14:textId="1508553C" w:rsidR="00E13C8A" w:rsidRPr="007B38F1" w:rsidRDefault="00E13C8A" w:rsidP="00471EE5">
            <w:pPr>
              <w:rPr>
                <w:color w:val="222222"/>
                <w:sz w:val="20"/>
                <w:szCs w:val="20"/>
              </w:rPr>
            </w:pPr>
          </w:p>
        </w:tc>
        <w:tc>
          <w:tcPr>
            <w:tcW w:w="1276" w:type="dxa"/>
          </w:tcPr>
          <w:p w14:paraId="3025D880" w14:textId="4B933C6B" w:rsidR="00471EE5" w:rsidRDefault="00471EE5" w:rsidP="004804AB">
            <w:pPr>
              <w:jc w:val="center"/>
              <w:rPr>
                <w:color w:val="222222"/>
                <w:sz w:val="20"/>
                <w:szCs w:val="20"/>
              </w:rPr>
            </w:pPr>
            <w:r>
              <w:rPr>
                <w:color w:val="222222"/>
                <w:sz w:val="20"/>
                <w:szCs w:val="20"/>
              </w:rPr>
              <w:t>Mexico</w:t>
            </w:r>
          </w:p>
        </w:tc>
        <w:tc>
          <w:tcPr>
            <w:tcW w:w="992" w:type="dxa"/>
          </w:tcPr>
          <w:p w14:paraId="36EF7DCB" w14:textId="77777777" w:rsidR="00471EE5" w:rsidRDefault="00471EE5" w:rsidP="004804AB">
            <w:pPr>
              <w:jc w:val="center"/>
              <w:rPr>
                <w:color w:val="222222"/>
                <w:sz w:val="20"/>
                <w:szCs w:val="20"/>
              </w:rPr>
            </w:pPr>
            <w:r>
              <w:rPr>
                <w:color w:val="222222"/>
                <w:sz w:val="20"/>
                <w:szCs w:val="20"/>
              </w:rPr>
              <w:t>7</w:t>
            </w:r>
          </w:p>
          <w:p w14:paraId="1CB99FAD" w14:textId="6A81AAE3" w:rsidR="00471EE5" w:rsidRDefault="00471EE5" w:rsidP="004804AB">
            <w:pPr>
              <w:jc w:val="center"/>
              <w:rPr>
                <w:color w:val="222222"/>
                <w:sz w:val="20"/>
                <w:szCs w:val="20"/>
              </w:rPr>
            </w:pPr>
            <w:r>
              <w:rPr>
                <w:color w:val="222222"/>
                <w:sz w:val="20"/>
                <w:szCs w:val="20"/>
              </w:rPr>
              <w:t>(NR)</w:t>
            </w:r>
          </w:p>
        </w:tc>
        <w:tc>
          <w:tcPr>
            <w:tcW w:w="850" w:type="dxa"/>
          </w:tcPr>
          <w:p w14:paraId="182F7BE7" w14:textId="77777777" w:rsidR="00471EE5" w:rsidRDefault="00471EE5" w:rsidP="004804AB">
            <w:pPr>
              <w:jc w:val="center"/>
              <w:rPr>
                <w:color w:val="222222"/>
                <w:sz w:val="20"/>
                <w:szCs w:val="20"/>
              </w:rPr>
            </w:pPr>
            <w:r>
              <w:rPr>
                <w:color w:val="222222"/>
                <w:sz w:val="20"/>
                <w:szCs w:val="20"/>
              </w:rPr>
              <w:t>NR</w:t>
            </w:r>
          </w:p>
        </w:tc>
        <w:tc>
          <w:tcPr>
            <w:tcW w:w="1843" w:type="dxa"/>
          </w:tcPr>
          <w:p w14:paraId="70B10E67" w14:textId="77777777" w:rsidR="00471EE5" w:rsidRDefault="00471EE5" w:rsidP="004804AB">
            <w:pPr>
              <w:jc w:val="center"/>
              <w:rPr>
                <w:color w:val="222222"/>
                <w:sz w:val="20"/>
                <w:szCs w:val="20"/>
              </w:rPr>
            </w:pPr>
            <w:r>
              <w:rPr>
                <w:color w:val="222222"/>
                <w:sz w:val="20"/>
                <w:szCs w:val="20"/>
              </w:rPr>
              <w:t>RCT</w:t>
            </w:r>
          </w:p>
        </w:tc>
        <w:tc>
          <w:tcPr>
            <w:tcW w:w="1843" w:type="dxa"/>
          </w:tcPr>
          <w:p w14:paraId="53827C2E" w14:textId="0B85B463" w:rsidR="00471EE5" w:rsidRDefault="00471EE5" w:rsidP="004804AB">
            <w:pPr>
              <w:jc w:val="center"/>
              <w:rPr>
                <w:color w:val="222222"/>
                <w:sz w:val="20"/>
                <w:szCs w:val="20"/>
              </w:rPr>
            </w:pPr>
            <w:r>
              <w:rPr>
                <w:color w:val="222222"/>
                <w:sz w:val="20"/>
                <w:szCs w:val="20"/>
              </w:rPr>
              <w:t>Relational</w:t>
            </w:r>
          </w:p>
        </w:tc>
        <w:tc>
          <w:tcPr>
            <w:tcW w:w="1701" w:type="dxa"/>
          </w:tcPr>
          <w:p w14:paraId="4FE2C6CE" w14:textId="2365FF5A" w:rsidR="00471EE5" w:rsidRDefault="00471EE5" w:rsidP="004804AB">
            <w:pPr>
              <w:jc w:val="center"/>
              <w:rPr>
                <w:color w:val="222222"/>
                <w:sz w:val="20"/>
                <w:szCs w:val="20"/>
              </w:rPr>
            </w:pPr>
            <w:r>
              <w:rPr>
                <w:color w:val="222222"/>
                <w:sz w:val="20"/>
                <w:szCs w:val="20"/>
              </w:rPr>
              <w:t>36 weekly sessions</w:t>
            </w:r>
          </w:p>
        </w:tc>
        <w:tc>
          <w:tcPr>
            <w:tcW w:w="1559" w:type="dxa"/>
          </w:tcPr>
          <w:p w14:paraId="49F19B5C" w14:textId="1B01DAD1" w:rsidR="00471EE5" w:rsidRDefault="00471EE5" w:rsidP="004804AB">
            <w:pPr>
              <w:jc w:val="center"/>
              <w:rPr>
                <w:color w:val="222222"/>
                <w:sz w:val="20"/>
                <w:szCs w:val="20"/>
              </w:rPr>
            </w:pPr>
            <w:r>
              <w:rPr>
                <w:color w:val="222222"/>
                <w:sz w:val="20"/>
                <w:szCs w:val="20"/>
              </w:rPr>
              <w:t>Individual</w:t>
            </w:r>
          </w:p>
        </w:tc>
        <w:tc>
          <w:tcPr>
            <w:tcW w:w="1276" w:type="dxa"/>
          </w:tcPr>
          <w:p w14:paraId="54E2000C" w14:textId="31344377" w:rsidR="00471EE5" w:rsidRDefault="00471EE5" w:rsidP="004804AB">
            <w:pPr>
              <w:jc w:val="center"/>
              <w:rPr>
                <w:color w:val="222222"/>
                <w:sz w:val="20"/>
                <w:szCs w:val="20"/>
              </w:rPr>
            </w:pPr>
            <w:r>
              <w:rPr>
                <w:color w:val="222222"/>
                <w:sz w:val="20"/>
                <w:szCs w:val="20"/>
              </w:rPr>
              <w:t>Outpatient</w:t>
            </w:r>
          </w:p>
        </w:tc>
        <w:tc>
          <w:tcPr>
            <w:tcW w:w="1082" w:type="dxa"/>
          </w:tcPr>
          <w:p w14:paraId="7D28AE36" w14:textId="3D0D0745" w:rsidR="00471EE5" w:rsidRDefault="00471EE5" w:rsidP="004804AB">
            <w:pPr>
              <w:jc w:val="center"/>
              <w:rPr>
                <w:color w:val="222222"/>
                <w:sz w:val="20"/>
                <w:szCs w:val="20"/>
              </w:rPr>
            </w:pPr>
            <w:r>
              <w:rPr>
                <w:color w:val="222222"/>
                <w:sz w:val="20"/>
                <w:szCs w:val="20"/>
              </w:rPr>
              <w:t>Medium</w:t>
            </w:r>
          </w:p>
        </w:tc>
      </w:tr>
      <w:tr w:rsidR="004804AB" w14:paraId="7FC197E0" w14:textId="4720DC6B" w:rsidTr="00F8577D">
        <w:tc>
          <w:tcPr>
            <w:tcW w:w="1413" w:type="dxa"/>
          </w:tcPr>
          <w:p w14:paraId="33EDF44B" w14:textId="06B1C6CB" w:rsidR="00471EE5" w:rsidRPr="002C1159" w:rsidRDefault="00471EE5" w:rsidP="00471EE5">
            <w:pPr>
              <w:rPr>
                <w:color w:val="222222"/>
                <w:sz w:val="20"/>
                <w:szCs w:val="20"/>
              </w:rPr>
            </w:pPr>
            <w:r w:rsidRPr="007B38F1">
              <w:rPr>
                <w:color w:val="222222"/>
                <w:sz w:val="20"/>
                <w:szCs w:val="20"/>
              </w:rPr>
              <w:t>Santos</w:t>
            </w:r>
            <w:r w:rsidR="00C71063">
              <w:rPr>
                <w:color w:val="222222"/>
                <w:sz w:val="20"/>
                <w:szCs w:val="20"/>
              </w:rPr>
              <w:t xml:space="preserve"> </w:t>
            </w:r>
            <w:r w:rsidR="00E672C7">
              <w:rPr>
                <w:color w:val="222222"/>
                <w:sz w:val="20"/>
                <w:szCs w:val="20"/>
              </w:rPr>
              <w:fldChar w:fldCharType="begin"/>
            </w:r>
            <w:r w:rsidR="00E672C7">
              <w:rPr>
                <w:color w:val="222222"/>
                <w:sz w:val="20"/>
                <w:szCs w:val="20"/>
              </w:rPr>
              <w:instrText xml:space="preserve"> ADDIN EN.CITE &lt;EndNote&gt;&lt;Cite&gt;&lt;Author&gt;Santos&lt;/Author&gt;&lt;Year&gt;2014&lt;/Year&gt;&lt;IDText&gt;Psychogenic non-epileptic seizures and psychoanalytical treatment: results&lt;/IDText&gt;&lt;DisplayText&gt;[63]&lt;/DisplayText&gt;&lt;record&gt;&lt;dates&gt;&lt;pub-dates&gt;&lt;date&gt;Nov-Dec&lt;/date&gt;&lt;/pub-dates&gt;&lt;year&gt;2014&lt;/year&gt;&lt;/dates&gt;&lt;urls&gt;&lt;related-urls&gt;&lt;url&gt;&amp;lt;Go to ISI&amp;gt;://WOS:000348406900016&lt;/url&gt;&lt;/related-urls&gt;&lt;/urls&gt;&lt;isbn&gt;0104-4230&lt;/isbn&gt;&lt;work-type&gt;Article&lt;/work-type&gt;&lt;titles&gt;&lt;title&gt;Psychogenic non-epileptic seizures and psychoanalytical treatment: results&lt;/title&gt;&lt;secondary-title&gt;Revista Da Associacao Medica Brasileira&lt;/secondary-title&gt;&lt;/titles&gt;&lt;pages&gt;577-584&lt;/pages&gt;&lt;number&gt;6&lt;/number&gt;&lt;contributors&gt;&lt;authors&gt;&lt;author&gt;Santos, Niraldo de Oliveira&lt;/author&gt;&lt;author&gt;Guerra Benute, Glaucia Rosana&lt;/author&gt;&lt;author&gt;Santiag, Alessandra&lt;/author&gt;&lt;author&gt;Marchiori, Paulo Euripedes&lt;/author&gt;&lt;author&gt;Souza de Lucia, Mara Cristina&lt;/author&gt;&lt;/authors&gt;&lt;/contributors&gt;&lt;added-date format="utc"&gt;1696338223&lt;/added-date&gt;&lt;ref-type name="Journal Article"&gt;17&lt;/ref-type&gt;&lt;rec-number&gt;40318&lt;/rec-number&gt;&lt;last-updated-date format="utc"&gt;1696338223&lt;/last-updated-date&gt;&lt;accession-num&gt;WOS:000348406900016&lt;/accession-num&gt;&lt;electronic-resource-num&gt;10.1590/1806-9282.60.06.018&lt;/electronic-resource-num&gt;&lt;volume&gt;60&lt;/volume&gt;&lt;/record&gt;&lt;/Cite&gt;&lt;/EndNote&gt;</w:instrText>
            </w:r>
            <w:r w:rsidR="00E672C7">
              <w:rPr>
                <w:color w:val="222222"/>
                <w:sz w:val="20"/>
                <w:szCs w:val="20"/>
              </w:rPr>
              <w:fldChar w:fldCharType="separate"/>
            </w:r>
            <w:r w:rsidR="00E672C7">
              <w:rPr>
                <w:noProof/>
                <w:color w:val="222222"/>
                <w:sz w:val="20"/>
                <w:szCs w:val="20"/>
              </w:rPr>
              <w:t>[63]</w:t>
            </w:r>
            <w:r w:rsidR="00E672C7">
              <w:rPr>
                <w:color w:val="222222"/>
                <w:sz w:val="20"/>
                <w:szCs w:val="20"/>
              </w:rPr>
              <w:fldChar w:fldCharType="end"/>
            </w:r>
          </w:p>
        </w:tc>
        <w:tc>
          <w:tcPr>
            <w:tcW w:w="1276" w:type="dxa"/>
          </w:tcPr>
          <w:p w14:paraId="4AC1B82A" w14:textId="77777777" w:rsidR="00471EE5" w:rsidRDefault="00471EE5" w:rsidP="004804AB">
            <w:pPr>
              <w:jc w:val="center"/>
              <w:rPr>
                <w:color w:val="222222"/>
                <w:sz w:val="20"/>
                <w:szCs w:val="20"/>
              </w:rPr>
            </w:pPr>
            <w:r>
              <w:rPr>
                <w:color w:val="222222"/>
                <w:sz w:val="20"/>
                <w:szCs w:val="20"/>
              </w:rPr>
              <w:t>Brazil</w:t>
            </w:r>
          </w:p>
        </w:tc>
        <w:tc>
          <w:tcPr>
            <w:tcW w:w="992" w:type="dxa"/>
          </w:tcPr>
          <w:p w14:paraId="04C2F1B6" w14:textId="75D20B4D" w:rsidR="00471EE5" w:rsidRDefault="00676F77" w:rsidP="004804AB">
            <w:pPr>
              <w:jc w:val="center"/>
              <w:rPr>
                <w:color w:val="222222"/>
                <w:sz w:val="20"/>
                <w:szCs w:val="20"/>
              </w:rPr>
            </w:pPr>
            <w:r>
              <w:rPr>
                <w:color w:val="222222"/>
                <w:sz w:val="20"/>
                <w:szCs w:val="20"/>
              </w:rPr>
              <w:t>37 (29)</w:t>
            </w:r>
          </w:p>
        </w:tc>
        <w:tc>
          <w:tcPr>
            <w:tcW w:w="850" w:type="dxa"/>
          </w:tcPr>
          <w:p w14:paraId="45BF8D69" w14:textId="48E92261" w:rsidR="00471EE5" w:rsidRDefault="00676F77" w:rsidP="004804AB">
            <w:pPr>
              <w:jc w:val="center"/>
              <w:rPr>
                <w:color w:val="222222"/>
                <w:sz w:val="20"/>
                <w:szCs w:val="20"/>
              </w:rPr>
            </w:pPr>
            <w:r>
              <w:rPr>
                <w:color w:val="222222"/>
                <w:sz w:val="20"/>
                <w:szCs w:val="20"/>
              </w:rPr>
              <w:t xml:space="preserve">32 </w:t>
            </w:r>
            <w:r w:rsidR="00DA6FE7">
              <w:rPr>
                <w:color w:val="222222"/>
                <w:sz w:val="20"/>
                <w:szCs w:val="20"/>
              </w:rPr>
              <w:t xml:space="preserve"> </w:t>
            </w:r>
            <w:proofErr w:type="gramStart"/>
            <w:r w:rsidR="00DA6FE7">
              <w:rPr>
                <w:color w:val="222222"/>
                <w:sz w:val="20"/>
                <w:szCs w:val="20"/>
              </w:rPr>
              <w:t xml:space="preserve">   </w:t>
            </w:r>
            <w:r>
              <w:rPr>
                <w:color w:val="222222"/>
                <w:sz w:val="20"/>
                <w:szCs w:val="20"/>
              </w:rPr>
              <w:t>(</w:t>
            </w:r>
            <w:proofErr w:type="gramEnd"/>
            <w:r>
              <w:rPr>
                <w:color w:val="222222"/>
                <w:sz w:val="20"/>
                <w:szCs w:val="20"/>
              </w:rPr>
              <w:t>22-43)</w:t>
            </w:r>
          </w:p>
        </w:tc>
        <w:tc>
          <w:tcPr>
            <w:tcW w:w="1843" w:type="dxa"/>
          </w:tcPr>
          <w:p w14:paraId="60A0DB1F" w14:textId="77777777" w:rsidR="00471EE5" w:rsidRDefault="00471EE5" w:rsidP="004804AB">
            <w:pPr>
              <w:jc w:val="center"/>
              <w:rPr>
                <w:color w:val="222222"/>
                <w:sz w:val="20"/>
                <w:szCs w:val="20"/>
              </w:rPr>
            </w:pPr>
            <w:r w:rsidRPr="000F1490">
              <w:rPr>
                <w:color w:val="000000" w:themeColor="text1"/>
                <w:sz w:val="20"/>
                <w:szCs w:val="20"/>
              </w:rPr>
              <w:t>Prospective longitudinal study</w:t>
            </w:r>
          </w:p>
        </w:tc>
        <w:tc>
          <w:tcPr>
            <w:tcW w:w="1843" w:type="dxa"/>
          </w:tcPr>
          <w:p w14:paraId="16031645" w14:textId="77777777" w:rsidR="00471EE5" w:rsidRDefault="00471EE5" w:rsidP="004804AB">
            <w:pPr>
              <w:jc w:val="center"/>
              <w:rPr>
                <w:color w:val="222222"/>
                <w:sz w:val="20"/>
                <w:szCs w:val="20"/>
              </w:rPr>
            </w:pPr>
            <w:r w:rsidRPr="000F1490">
              <w:rPr>
                <w:color w:val="000000" w:themeColor="text1"/>
                <w:sz w:val="20"/>
                <w:szCs w:val="20"/>
              </w:rPr>
              <w:t>Psychoanalysis</w:t>
            </w:r>
          </w:p>
        </w:tc>
        <w:tc>
          <w:tcPr>
            <w:tcW w:w="1701" w:type="dxa"/>
          </w:tcPr>
          <w:p w14:paraId="0F7A1F06" w14:textId="642CB45F" w:rsidR="00471EE5" w:rsidRDefault="00471EE5" w:rsidP="004804AB">
            <w:pPr>
              <w:jc w:val="center"/>
              <w:rPr>
                <w:color w:val="222222"/>
                <w:sz w:val="20"/>
                <w:szCs w:val="20"/>
              </w:rPr>
            </w:pPr>
            <w:r w:rsidRPr="000F1490">
              <w:rPr>
                <w:color w:val="000000" w:themeColor="text1"/>
                <w:sz w:val="20"/>
                <w:szCs w:val="20"/>
              </w:rPr>
              <w:t>48 sessions</w:t>
            </w:r>
          </w:p>
        </w:tc>
        <w:tc>
          <w:tcPr>
            <w:tcW w:w="1559" w:type="dxa"/>
          </w:tcPr>
          <w:p w14:paraId="5B04E75E" w14:textId="37DCB024" w:rsidR="00471EE5" w:rsidRDefault="00471EE5" w:rsidP="004804AB">
            <w:pPr>
              <w:jc w:val="center"/>
              <w:rPr>
                <w:color w:val="222222"/>
                <w:sz w:val="20"/>
                <w:szCs w:val="20"/>
              </w:rPr>
            </w:pPr>
            <w:r>
              <w:rPr>
                <w:color w:val="222222"/>
                <w:sz w:val="20"/>
                <w:szCs w:val="20"/>
              </w:rPr>
              <w:t>Individual</w:t>
            </w:r>
          </w:p>
        </w:tc>
        <w:tc>
          <w:tcPr>
            <w:tcW w:w="1276" w:type="dxa"/>
          </w:tcPr>
          <w:p w14:paraId="662CF835" w14:textId="77777777" w:rsidR="00471EE5" w:rsidRDefault="00471EE5" w:rsidP="004804AB">
            <w:pPr>
              <w:jc w:val="center"/>
              <w:rPr>
                <w:color w:val="222222"/>
                <w:sz w:val="20"/>
                <w:szCs w:val="20"/>
              </w:rPr>
            </w:pPr>
            <w:r w:rsidRPr="000F1490">
              <w:rPr>
                <w:color w:val="000000" w:themeColor="text1"/>
                <w:sz w:val="20"/>
                <w:szCs w:val="20"/>
              </w:rPr>
              <w:t>Outpatient</w:t>
            </w:r>
          </w:p>
        </w:tc>
        <w:tc>
          <w:tcPr>
            <w:tcW w:w="1082" w:type="dxa"/>
          </w:tcPr>
          <w:p w14:paraId="663AFB25" w14:textId="77777777" w:rsidR="00471EE5" w:rsidRDefault="00471EE5" w:rsidP="004804AB">
            <w:pPr>
              <w:jc w:val="center"/>
              <w:rPr>
                <w:color w:val="222222"/>
                <w:sz w:val="20"/>
                <w:szCs w:val="20"/>
              </w:rPr>
            </w:pPr>
            <w:r w:rsidRPr="000F1490">
              <w:rPr>
                <w:color w:val="000000" w:themeColor="text1"/>
                <w:sz w:val="20"/>
                <w:szCs w:val="20"/>
              </w:rPr>
              <w:t>High</w:t>
            </w:r>
          </w:p>
        </w:tc>
      </w:tr>
      <w:tr w:rsidR="004804AB" w14:paraId="0D159D34" w14:textId="7F31195A" w:rsidTr="00F8577D">
        <w:tc>
          <w:tcPr>
            <w:tcW w:w="1413" w:type="dxa"/>
          </w:tcPr>
          <w:p w14:paraId="40EC599F" w14:textId="6CA5A7FE" w:rsidR="00471EE5" w:rsidRPr="002C1159" w:rsidRDefault="00471EE5" w:rsidP="00471EE5">
            <w:pPr>
              <w:rPr>
                <w:color w:val="222222"/>
                <w:sz w:val="20"/>
                <w:szCs w:val="20"/>
              </w:rPr>
            </w:pPr>
            <w:proofErr w:type="spellStart"/>
            <w:r w:rsidRPr="007B38F1">
              <w:rPr>
                <w:color w:val="222222"/>
                <w:sz w:val="20"/>
                <w:szCs w:val="20"/>
              </w:rPr>
              <w:t>Sarudiansky</w:t>
            </w:r>
            <w:proofErr w:type="spellEnd"/>
            <w:r w:rsidRPr="007B38F1">
              <w:rPr>
                <w:color w:val="222222"/>
                <w:sz w:val="20"/>
                <w:szCs w:val="20"/>
              </w:rPr>
              <w:t xml:space="preserve"> </w:t>
            </w:r>
            <w:r w:rsidR="00E672C7">
              <w:rPr>
                <w:color w:val="222222"/>
                <w:sz w:val="20"/>
                <w:szCs w:val="20"/>
              </w:rPr>
              <w:fldChar w:fldCharType="begin"/>
            </w:r>
            <w:r w:rsidR="00E672C7">
              <w:rPr>
                <w:color w:val="222222"/>
                <w:sz w:val="20"/>
                <w:szCs w:val="20"/>
              </w:rPr>
              <w:instrText xml:space="preserve"> ADDIN EN.CITE &lt;EndNote&gt;&lt;Cite&gt;&lt;Author&gt;Sarudiansky&lt;/Author&gt;&lt;Year&gt;2020&lt;/Year&gt;&lt;IDText&gt;Report on a psychoeducational intervention for psychogenic non-epileptic seizures in Argentina&lt;/IDText&gt;&lt;DisplayText&gt;[64]&lt;/DisplayText&gt;&lt;record&gt;&lt;dates&gt;&lt;pub-dates&gt;&lt;date&gt;Aug&lt;/date&gt;&lt;/pub-dates&gt;&lt;year&gt;2020&lt;/year&gt;&lt;/dates&gt;&lt;urls&gt;&lt;related-urls&gt;&lt;url&gt;&amp;lt;Go to ISI&amp;gt;://WOS:000565178800057&lt;/url&gt;&lt;/related-urls&gt;&lt;/urls&gt;&lt;isbn&gt;1059-1311&lt;/isbn&gt;&lt;work-type&gt;Article&lt;/work-type&gt;&lt;titles&gt;&lt;title&gt;Report on a psychoeducational intervention for psychogenic non-epileptic seizures in Argentina&lt;/title&gt;&lt;secondary-title&gt;Seizure-European Journal of Epilepsy&lt;/secondary-title&gt;&lt;/titles&gt;&lt;pages&gt;270-277&lt;/pages&gt;&lt;contributors&gt;&lt;authors&gt;&lt;author&gt;Sarudiansky, Mercedes&lt;/author&gt;&lt;author&gt;Korman, Guido Pablo&lt;/author&gt;&lt;author&gt;Lanzillotti, Alejandra Ines&lt;/author&gt;&lt;author&gt;Pico, Maria Marta Areco&lt;/author&gt;&lt;author&gt;Tenreyro, Cristina&lt;/author&gt;&lt;author&gt;Paolasini, Gabriela Valdez&lt;/author&gt;&lt;author&gt;Wolfzun, Camila&lt;/author&gt;&lt;author&gt;Kochen, Silvia&lt;/author&gt;&lt;author&gt;D&amp;apos;Alessio, Luciana&lt;/author&gt;&lt;author&gt;Myers, Lorna&lt;/author&gt;&lt;/authors&gt;&lt;/contributors&gt;&lt;added-date format="utc"&gt;1696338223&lt;/added-date&gt;&lt;ref-type name="Journal Article"&gt;17&lt;/ref-type&gt;&lt;rec-number&gt;40314&lt;/rec-number&gt;&lt;last-updated-date format="utc"&gt;1696338223&lt;/last-updated-date&gt;&lt;accession-num&gt;WOS:000565178800057&lt;/accession-num&gt;&lt;electronic-resource-num&gt;10.1016/j.seizure.2020.04.008&lt;/electronic-resource-num&gt;&lt;volume&gt;80&lt;/volume&gt;&lt;/record&gt;&lt;/Cite&gt;&lt;/EndNote&gt;</w:instrText>
            </w:r>
            <w:r w:rsidR="00E672C7">
              <w:rPr>
                <w:color w:val="222222"/>
                <w:sz w:val="20"/>
                <w:szCs w:val="20"/>
              </w:rPr>
              <w:fldChar w:fldCharType="separate"/>
            </w:r>
            <w:r w:rsidR="00E672C7">
              <w:rPr>
                <w:noProof/>
                <w:color w:val="222222"/>
                <w:sz w:val="20"/>
                <w:szCs w:val="20"/>
              </w:rPr>
              <w:t>[64]</w:t>
            </w:r>
            <w:r w:rsidR="00E672C7">
              <w:rPr>
                <w:color w:val="222222"/>
                <w:sz w:val="20"/>
                <w:szCs w:val="20"/>
              </w:rPr>
              <w:fldChar w:fldCharType="end"/>
            </w:r>
            <w:r w:rsidR="004161AB">
              <w:rPr>
                <w:color w:val="222222"/>
                <w:sz w:val="20"/>
                <w:szCs w:val="20"/>
              </w:rPr>
              <w:t>*</w:t>
            </w:r>
          </w:p>
        </w:tc>
        <w:tc>
          <w:tcPr>
            <w:tcW w:w="1276" w:type="dxa"/>
          </w:tcPr>
          <w:p w14:paraId="4636FC4F" w14:textId="285E3942" w:rsidR="00471EE5" w:rsidRDefault="00471EE5" w:rsidP="004804AB">
            <w:pPr>
              <w:jc w:val="center"/>
              <w:rPr>
                <w:color w:val="222222"/>
                <w:sz w:val="20"/>
                <w:szCs w:val="20"/>
              </w:rPr>
            </w:pPr>
            <w:r>
              <w:rPr>
                <w:color w:val="222222"/>
                <w:sz w:val="20"/>
                <w:szCs w:val="20"/>
              </w:rPr>
              <w:t>Argentina</w:t>
            </w:r>
          </w:p>
        </w:tc>
        <w:tc>
          <w:tcPr>
            <w:tcW w:w="992" w:type="dxa"/>
          </w:tcPr>
          <w:p w14:paraId="467A2A7B" w14:textId="77777777" w:rsidR="00471EE5" w:rsidRDefault="00471EE5" w:rsidP="004804AB">
            <w:pPr>
              <w:jc w:val="center"/>
              <w:rPr>
                <w:color w:val="222222"/>
                <w:sz w:val="20"/>
                <w:szCs w:val="20"/>
              </w:rPr>
            </w:pPr>
            <w:r>
              <w:rPr>
                <w:color w:val="222222"/>
                <w:sz w:val="20"/>
                <w:szCs w:val="20"/>
              </w:rPr>
              <w:t>12</w:t>
            </w:r>
          </w:p>
          <w:p w14:paraId="57BC8AF9" w14:textId="41C76D32" w:rsidR="00471EE5" w:rsidRDefault="00471EE5" w:rsidP="004804AB">
            <w:pPr>
              <w:jc w:val="center"/>
              <w:rPr>
                <w:color w:val="222222"/>
                <w:sz w:val="20"/>
                <w:szCs w:val="20"/>
              </w:rPr>
            </w:pPr>
            <w:r>
              <w:rPr>
                <w:color w:val="222222"/>
                <w:sz w:val="20"/>
                <w:szCs w:val="20"/>
              </w:rPr>
              <w:t>(10)</w:t>
            </w:r>
          </w:p>
        </w:tc>
        <w:tc>
          <w:tcPr>
            <w:tcW w:w="850" w:type="dxa"/>
          </w:tcPr>
          <w:p w14:paraId="772C4793" w14:textId="32D8AE9E" w:rsidR="00471EE5" w:rsidRDefault="00471EE5" w:rsidP="004804AB">
            <w:pPr>
              <w:jc w:val="center"/>
              <w:rPr>
                <w:color w:val="222222"/>
                <w:sz w:val="20"/>
                <w:szCs w:val="20"/>
              </w:rPr>
            </w:pPr>
            <w:r>
              <w:rPr>
                <w:color w:val="222222"/>
                <w:sz w:val="20"/>
                <w:szCs w:val="20"/>
              </w:rPr>
              <w:t>30.</w:t>
            </w:r>
            <w:r w:rsidR="00CF7AA5">
              <w:rPr>
                <w:color w:val="222222"/>
                <w:sz w:val="20"/>
                <w:szCs w:val="20"/>
              </w:rPr>
              <w:t>8</w:t>
            </w:r>
          </w:p>
          <w:p w14:paraId="78C2B96D" w14:textId="3DAFB2E6" w:rsidR="00471EE5" w:rsidRDefault="00471EE5" w:rsidP="004804AB">
            <w:pPr>
              <w:jc w:val="center"/>
              <w:rPr>
                <w:color w:val="222222"/>
                <w:sz w:val="20"/>
                <w:szCs w:val="20"/>
              </w:rPr>
            </w:pPr>
            <w:r>
              <w:rPr>
                <w:color w:val="222222"/>
                <w:sz w:val="20"/>
                <w:szCs w:val="20"/>
              </w:rPr>
              <w:t>(14.1)</w:t>
            </w:r>
          </w:p>
        </w:tc>
        <w:tc>
          <w:tcPr>
            <w:tcW w:w="1843" w:type="dxa"/>
          </w:tcPr>
          <w:p w14:paraId="61508182" w14:textId="325AB9C6" w:rsidR="00471EE5" w:rsidRDefault="00471EE5" w:rsidP="004804AB">
            <w:pPr>
              <w:jc w:val="center"/>
              <w:rPr>
                <w:color w:val="222222"/>
                <w:sz w:val="20"/>
                <w:szCs w:val="20"/>
              </w:rPr>
            </w:pPr>
            <w:r>
              <w:rPr>
                <w:color w:val="222222"/>
                <w:sz w:val="20"/>
                <w:szCs w:val="20"/>
              </w:rPr>
              <w:t>Longitudinal non-randomi</w:t>
            </w:r>
            <w:r w:rsidR="0085439E">
              <w:rPr>
                <w:color w:val="222222"/>
                <w:sz w:val="20"/>
                <w:szCs w:val="20"/>
              </w:rPr>
              <w:t>s</w:t>
            </w:r>
            <w:r>
              <w:rPr>
                <w:color w:val="222222"/>
                <w:sz w:val="20"/>
                <w:szCs w:val="20"/>
              </w:rPr>
              <w:t>ed study that included the administration of pre and post assessment measures</w:t>
            </w:r>
          </w:p>
        </w:tc>
        <w:tc>
          <w:tcPr>
            <w:tcW w:w="1843" w:type="dxa"/>
          </w:tcPr>
          <w:p w14:paraId="68853C41" w14:textId="77777777" w:rsidR="00471EE5" w:rsidRDefault="00471EE5" w:rsidP="004804AB">
            <w:pPr>
              <w:jc w:val="center"/>
              <w:rPr>
                <w:color w:val="222222"/>
                <w:sz w:val="20"/>
                <w:szCs w:val="20"/>
              </w:rPr>
            </w:pPr>
            <w:r>
              <w:rPr>
                <w:color w:val="222222"/>
                <w:sz w:val="20"/>
                <w:szCs w:val="20"/>
              </w:rPr>
              <w:t>Psycho-</w:t>
            </w:r>
          </w:p>
          <w:p w14:paraId="5A657642" w14:textId="1AB4F74D" w:rsidR="00471EE5" w:rsidRDefault="00471EE5" w:rsidP="004804AB">
            <w:pPr>
              <w:jc w:val="center"/>
              <w:rPr>
                <w:color w:val="222222"/>
                <w:sz w:val="20"/>
                <w:szCs w:val="20"/>
              </w:rPr>
            </w:pPr>
            <w:r>
              <w:rPr>
                <w:color w:val="222222"/>
                <w:sz w:val="20"/>
                <w:szCs w:val="20"/>
              </w:rPr>
              <w:t>education</w:t>
            </w:r>
          </w:p>
        </w:tc>
        <w:tc>
          <w:tcPr>
            <w:tcW w:w="1701" w:type="dxa"/>
          </w:tcPr>
          <w:p w14:paraId="0176AA5B" w14:textId="2B7FFA2C" w:rsidR="00471EE5" w:rsidRDefault="00471EE5" w:rsidP="004804AB">
            <w:pPr>
              <w:jc w:val="center"/>
              <w:rPr>
                <w:color w:val="222222"/>
                <w:sz w:val="20"/>
                <w:szCs w:val="20"/>
              </w:rPr>
            </w:pPr>
            <w:r>
              <w:rPr>
                <w:color w:val="222222"/>
                <w:sz w:val="20"/>
                <w:szCs w:val="20"/>
              </w:rPr>
              <w:t>3 bi-monthly sessions each 2 hours long</w:t>
            </w:r>
          </w:p>
        </w:tc>
        <w:tc>
          <w:tcPr>
            <w:tcW w:w="1559" w:type="dxa"/>
          </w:tcPr>
          <w:p w14:paraId="40721982" w14:textId="67AD4279" w:rsidR="00471EE5" w:rsidRDefault="00471EE5" w:rsidP="004804AB">
            <w:pPr>
              <w:jc w:val="center"/>
              <w:rPr>
                <w:color w:val="222222"/>
                <w:sz w:val="20"/>
                <w:szCs w:val="20"/>
              </w:rPr>
            </w:pPr>
            <w:r>
              <w:rPr>
                <w:color w:val="222222"/>
                <w:sz w:val="20"/>
                <w:szCs w:val="20"/>
              </w:rPr>
              <w:t>Group</w:t>
            </w:r>
          </w:p>
        </w:tc>
        <w:tc>
          <w:tcPr>
            <w:tcW w:w="1276" w:type="dxa"/>
          </w:tcPr>
          <w:p w14:paraId="74496FC2" w14:textId="7CDC09A6" w:rsidR="00471EE5" w:rsidRDefault="00471EE5" w:rsidP="004804AB">
            <w:pPr>
              <w:jc w:val="center"/>
              <w:rPr>
                <w:color w:val="222222"/>
                <w:sz w:val="20"/>
                <w:szCs w:val="20"/>
              </w:rPr>
            </w:pPr>
            <w:r>
              <w:rPr>
                <w:color w:val="222222"/>
                <w:sz w:val="20"/>
                <w:szCs w:val="20"/>
              </w:rPr>
              <w:t>Outpatient</w:t>
            </w:r>
          </w:p>
        </w:tc>
        <w:tc>
          <w:tcPr>
            <w:tcW w:w="1082" w:type="dxa"/>
          </w:tcPr>
          <w:p w14:paraId="4051617C" w14:textId="206B2283" w:rsidR="00471EE5" w:rsidRDefault="00471EE5" w:rsidP="004804AB">
            <w:pPr>
              <w:jc w:val="center"/>
              <w:rPr>
                <w:color w:val="222222"/>
                <w:sz w:val="20"/>
                <w:szCs w:val="20"/>
              </w:rPr>
            </w:pPr>
            <w:r>
              <w:rPr>
                <w:color w:val="222222"/>
                <w:sz w:val="20"/>
                <w:szCs w:val="20"/>
              </w:rPr>
              <w:t>Medium</w:t>
            </w:r>
          </w:p>
        </w:tc>
      </w:tr>
      <w:tr w:rsidR="004804AB" w14:paraId="14DE6E4C" w14:textId="264EF545" w:rsidTr="00F8577D">
        <w:tc>
          <w:tcPr>
            <w:tcW w:w="1413" w:type="dxa"/>
          </w:tcPr>
          <w:p w14:paraId="6857F25B" w14:textId="77777777" w:rsidR="00471EE5" w:rsidRDefault="00471EE5" w:rsidP="00471EE5">
            <w:pPr>
              <w:rPr>
                <w:color w:val="222222"/>
                <w:sz w:val="20"/>
                <w:szCs w:val="20"/>
              </w:rPr>
            </w:pPr>
            <w:proofErr w:type="spellStart"/>
            <w:r w:rsidRPr="007B38F1">
              <w:rPr>
                <w:color w:val="222222"/>
                <w:sz w:val="20"/>
                <w:szCs w:val="20"/>
              </w:rPr>
              <w:t>Senf‐Beckenbach</w:t>
            </w:r>
            <w:proofErr w:type="spellEnd"/>
            <w:r w:rsidRPr="007B38F1">
              <w:rPr>
                <w:color w:val="222222"/>
                <w:sz w:val="20"/>
                <w:szCs w:val="20"/>
              </w:rPr>
              <w:t xml:space="preserve"> </w:t>
            </w:r>
            <w:r w:rsidR="00021CE0">
              <w:rPr>
                <w:color w:val="222222"/>
                <w:sz w:val="20"/>
                <w:szCs w:val="20"/>
              </w:rPr>
              <w:fldChar w:fldCharType="begin">
                <w:fldData xml:space="preserve">PEVuZE5vdGU+PENpdGU+PEF1dGhvcj5TZW5mLUJlY2tlbmJhY2g8L0F1dGhvcj48WWVhcj4yMDIy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</w:fldData>
              </w:fldChar>
            </w:r>
            <w:r w:rsidR="00021CE0">
              <w:rPr>
                <w:color w:val="222222"/>
                <w:sz w:val="20"/>
                <w:szCs w:val="20"/>
              </w:rPr>
              <w:instrText xml:space="preserve"> ADDIN EN.CITE </w:instrText>
            </w:r>
            <w:r w:rsidR="00021CE0">
              <w:rPr>
                <w:color w:val="222222"/>
                <w:sz w:val="20"/>
                <w:szCs w:val="20"/>
              </w:rPr>
              <w:fldChar w:fldCharType="begin">
                <w:fldData xml:space="preserve">PEVuZE5vdGU+PENpdGU+PEF1dGhvcj5TZW5mLUJlY2tlbmJhY2g8L0F1dGhvcj48WWVhcj4yMDIy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</w:fldData>
              </w:fldChar>
            </w:r>
            <w:r w:rsidR="00021CE0">
              <w:rPr>
                <w:color w:val="222222"/>
                <w:sz w:val="20"/>
                <w:szCs w:val="20"/>
              </w:rPr>
              <w:instrText xml:space="preserve"> ADDIN EN.CITE.DATA </w:instrText>
            </w:r>
            <w:r w:rsidR="00021CE0">
              <w:rPr>
                <w:color w:val="222222"/>
                <w:sz w:val="20"/>
                <w:szCs w:val="20"/>
              </w:rPr>
            </w:r>
            <w:r w:rsidR="00021CE0">
              <w:rPr>
                <w:color w:val="222222"/>
                <w:sz w:val="20"/>
                <w:szCs w:val="20"/>
              </w:rPr>
              <w:fldChar w:fldCharType="end"/>
            </w:r>
            <w:r w:rsidR="00021CE0">
              <w:rPr>
                <w:color w:val="222222"/>
                <w:sz w:val="20"/>
                <w:szCs w:val="20"/>
              </w:rPr>
            </w:r>
            <w:r w:rsidR="00021CE0">
              <w:rPr>
                <w:color w:val="222222"/>
                <w:sz w:val="20"/>
                <w:szCs w:val="20"/>
              </w:rPr>
              <w:fldChar w:fldCharType="separate"/>
            </w:r>
            <w:r w:rsidR="00021CE0">
              <w:rPr>
                <w:noProof/>
                <w:color w:val="222222"/>
                <w:sz w:val="20"/>
                <w:szCs w:val="20"/>
              </w:rPr>
              <w:t>[65]</w:t>
            </w:r>
            <w:r w:rsidR="00021CE0">
              <w:rPr>
                <w:color w:val="222222"/>
                <w:sz w:val="20"/>
                <w:szCs w:val="20"/>
              </w:rPr>
              <w:fldChar w:fldCharType="end"/>
            </w:r>
            <w:r w:rsidR="00021CE0">
              <w:rPr>
                <w:color w:val="222222"/>
                <w:sz w:val="20"/>
                <w:szCs w:val="20"/>
              </w:rPr>
              <w:t>§</w:t>
            </w:r>
          </w:p>
          <w:p w14:paraId="113C8E7D" w14:textId="709D9487" w:rsidR="00E13C8A" w:rsidRPr="007B38F1" w:rsidRDefault="00E13C8A" w:rsidP="00471EE5">
            <w:pPr>
              <w:rPr>
                <w:color w:val="222222"/>
                <w:sz w:val="20"/>
                <w:szCs w:val="20"/>
              </w:rPr>
            </w:pPr>
          </w:p>
        </w:tc>
        <w:tc>
          <w:tcPr>
            <w:tcW w:w="1276" w:type="dxa"/>
          </w:tcPr>
          <w:p w14:paraId="5B330688" w14:textId="4917C325" w:rsidR="00471EE5" w:rsidRDefault="00471EE5" w:rsidP="004804AB">
            <w:pPr>
              <w:jc w:val="center"/>
              <w:rPr>
                <w:color w:val="222222"/>
                <w:sz w:val="20"/>
                <w:szCs w:val="20"/>
              </w:rPr>
            </w:pPr>
            <w:r>
              <w:rPr>
                <w:color w:val="222222"/>
                <w:sz w:val="20"/>
                <w:szCs w:val="20"/>
              </w:rPr>
              <w:t>Germany</w:t>
            </w:r>
          </w:p>
        </w:tc>
        <w:tc>
          <w:tcPr>
            <w:tcW w:w="992" w:type="dxa"/>
          </w:tcPr>
          <w:p w14:paraId="4F8E874A" w14:textId="77777777" w:rsidR="00471EE5" w:rsidRDefault="00471EE5" w:rsidP="004804AB">
            <w:pPr>
              <w:jc w:val="center"/>
              <w:rPr>
                <w:color w:val="222222"/>
                <w:sz w:val="20"/>
                <w:szCs w:val="20"/>
              </w:rPr>
            </w:pPr>
            <w:r>
              <w:rPr>
                <w:color w:val="222222"/>
                <w:sz w:val="20"/>
                <w:szCs w:val="20"/>
              </w:rPr>
              <w:t>22</w:t>
            </w:r>
          </w:p>
          <w:p w14:paraId="29E913B3" w14:textId="2FA64E31" w:rsidR="00471EE5" w:rsidRDefault="00471EE5" w:rsidP="004804AB">
            <w:pPr>
              <w:jc w:val="center"/>
              <w:rPr>
                <w:color w:val="222222"/>
                <w:sz w:val="20"/>
                <w:szCs w:val="20"/>
              </w:rPr>
            </w:pPr>
            <w:r>
              <w:rPr>
                <w:color w:val="222222"/>
                <w:sz w:val="20"/>
                <w:szCs w:val="20"/>
              </w:rPr>
              <w:t>(18)</w:t>
            </w:r>
          </w:p>
        </w:tc>
        <w:tc>
          <w:tcPr>
            <w:tcW w:w="850" w:type="dxa"/>
          </w:tcPr>
          <w:p w14:paraId="6DA5907E" w14:textId="186EF0AF" w:rsidR="00471EE5" w:rsidRDefault="00471EE5" w:rsidP="004804AB">
            <w:pPr>
              <w:jc w:val="center"/>
              <w:rPr>
                <w:color w:val="222222"/>
                <w:sz w:val="20"/>
                <w:szCs w:val="20"/>
              </w:rPr>
            </w:pPr>
            <w:r>
              <w:rPr>
                <w:color w:val="222222"/>
                <w:sz w:val="20"/>
                <w:szCs w:val="20"/>
              </w:rPr>
              <w:t>36.6</w:t>
            </w:r>
          </w:p>
          <w:p w14:paraId="03A52325" w14:textId="731415DB" w:rsidR="00471EE5" w:rsidRDefault="00471EE5" w:rsidP="004804AB">
            <w:pPr>
              <w:jc w:val="center"/>
              <w:rPr>
                <w:color w:val="222222"/>
                <w:sz w:val="20"/>
                <w:szCs w:val="20"/>
              </w:rPr>
            </w:pPr>
            <w:r>
              <w:rPr>
                <w:color w:val="222222"/>
                <w:sz w:val="20"/>
                <w:szCs w:val="20"/>
              </w:rPr>
              <w:t>(12.1)</w:t>
            </w:r>
          </w:p>
        </w:tc>
        <w:tc>
          <w:tcPr>
            <w:tcW w:w="1843" w:type="dxa"/>
          </w:tcPr>
          <w:p w14:paraId="7141EF2C" w14:textId="77777777" w:rsidR="00471EE5" w:rsidRDefault="00471EE5" w:rsidP="004804AB">
            <w:pPr>
              <w:jc w:val="center"/>
              <w:rPr>
                <w:color w:val="222222"/>
                <w:sz w:val="20"/>
                <w:szCs w:val="20"/>
              </w:rPr>
            </w:pPr>
            <w:r>
              <w:rPr>
                <w:color w:val="222222"/>
                <w:sz w:val="20"/>
                <w:szCs w:val="20"/>
              </w:rPr>
              <w:t>Pilot RCT</w:t>
            </w:r>
          </w:p>
        </w:tc>
        <w:tc>
          <w:tcPr>
            <w:tcW w:w="1843" w:type="dxa"/>
          </w:tcPr>
          <w:p w14:paraId="098155B0" w14:textId="7395D77B" w:rsidR="00471EE5" w:rsidRDefault="00471EE5" w:rsidP="004804AB">
            <w:pPr>
              <w:jc w:val="center"/>
              <w:rPr>
                <w:color w:val="222222"/>
                <w:sz w:val="20"/>
                <w:szCs w:val="20"/>
              </w:rPr>
            </w:pPr>
            <w:r>
              <w:rPr>
                <w:color w:val="222222"/>
                <w:sz w:val="20"/>
                <w:szCs w:val="20"/>
              </w:rPr>
              <w:t xml:space="preserve">Body </w:t>
            </w:r>
            <w:r w:rsidR="00AE1FB4">
              <w:rPr>
                <w:color w:val="222222"/>
                <w:sz w:val="20"/>
                <w:szCs w:val="20"/>
              </w:rPr>
              <w:t>f</w:t>
            </w:r>
            <w:r>
              <w:rPr>
                <w:color w:val="222222"/>
                <w:sz w:val="20"/>
                <w:szCs w:val="20"/>
              </w:rPr>
              <w:t>ocused</w:t>
            </w:r>
          </w:p>
        </w:tc>
        <w:tc>
          <w:tcPr>
            <w:tcW w:w="1701" w:type="dxa"/>
          </w:tcPr>
          <w:p w14:paraId="41C0E73A" w14:textId="5BB5CE33" w:rsidR="00471EE5" w:rsidRDefault="00471EE5" w:rsidP="004804AB">
            <w:pPr>
              <w:jc w:val="center"/>
              <w:rPr>
                <w:color w:val="222222"/>
                <w:sz w:val="20"/>
                <w:szCs w:val="20"/>
              </w:rPr>
            </w:pPr>
            <w:r>
              <w:rPr>
                <w:color w:val="222222"/>
                <w:sz w:val="20"/>
                <w:szCs w:val="20"/>
              </w:rPr>
              <w:t xml:space="preserve">10 x </w:t>
            </w:r>
            <w:r w:rsidR="000240AD">
              <w:rPr>
                <w:color w:val="222222"/>
                <w:sz w:val="20"/>
                <w:szCs w:val="20"/>
              </w:rPr>
              <w:t>90-minute</w:t>
            </w:r>
            <w:r>
              <w:rPr>
                <w:color w:val="222222"/>
                <w:sz w:val="20"/>
                <w:szCs w:val="20"/>
              </w:rPr>
              <w:t xml:space="preserve"> sessions</w:t>
            </w:r>
          </w:p>
        </w:tc>
        <w:tc>
          <w:tcPr>
            <w:tcW w:w="1559" w:type="dxa"/>
          </w:tcPr>
          <w:p w14:paraId="20736EF1" w14:textId="471B8978" w:rsidR="00471EE5" w:rsidRDefault="00471EE5" w:rsidP="004804AB">
            <w:pPr>
              <w:jc w:val="center"/>
              <w:rPr>
                <w:color w:val="222222"/>
                <w:sz w:val="20"/>
                <w:szCs w:val="20"/>
              </w:rPr>
            </w:pPr>
            <w:r>
              <w:rPr>
                <w:color w:val="222222"/>
                <w:sz w:val="20"/>
                <w:szCs w:val="20"/>
              </w:rPr>
              <w:t>Group</w:t>
            </w:r>
          </w:p>
        </w:tc>
        <w:tc>
          <w:tcPr>
            <w:tcW w:w="1276" w:type="dxa"/>
          </w:tcPr>
          <w:p w14:paraId="0773E959" w14:textId="06758EAC" w:rsidR="00471EE5" w:rsidRDefault="00471EE5" w:rsidP="004804AB">
            <w:pPr>
              <w:jc w:val="center"/>
              <w:rPr>
                <w:color w:val="222222"/>
                <w:sz w:val="20"/>
                <w:szCs w:val="20"/>
              </w:rPr>
            </w:pPr>
            <w:r>
              <w:rPr>
                <w:color w:val="222222"/>
                <w:sz w:val="20"/>
                <w:szCs w:val="20"/>
              </w:rPr>
              <w:t>Outpatient</w:t>
            </w:r>
          </w:p>
        </w:tc>
        <w:tc>
          <w:tcPr>
            <w:tcW w:w="1082" w:type="dxa"/>
          </w:tcPr>
          <w:p w14:paraId="04CBADFD" w14:textId="66EF1A4C" w:rsidR="00471EE5" w:rsidRDefault="00471EE5" w:rsidP="004804AB">
            <w:pPr>
              <w:jc w:val="center"/>
              <w:rPr>
                <w:color w:val="222222"/>
                <w:sz w:val="20"/>
                <w:szCs w:val="20"/>
              </w:rPr>
            </w:pPr>
            <w:r>
              <w:rPr>
                <w:color w:val="222222"/>
                <w:sz w:val="20"/>
                <w:szCs w:val="20"/>
              </w:rPr>
              <w:t>Low</w:t>
            </w:r>
          </w:p>
        </w:tc>
      </w:tr>
      <w:tr w:rsidR="004804AB" w14:paraId="24415D38" w14:textId="09A4B09C" w:rsidTr="00F8577D">
        <w:tc>
          <w:tcPr>
            <w:tcW w:w="1413" w:type="dxa"/>
          </w:tcPr>
          <w:p w14:paraId="4E123304" w14:textId="77777777" w:rsidR="00471EE5" w:rsidRDefault="00471EE5" w:rsidP="00471EE5">
            <w:pPr>
              <w:rPr>
                <w:color w:val="222222"/>
                <w:sz w:val="20"/>
                <w:szCs w:val="20"/>
              </w:rPr>
            </w:pPr>
            <w:proofErr w:type="spellStart"/>
            <w:r w:rsidRPr="007B38F1">
              <w:rPr>
                <w:color w:val="222222"/>
                <w:sz w:val="20"/>
                <w:szCs w:val="20"/>
              </w:rPr>
              <w:t>Senf‐Beckenbach</w:t>
            </w:r>
            <w:proofErr w:type="spellEnd"/>
            <w:r w:rsidRPr="007B38F1">
              <w:rPr>
                <w:color w:val="222222"/>
                <w:sz w:val="20"/>
                <w:szCs w:val="20"/>
              </w:rPr>
              <w:t xml:space="preserve"> </w:t>
            </w:r>
            <w:r w:rsidR="00021CE0">
              <w:rPr>
                <w:color w:val="222222"/>
                <w:sz w:val="20"/>
                <w:szCs w:val="20"/>
              </w:rPr>
              <w:fldChar w:fldCharType="begin">
                <w:fldData xml:space="preserve">PEVuZE5vdGU+PENpdGU+PEF1dGhvcj5TZW5mLUJlY2tlbmJhY2g8L0F1dGhvcj48WWVhcj4yMDIy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</w:fldData>
              </w:fldChar>
            </w:r>
            <w:r w:rsidR="00021CE0">
              <w:rPr>
                <w:color w:val="222222"/>
                <w:sz w:val="20"/>
                <w:szCs w:val="20"/>
              </w:rPr>
              <w:instrText xml:space="preserve"> ADDIN EN.CITE </w:instrText>
            </w:r>
            <w:r w:rsidR="00021CE0">
              <w:rPr>
                <w:color w:val="222222"/>
                <w:sz w:val="20"/>
                <w:szCs w:val="20"/>
              </w:rPr>
              <w:fldChar w:fldCharType="begin">
                <w:fldData xml:space="preserve">PEVuZE5vdGU+PENpdGU+PEF1dGhvcj5TZW5mLUJlY2tlbmJhY2g8L0F1dGhvcj48WWVhcj4yMDIy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</w:fldData>
              </w:fldChar>
            </w:r>
            <w:r w:rsidR="00021CE0">
              <w:rPr>
                <w:color w:val="222222"/>
                <w:sz w:val="20"/>
                <w:szCs w:val="20"/>
              </w:rPr>
              <w:instrText xml:space="preserve"> ADDIN EN.CITE.DATA </w:instrText>
            </w:r>
            <w:r w:rsidR="00021CE0">
              <w:rPr>
                <w:color w:val="222222"/>
                <w:sz w:val="20"/>
                <w:szCs w:val="20"/>
              </w:rPr>
            </w:r>
            <w:r w:rsidR="00021CE0">
              <w:rPr>
                <w:color w:val="222222"/>
                <w:sz w:val="20"/>
                <w:szCs w:val="20"/>
              </w:rPr>
              <w:fldChar w:fldCharType="end"/>
            </w:r>
            <w:r w:rsidR="00021CE0">
              <w:rPr>
                <w:color w:val="222222"/>
                <w:sz w:val="20"/>
                <w:szCs w:val="20"/>
              </w:rPr>
            </w:r>
            <w:r w:rsidR="00021CE0">
              <w:rPr>
                <w:color w:val="222222"/>
                <w:sz w:val="20"/>
                <w:szCs w:val="20"/>
              </w:rPr>
              <w:fldChar w:fldCharType="separate"/>
            </w:r>
            <w:r w:rsidR="00021CE0">
              <w:rPr>
                <w:noProof/>
                <w:color w:val="222222"/>
                <w:sz w:val="20"/>
                <w:szCs w:val="20"/>
              </w:rPr>
              <w:t>[65]</w:t>
            </w:r>
            <w:r w:rsidR="00021CE0">
              <w:rPr>
                <w:color w:val="222222"/>
                <w:sz w:val="20"/>
                <w:szCs w:val="20"/>
              </w:rPr>
              <w:fldChar w:fldCharType="end"/>
            </w:r>
            <w:r w:rsidR="00021CE0">
              <w:rPr>
                <w:color w:val="222222"/>
                <w:sz w:val="20"/>
                <w:szCs w:val="20"/>
              </w:rPr>
              <w:t>§</w:t>
            </w:r>
          </w:p>
          <w:p w14:paraId="343A139B" w14:textId="10F97BE1" w:rsidR="00E13C8A" w:rsidRPr="007B38F1" w:rsidRDefault="00E13C8A" w:rsidP="00471EE5">
            <w:pPr>
              <w:rPr>
                <w:color w:val="222222"/>
                <w:sz w:val="20"/>
                <w:szCs w:val="20"/>
              </w:rPr>
            </w:pPr>
          </w:p>
        </w:tc>
        <w:tc>
          <w:tcPr>
            <w:tcW w:w="1276" w:type="dxa"/>
          </w:tcPr>
          <w:p w14:paraId="330EEB6A" w14:textId="7DD0D030" w:rsidR="00471EE5" w:rsidRDefault="00471EE5" w:rsidP="004804AB">
            <w:pPr>
              <w:jc w:val="center"/>
              <w:rPr>
                <w:color w:val="222222"/>
                <w:sz w:val="20"/>
                <w:szCs w:val="20"/>
              </w:rPr>
            </w:pPr>
            <w:r>
              <w:rPr>
                <w:color w:val="222222"/>
                <w:sz w:val="20"/>
                <w:szCs w:val="20"/>
              </w:rPr>
              <w:t>Germany</w:t>
            </w:r>
          </w:p>
        </w:tc>
        <w:tc>
          <w:tcPr>
            <w:tcW w:w="992" w:type="dxa"/>
          </w:tcPr>
          <w:p w14:paraId="5E6A0DA2" w14:textId="77777777" w:rsidR="00471EE5" w:rsidRDefault="00471EE5" w:rsidP="004804AB">
            <w:pPr>
              <w:jc w:val="center"/>
              <w:rPr>
                <w:color w:val="222222"/>
                <w:sz w:val="20"/>
                <w:szCs w:val="20"/>
              </w:rPr>
            </w:pPr>
            <w:r>
              <w:rPr>
                <w:color w:val="222222"/>
                <w:sz w:val="20"/>
                <w:szCs w:val="20"/>
              </w:rPr>
              <w:t>20</w:t>
            </w:r>
          </w:p>
          <w:p w14:paraId="2599EEAC" w14:textId="77777777" w:rsidR="00471EE5" w:rsidRDefault="00471EE5" w:rsidP="004804AB">
            <w:pPr>
              <w:jc w:val="center"/>
              <w:rPr>
                <w:color w:val="222222"/>
                <w:sz w:val="20"/>
                <w:szCs w:val="20"/>
              </w:rPr>
            </w:pPr>
            <w:r>
              <w:rPr>
                <w:color w:val="222222"/>
                <w:sz w:val="20"/>
                <w:szCs w:val="20"/>
              </w:rPr>
              <w:t>(12)</w:t>
            </w:r>
          </w:p>
        </w:tc>
        <w:tc>
          <w:tcPr>
            <w:tcW w:w="850" w:type="dxa"/>
          </w:tcPr>
          <w:p w14:paraId="1D6608C4" w14:textId="649759CF" w:rsidR="00471EE5" w:rsidRDefault="00471EE5" w:rsidP="004804AB">
            <w:pPr>
              <w:jc w:val="center"/>
              <w:rPr>
                <w:color w:val="222222"/>
                <w:sz w:val="20"/>
                <w:szCs w:val="20"/>
              </w:rPr>
            </w:pPr>
            <w:r>
              <w:rPr>
                <w:color w:val="222222"/>
                <w:sz w:val="20"/>
                <w:szCs w:val="20"/>
              </w:rPr>
              <w:t>32.8</w:t>
            </w:r>
          </w:p>
          <w:p w14:paraId="6E6AF73B" w14:textId="1D5D3FBB" w:rsidR="00471EE5" w:rsidRDefault="00471EE5" w:rsidP="004804AB">
            <w:pPr>
              <w:jc w:val="center"/>
              <w:rPr>
                <w:color w:val="222222"/>
                <w:sz w:val="20"/>
                <w:szCs w:val="20"/>
              </w:rPr>
            </w:pPr>
            <w:r>
              <w:rPr>
                <w:color w:val="222222"/>
                <w:sz w:val="20"/>
                <w:szCs w:val="20"/>
              </w:rPr>
              <w:t>(13.2)</w:t>
            </w:r>
          </w:p>
        </w:tc>
        <w:tc>
          <w:tcPr>
            <w:tcW w:w="1843" w:type="dxa"/>
          </w:tcPr>
          <w:p w14:paraId="189B7CD6" w14:textId="77777777" w:rsidR="00471EE5" w:rsidRDefault="00471EE5" w:rsidP="004804AB">
            <w:pPr>
              <w:jc w:val="center"/>
              <w:rPr>
                <w:color w:val="222222"/>
                <w:sz w:val="20"/>
                <w:szCs w:val="20"/>
              </w:rPr>
            </w:pPr>
            <w:r>
              <w:rPr>
                <w:color w:val="222222"/>
                <w:sz w:val="20"/>
                <w:szCs w:val="20"/>
              </w:rPr>
              <w:t>Pilot RCT</w:t>
            </w:r>
          </w:p>
        </w:tc>
        <w:tc>
          <w:tcPr>
            <w:tcW w:w="1843" w:type="dxa"/>
          </w:tcPr>
          <w:p w14:paraId="2010CE86" w14:textId="5147A98E" w:rsidR="00471EE5" w:rsidRDefault="00C45BF1" w:rsidP="004804AB">
            <w:pPr>
              <w:jc w:val="center"/>
              <w:rPr>
                <w:color w:val="222222"/>
                <w:sz w:val="20"/>
                <w:szCs w:val="20"/>
              </w:rPr>
            </w:pPr>
            <w:r>
              <w:rPr>
                <w:color w:val="222222"/>
                <w:sz w:val="20"/>
                <w:szCs w:val="20"/>
              </w:rPr>
              <w:t xml:space="preserve">Guided self-help </w:t>
            </w:r>
          </w:p>
        </w:tc>
        <w:tc>
          <w:tcPr>
            <w:tcW w:w="1701" w:type="dxa"/>
          </w:tcPr>
          <w:p w14:paraId="3FCFA7AC" w14:textId="68B47050" w:rsidR="00471EE5" w:rsidRDefault="00471EE5" w:rsidP="004804AB">
            <w:pPr>
              <w:jc w:val="center"/>
              <w:rPr>
                <w:color w:val="222222"/>
                <w:sz w:val="20"/>
                <w:szCs w:val="20"/>
              </w:rPr>
            </w:pPr>
            <w:r>
              <w:rPr>
                <w:color w:val="222222"/>
                <w:sz w:val="20"/>
                <w:szCs w:val="20"/>
              </w:rPr>
              <w:t xml:space="preserve">10 x </w:t>
            </w:r>
            <w:r w:rsidR="000240AD">
              <w:rPr>
                <w:color w:val="222222"/>
                <w:sz w:val="20"/>
                <w:szCs w:val="20"/>
              </w:rPr>
              <w:t>90-minute</w:t>
            </w:r>
            <w:r>
              <w:rPr>
                <w:color w:val="222222"/>
                <w:sz w:val="20"/>
                <w:szCs w:val="20"/>
              </w:rPr>
              <w:t xml:space="preserve"> sessions</w:t>
            </w:r>
          </w:p>
        </w:tc>
        <w:tc>
          <w:tcPr>
            <w:tcW w:w="1559" w:type="dxa"/>
          </w:tcPr>
          <w:p w14:paraId="1C6045C8" w14:textId="75634953" w:rsidR="00471EE5" w:rsidRDefault="00471EE5" w:rsidP="004804AB">
            <w:pPr>
              <w:jc w:val="center"/>
              <w:rPr>
                <w:color w:val="222222"/>
                <w:sz w:val="20"/>
                <w:szCs w:val="20"/>
              </w:rPr>
            </w:pPr>
            <w:r>
              <w:rPr>
                <w:color w:val="222222"/>
                <w:sz w:val="20"/>
                <w:szCs w:val="20"/>
              </w:rPr>
              <w:t>Group</w:t>
            </w:r>
          </w:p>
        </w:tc>
        <w:tc>
          <w:tcPr>
            <w:tcW w:w="1276" w:type="dxa"/>
          </w:tcPr>
          <w:p w14:paraId="3461CA65" w14:textId="7D00DEB9" w:rsidR="00471EE5" w:rsidRDefault="00471EE5" w:rsidP="004804AB">
            <w:pPr>
              <w:jc w:val="center"/>
              <w:rPr>
                <w:color w:val="222222"/>
                <w:sz w:val="20"/>
                <w:szCs w:val="20"/>
              </w:rPr>
            </w:pPr>
            <w:r>
              <w:rPr>
                <w:color w:val="222222"/>
                <w:sz w:val="20"/>
                <w:szCs w:val="20"/>
              </w:rPr>
              <w:t>Outpatient</w:t>
            </w:r>
          </w:p>
        </w:tc>
        <w:tc>
          <w:tcPr>
            <w:tcW w:w="1082" w:type="dxa"/>
          </w:tcPr>
          <w:p w14:paraId="269E5C22" w14:textId="256D5CDD" w:rsidR="00471EE5" w:rsidRDefault="00471EE5" w:rsidP="004804AB">
            <w:pPr>
              <w:jc w:val="center"/>
              <w:rPr>
                <w:color w:val="222222"/>
                <w:sz w:val="20"/>
                <w:szCs w:val="20"/>
              </w:rPr>
            </w:pPr>
            <w:r>
              <w:rPr>
                <w:color w:val="222222"/>
                <w:sz w:val="20"/>
                <w:szCs w:val="20"/>
              </w:rPr>
              <w:t>Low</w:t>
            </w:r>
          </w:p>
        </w:tc>
      </w:tr>
      <w:tr w:rsidR="004804AB" w14:paraId="4726C824" w14:textId="49DCDD8E" w:rsidTr="00F8577D">
        <w:tc>
          <w:tcPr>
            <w:tcW w:w="1413" w:type="dxa"/>
          </w:tcPr>
          <w:p w14:paraId="7AA1F127" w14:textId="35FAD356" w:rsidR="00471EE5" w:rsidRPr="002C1159" w:rsidRDefault="00471EE5" w:rsidP="00471EE5">
            <w:pPr>
              <w:rPr>
                <w:color w:val="222222"/>
                <w:sz w:val="20"/>
                <w:szCs w:val="20"/>
              </w:rPr>
            </w:pPr>
            <w:proofErr w:type="spellStart"/>
            <w:r w:rsidRPr="007B38F1">
              <w:rPr>
                <w:color w:val="222222"/>
                <w:sz w:val="20"/>
                <w:szCs w:val="20"/>
              </w:rPr>
              <w:t>Streltzov</w:t>
            </w:r>
            <w:proofErr w:type="spellEnd"/>
            <w:r w:rsidRPr="007B38F1">
              <w:rPr>
                <w:color w:val="222222"/>
                <w:sz w:val="20"/>
                <w:szCs w:val="20"/>
              </w:rPr>
              <w:t xml:space="preserve"> </w:t>
            </w:r>
            <w:r w:rsidR="001966F7">
              <w:rPr>
                <w:color w:val="222222"/>
                <w:sz w:val="20"/>
                <w:szCs w:val="20"/>
              </w:rPr>
              <w:t xml:space="preserve"> </w:t>
            </w:r>
            <w:r w:rsidR="001966F7">
              <w:rPr>
                <w:color w:val="222222"/>
                <w:sz w:val="20"/>
                <w:szCs w:val="20"/>
              </w:rPr>
              <w:fldChar w:fldCharType="begin"/>
            </w:r>
            <w:r w:rsidR="001966F7">
              <w:rPr>
                <w:color w:val="222222"/>
                <w:sz w:val="20"/>
                <w:szCs w:val="20"/>
              </w:rPr>
              <w:instrText xml:space="preserve"> ADDIN EN.CITE &lt;EndNote&gt;&lt;Cite&gt;&lt;Author&gt;Streltzov&lt;/Author&gt;&lt;Year&gt;2022&lt;/Year&gt;&lt;IDText&gt;A pilot study assessing the feasibility and acceptability of Project UPLIFT adapted for patients with psychogenic nonepileptic seizures&lt;/IDText&gt;&lt;DisplayText&gt;[66]&lt;/DisplayText&gt;&lt;record&gt;&lt;dates&gt;&lt;pub-dates&gt;&lt;date&gt;Feb&lt;/date&gt;&lt;/pub-dates&gt;&lt;year&gt;2022&lt;/year&gt;&lt;/dates&gt;&lt;urls&gt;&lt;related-urls&gt;&lt;url&gt;&amp;lt;Go to ISI&amp;gt;://WOS:000743215900018&lt;/url&gt;&lt;/related-urls&gt;&lt;/urls&gt;&lt;isbn&gt;1525-5050&lt;/isbn&gt;&lt;work-type&gt;Article&lt;/work-type&gt;&lt;titles&gt;&lt;title&gt;A pilot study assessing the feasibility and acceptability of Project UPLIFT adapted for patients with psychogenic nonepileptic seizures&lt;/title&gt;&lt;secondary-title&gt;Epilepsy &amp;amp; Behavior&lt;/secondary-title&gt;&lt;/titles&gt;&lt;contributors&gt;&lt;authors&gt;&lt;author&gt;Streltzov, Nicholas A.&lt;/author&gt;&lt;author&gt;Mazanec, Morgan T.&lt;/author&gt;&lt;author&gt;Schmidt, Samantha S.&lt;/author&gt;&lt;author&gt;Jobst, Barbara C.&lt;/author&gt;&lt;author&gt;Thompson, Nancy J.&lt;/author&gt;&lt;author&gt;Schommer, Lindsay M.&lt;/author&gt;&lt;/authors&gt;&lt;/contributors&gt;&lt;custom7&gt;108525&lt;/custom7&gt;&lt;added-date format="utc"&gt;1696338034&lt;/added-date&gt;&lt;ref-type name="Journal Article"&gt;17&lt;/ref-type&gt;&lt;rec-number&gt;40274&lt;/rec-number&gt;&lt;last-updated-date format="utc"&gt;1696338034&lt;/last-updated-date&gt;&lt;accession-num&gt;WOS:000743215900018&lt;/accession-num&gt;&lt;electronic-resource-num&gt;10.1016/j.yebeh.2021.108525&lt;/electronic-resource-num&gt;&lt;volume&gt;127&lt;/volume&gt;&lt;/record&gt;&lt;/Cite&gt;&lt;/EndNote&gt;</w:instrText>
            </w:r>
            <w:r w:rsidR="001966F7">
              <w:rPr>
                <w:color w:val="222222"/>
                <w:sz w:val="20"/>
                <w:szCs w:val="20"/>
              </w:rPr>
              <w:fldChar w:fldCharType="separate"/>
            </w:r>
            <w:r w:rsidR="001966F7">
              <w:rPr>
                <w:noProof/>
                <w:color w:val="222222"/>
                <w:sz w:val="20"/>
                <w:szCs w:val="20"/>
              </w:rPr>
              <w:t>[66]</w:t>
            </w:r>
            <w:r w:rsidR="001966F7">
              <w:rPr>
                <w:color w:val="222222"/>
                <w:sz w:val="20"/>
                <w:szCs w:val="20"/>
              </w:rPr>
              <w:fldChar w:fldCharType="end"/>
            </w:r>
          </w:p>
        </w:tc>
        <w:tc>
          <w:tcPr>
            <w:tcW w:w="1276" w:type="dxa"/>
          </w:tcPr>
          <w:p w14:paraId="31AD4DC5" w14:textId="6F905549" w:rsidR="00471EE5" w:rsidRDefault="00471EE5" w:rsidP="004804AB">
            <w:pPr>
              <w:jc w:val="center"/>
              <w:rPr>
                <w:color w:val="222222"/>
                <w:sz w:val="20"/>
                <w:szCs w:val="20"/>
              </w:rPr>
            </w:pPr>
            <w:r>
              <w:rPr>
                <w:color w:val="222222"/>
                <w:sz w:val="20"/>
                <w:szCs w:val="20"/>
              </w:rPr>
              <w:t>USA</w:t>
            </w:r>
          </w:p>
        </w:tc>
        <w:tc>
          <w:tcPr>
            <w:tcW w:w="992" w:type="dxa"/>
          </w:tcPr>
          <w:p w14:paraId="608D47EB" w14:textId="77777777" w:rsidR="00471EE5" w:rsidRDefault="00471EE5" w:rsidP="004804AB">
            <w:pPr>
              <w:jc w:val="center"/>
              <w:rPr>
                <w:color w:val="222222"/>
                <w:sz w:val="20"/>
                <w:szCs w:val="20"/>
              </w:rPr>
            </w:pPr>
            <w:r>
              <w:rPr>
                <w:color w:val="222222"/>
                <w:sz w:val="20"/>
                <w:szCs w:val="20"/>
              </w:rPr>
              <w:t>6</w:t>
            </w:r>
          </w:p>
          <w:p w14:paraId="75A31CEF" w14:textId="77777777" w:rsidR="00471EE5" w:rsidRDefault="00471EE5" w:rsidP="004804AB">
            <w:pPr>
              <w:jc w:val="center"/>
              <w:rPr>
                <w:color w:val="222222"/>
                <w:sz w:val="20"/>
                <w:szCs w:val="20"/>
              </w:rPr>
            </w:pPr>
            <w:r>
              <w:rPr>
                <w:color w:val="222222"/>
                <w:sz w:val="20"/>
                <w:szCs w:val="20"/>
              </w:rPr>
              <w:t>(6)</w:t>
            </w:r>
          </w:p>
          <w:p w14:paraId="270CFBE8" w14:textId="3777451C" w:rsidR="009A4945" w:rsidRDefault="009A4945" w:rsidP="004804AB">
            <w:pPr>
              <w:jc w:val="center"/>
              <w:rPr>
                <w:color w:val="222222"/>
                <w:sz w:val="20"/>
                <w:szCs w:val="20"/>
              </w:rPr>
            </w:pPr>
          </w:p>
        </w:tc>
        <w:tc>
          <w:tcPr>
            <w:tcW w:w="850" w:type="dxa"/>
          </w:tcPr>
          <w:p w14:paraId="3828BE96" w14:textId="1D62A122" w:rsidR="00471EE5" w:rsidRDefault="00471EE5" w:rsidP="004804AB">
            <w:pPr>
              <w:jc w:val="center"/>
              <w:rPr>
                <w:color w:val="222222"/>
                <w:sz w:val="20"/>
                <w:szCs w:val="20"/>
              </w:rPr>
            </w:pPr>
            <w:r>
              <w:rPr>
                <w:color w:val="222222"/>
                <w:sz w:val="20"/>
                <w:szCs w:val="20"/>
              </w:rPr>
              <w:t>36.2</w:t>
            </w:r>
          </w:p>
          <w:p w14:paraId="0E244907" w14:textId="199F0E6E" w:rsidR="00471EE5" w:rsidRDefault="00471EE5" w:rsidP="004804AB">
            <w:pPr>
              <w:jc w:val="center"/>
              <w:rPr>
                <w:color w:val="222222"/>
                <w:sz w:val="20"/>
                <w:szCs w:val="20"/>
              </w:rPr>
            </w:pPr>
            <w:r>
              <w:rPr>
                <w:color w:val="222222"/>
                <w:sz w:val="20"/>
                <w:szCs w:val="20"/>
              </w:rPr>
              <w:t>(9)</w:t>
            </w:r>
          </w:p>
        </w:tc>
        <w:tc>
          <w:tcPr>
            <w:tcW w:w="1843" w:type="dxa"/>
          </w:tcPr>
          <w:p w14:paraId="21123E6D" w14:textId="1188E3A7" w:rsidR="00471EE5" w:rsidRDefault="00471EE5" w:rsidP="004804AB">
            <w:pPr>
              <w:jc w:val="center"/>
              <w:rPr>
                <w:color w:val="222222"/>
                <w:sz w:val="20"/>
                <w:szCs w:val="20"/>
              </w:rPr>
            </w:pPr>
            <w:r>
              <w:rPr>
                <w:color w:val="222222"/>
                <w:sz w:val="20"/>
                <w:szCs w:val="20"/>
              </w:rPr>
              <w:t>Non</w:t>
            </w:r>
            <w:r w:rsidR="0085439E">
              <w:rPr>
                <w:color w:val="222222"/>
                <w:sz w:val="20"/>
                <w:szCs w:val="20"/>
              </w:rPr>
              <w:t>-</w:t>
            </w:r>
            <w:r>
              <w:rPr>
                <w:color w:val="222222"/>
                <w:sz w:val="20"/>
                <w:szCs w:val="20"/>
              </w:rPr>
              <w:t>randomi</w:t>
            </w:r>
            <w:r w:rsidR="0085439E">
              <w:rPr>
                <w:color w:val="222222"/>
                <w:sz w:val="20"/>
                <w:szCs w:val="20"/>
              </w:rPr>
              <w:t>s</w:t>
            </w:r>
            <w:r>
              <w:rPr>
                <w:color w:val="222222"/>
                <w:sz w:val="20"/>
                <w:szCs w:val="20"/>
              </w:rPr>
              <w:t>ed pilot study</w:t>
            </w:r>
          </w:p>
        </w:tc>
        <w:tc>
          <w:tcPr>
            <w:tcW w:w="1843" w:type="dxa"/>
          </w:tcPr>
          <w:p w14:paraId="53F1ADDE" w14:textId="77777777" w:rsidR="00471EE5" w:rsidRDefault="00471EE5" w:rsidP="004804AB">
            <w:pPr>
              <w:jc w:val="center"/>
              <w:rPr>
                <w:color w:val="222222"/>
                <w:sz w:val="20"/>
                <w:szCs w:val="20"/>
              </w:rPr>
            </w:pPr>
            <w:r>
              <w:rPr>
                <w:color w:val="222222"/>
                <w:sz w:val="20"/>
                <w:szCs w:val="20"/>
              </w:rPr>
              <w:t>C-B</w:t>
            </w:r>
          </w:p>
        </w:tc>
        <w:tc>
          <w:tcPr>
            <w:tcW w:w="1701" w:type="dxa"/>
          </w:tcPr>
          <w:p w14:paraId="79A8086B" w14:textId="4B922814" w:rsidR="00471EE5" w:rsidRDefault="00471EE5" w:rsidP="004804AB">
            <w:pPr>
              <w:jc w:val="center"/>
              <w:rPr>
                <w:color w:val="222222"/>
                <w:sz w:val="20"/>
                <w:szCs w:val="20"/>
              </w:rPr>
            </w:pPr>
            <w:r>
              <w:rPr>
                <w:color w:val="222222"/>
                <w:sz w:val="20"/>
                <w:szCs w:val="20"/>
              </w:rPr>
              <w:t>8 sessions</w:t>
            </w:r>
          </w:p>
        </w:tc>
        <w:tc>
          <w:tcPr>
            <w:tcW w:w="1559" w:type="dxa"/>
          </w:tcPr>
          <w:p w14:paraId="3E57EADB" w14:textId="1158E119" w:rsidR="00471EE5" w:rsidRDefault="00471EE5" w:rsidP="004804AB">
            <w:pPr>
              <w:jc w:val="center"/>
              <w:rPr>
                <w:color w:val="222222"/>
                <w:sz w:val="20"/>
                <w:szCs w:val="20"/>
              </w:rPr>
            </w:pPr>
            <w:r>
              <w:rPr>
                <w:color w:val="222222"/>
                <w:sz w:val="20"/>
                <w:szCs w:val="20"/>
              </w:rPr>
              <w:t>Group</w:t>
            </w:r>
          </w:p>
        </w:tc>
        <w:tc>
          <w:tcPr>
            <w:tcW w:w="1276" w:type="dxa"/>
          </w:tcPr>
          <w:p w14:paraId="4DD9A24F" w14:textId="411859C3" w:rsidR="00471EE5" w:rsidRDefault="00471EE5" w:rsidP="004804AB">
            <w:pPr>
              <w:jc w:val="center"/>
              <w:rPr>
                <w:color w:val="222222"/>
                <w:sz w:val="20"/>
                <w:szCs w:val="20"/>
              </w:rPr>
            </w:pPr>
            <w:r>
              <w:rPr>
                <w:color w:val="222222"/>
                <w:sz w:val="20"/>
                <w:szCs w:val="20"/>
              </w:rPr>
              <w:t>Outpatient</w:t>
            </w:r>
          </w:p>
        </w:tc>
        <w:tc>
          <w:tcPr>
            <w:tcW w:w="1082" w:type="dxa"/>
          </w:tcPr>
          <w:p w14:paraId="313486DE" w14:textId="5E386727" w:rsidR="00471EE5" w:rsidRDefault="00471EE5" w:rsidP="004804AB">
            <w:pPr>
              <w:jc w:val="center"/>
              <w:rPr>
                <w:color w:val="222222"/>
                <w:sz w:val="20"/>
                <w:szCs w:val="20"/>
              </w:rPr>
            </w:pPr>
            <w:r>
              <w:rPr>
                <w:color w:val="222222"/>
                <w:sz w:val="20"/>
                <w:szCs w:val="20"/>
              </w:rPr>
              <w:t>Medium</w:t>
            </w:r>
          </w:p>
        </w:tc>
      </w:tr>
      <w:tr w:rsidR="004804AB" w14:paraId="1D7955E9" w14:textId="783246CF" w:rsidTr="00F8577D">
        <w:tc>
          <w:tcPr>
            <w:tcW w:w="1413" w:type="dxa"/>
          </w:tcPr>
          <w:p w14:paraId="3679A6DE" w14:textId="77777777" w:rsidR="00471EE5" w:rsidRDefault="00471EE5" w:rsidP="00471EE5">
            <w:pPr>
              <w:rPr>
                <w:color w:val="222222"/>
                <w:sz w:val="20"/>
                <w:szCs w:val="20"/>
              </w:rPr>
            </w:pPr>
            <w:r w:rsidRPr="007B38F1">
              <w:rPr>
                <w:color w:val="222222"/>
                <w:sz w:val="20"/>
                <w:szCs w:val="20"/>
              </w:rPr>
              <w:t xml:space="preserve">Thompson </w:t>
            </w:r>
            <w:r w:rsidR="00A81870">
              <w:rPr>
                <w:color w:val="222222"/>
                <w:sz w:val="20"/>
                <w:szCs w:val="20"/>
              </w:rPr>
              <w:fldChar w:fldCharType="begin"/>
            </w:r>
            <w:r w:rsidR="001966F7">
              <w:rPr>
                <w:color w:val="222222"/>
                <w:sz w:val="20"/>
                <w:szCs w:val="20"/>
              </w:rPr>
              <w:instrText xml:space="preserve"> ADDIN EN.CITE &lt;EndNote&gt;&lt;Cite&gt;&lt;Author&gt;Thompson&lt;/Author&gt;&lt;Year&gt;2013&lt;/Year&gt;&lt;IDText&gt;Psychogenic Nonepileptic Seizures: A Pilot Study of a Brief Educational Intervention&lt;/IDText&gt;&lt;DisplayText&gt;[67]&lt;/DisplayText&gt;&lt;record&gt;&lt;dates&gt;&lt;pub-dates&gt;&lt;date&gt;Apr&lt;/date&gt;&lt;/pub-dates&gt;&lt;year&gt;2013&lt;/year&gt;&lt;/dates&gt;&lt;urls&gt;&lt;related-urls&gt;&lt;url&gt;&amp;lt;Go to ISI&amp;gt;://WOS:000317295600003&lt;/url&gt;&lt;/related-urls&gt;&lt;/urls&gt;&lt;isbn&gt;0031-5990&lt;/isbn&gt;&lt;work-type&gt;Article&lt;/work-type&gt;&lt;titles&gt;&lt;title&gt;Psychogenic Nonepileptic Seizures: A Pilot Study of a Brief Educational Intervention&lt;/title&gt;&lt;secondary-title&gt;Perspectives in Psychiatric Care&lt;/secondary-title&gt;&lt;/titles&gt;&lt;pages&gt;78-83&lt;/pages&gt;&lt;number&gt;2&lt;/number&gt;&lt;contributors&gt;&lt;authors&gt;&lt;author&gt;Thompson, Noreen&lt;/author&gt;&lt;author&gt;Connelly, Lynne&lt;/author&gt;&lt;author&gt;Peltzer, Jill&lt;/author&gt;&lt;author&gt;Nowack, William J.&lt;/author&gt;&lt;author&gt;Hamera, Edna&lt;/author&gt;&lt;author&gt;Hunter, Edward E.&lt;/author&gt;&lt;/authors&gt;&lt;/contributors&gt;&lt;added-date format="utc"&gt;1696338034&lt;/added-date&gt;&lt;ref-type name="Journal Article"&gt;17&lt;/ref-type&gt;&lt;rec-number&gt;40273&lt;/rec-number&gt;&lt;last-updated-date format="utc"&gt;1696338034&lt;/last-updated-date&gt;&lt;accession-num&gt;WOS:000317295600003&lt;/accession-num&gt;&lt;electronic-resource-num&gt;10.1111/j.1744-6163.2012.00353.x&lt;/electronic-resource-num&gt;&lt;volume&gt;49&lt;/volume&gt;&lt;/record&gt;&lt;/Cite&gt;&lt;/EndNote&gt;</w:instrText>
            </w:r>
            <w:r w:rsidR="00A81870">
              <w:rPr>
                <w:color w:val="222222"/>
                <w:sz w:val="20"/>
                <w:szCs w:val="20"/>
              </w:rPr>
              <w:fldChar w:fldCharType="separate"/>
            </w:r>
            <w:r w:rsidR="001966F7">
              <w:rPr>
                <w:noProof/>
                <w:color w:val="222222"/>
                <w:sz w:val="20"/>
                <w:szCs w:val="20"/>
              </w:rPr>
              <w:t>[67]</w:t>
            </w:r>
            <w:r w:rsidR="00A81870">
              <w:rPr>
                <w:color w:val="222222"/>
                <w:sz w:val="20"/>
                <w:szCs w:val="20"/>
              </w:rPr>
              <w:fldChar w:fldCharType="end"/>
            </w:r>
            <w:r w:rsidR="004161AB">
              <w:rPr>
                <w:color w:val="222222"/>
                <w:sz w:val="20"/>
                <w:szCs w:val="20"/>
              </w:rPr>
              <w:t>*</w:t>
            </w:r>
          </w:p>
          <w:p w14:paraId="35D8F095" w14:textId="2B3BF6D9" w:rsidR="00E13C8A" w:rsidRPr="002C1159" w:rsidRDefault="00E13C8A" w:rsidP="00471EE5">
            <w:pPr>
              <w:rPr>
                <w:color w:val="222222"/>
                <w:sz w:val="20"/>
                <w:szCs w:val="20"/>
              </w:rPr>
            </w:pPr>
          </w:p>
        </w:tc>
        <w:tc>
          <w:tcPr>
            <w:tcW w:w="1276" w:type="dxa"/>
          </w:tcPr>
          <w:p w14:paraId="5E92665C" w14:textId="501733FB" w:rsidR="00471EE5" w:rsidRDefault="0085439E" w:rsidP="004804AB">
            <w:pPr>
              <w:jc w:val="center"/>
              <w:rPr>
                <w:color w:val="222222"/>
                <w:sz w:val="20"/>
                <w:szCs w:val="20"/>
              </w:rPr>
            </w:pPr>
            <w:r>
              <w:rPr>
                <w:color w:val="222222"/>
                <w:sz w:val="20"/>
                <w:szCs w:val="20"/>
              </w:rPr>
              <w:t>USA</w:t>
            </w:r>
          </w:p>
        </w:tc>
        <w:tc>
          <w:tcPr>
            <w:tcW w:w="992" w:type="dxa"/>
          </w:tcPr>
          <w:p w14:paraId="316DB648" w14:textId="32A71C51" w:rsidR="00471EE5" w:rsidRDefault="003E31A0" w:rsidP="004804AB">
            <w:pPr>
              <w:jc w:val="center"/>
              <w:rPr>
                <w:color w:val="222222"/>
                <w:sz w:val="20"/>
                <w:szCs w:val="20"/>
              </w:rPr>
            </w:pPr>
            <w:r>
              <w:rPr>
                <w:color w:val="222222"/>
                <w:sz w:val="20"/>
                <w:szCs w:val="20"/>
              </w:rPr>
              <w:t xml:space="preserve">19 </w:t>
            </w:r>
            <w:r w:rsidR="00002DE3">
              <w:rPr>
                <w:color w:val="222222"/>
                <w:sz w:val="20"/>
                <w:szCs w:val="20"/>
              </w:rPr>
              <w:t xml:space="preserve"> </w:t>
            </w:r>
            <w:proofErr w:type="gramStart"/>
            <w:r w:rsidR="00002DE3">
              <w:rPr>
                <w:color w:val="222222"/>
                <w:sz w:val="20"/>
                <w:szCs w:val="20"/>
              </w:rPr>
              <w:t xml:space="preserve">   </w:t>
            </w:r>
            <w:r>
              <w:rPr>
                <w:color w:val="222222"/>
                <w:sz w:val="20"/>
                <w:szCs w:val="20"/>
              </w:rPr>
              <w:t>(</w:t>
            </w:r>
            <w:proofErr w:type="gramEnd"/>
            <w:r>
              <w:rPr>
                <w:color w:val="222222"/>
                <w:sz w:val="20"/>
                <w:szCs w:val="20"/>
              </w:rPr>
              <w:t>11)</w:t>
            </w:r>
          </w:p>
        </w:tc>
        <w:tc>
          <w:tcPr>
            <w:tcW w:w="850" w:type="dxa"/>
          </w:tcPr>
          <w:p w14:paraId="58F6C058" w14:textId="6231E83A" w:rsidR="00471EE5" w:rsidRDefault="003E31A0" w:rsidP="004804AB">
            <w:pPr>
              <w:jc w:val="center"/>
              <w:rPr>
                <w:color w:val="222222"/>
                <w:sz w:val="20"/>
                <w:szCs w:val="20"/>
              </w:rPr>
            </w:pPr>
            <w:r>
              <w:rPr>
                <w:color w:val="222222"/>
                <w:sz w:val="20"/>
                <w:szCs w:val="20"/>
              </w:rPr>
              <w:t>33</w:t>
            </w:r>
            <w:r w:rsidR="00002DE3">
              <w:rPr>
                <w:color w:val="222222"/>
                <w:sz w:val="20"/>
                <w:szCs w:val="20"/>
              </w:rPr>
              <w:t xml:space="preserve"> </w:t>
            </w:r>
            <w:proofErr w:type="gramStart"/>
            <w:r w:rsidR="00002DE3">
              <w:rPr>
                <w:color w:val="222222"/>
                <w:sz w:val="20"/>
                <w:szCs w:val="20"/>
              </w:rPr>
              <w:t xml:space="preserve">   </w:t>
            </w:r>
            <w:r w:rsidR="00E84A99">
              <w:rPr>
                <w:color w:val="222222"/>
                <w:sz w:val="20"/>
                <w:szCs w:val="20"/>
              </w:rPr>
              <w:t>(</w:t>
            </w:r>
            <w:proofErr w:type="gramEnd"/>
            <w:r w:rsidR="00E84A99">
              <w:rPr>
                <w:color w:val="222222"/>
                <w:sz w:val="20"/>
                <w:szCs w:val="20"/>
              </w:rPr>
              <w:t>NR)</w:t>
            </w:r>
          </w:p>
        </w:tc>
        <w:tc>
          <w:tcPr>
            <w:tcW w:w="1843" w:type="dxa"/>
          </w:tcPr>
          <w:p w14:paraId="0D3DE828" w14:textId="45BEC5FB" w:rsidR="00471EE5" w:rsidRDefault="0085439E" w:rsidP="004804AB">
            <w:pPr>
              <w:jc w:val="center"/>
              <w:rPr>
                <w:color w:val="222222"/>
                <w:sz w:val="20"/>
                <w:szCs w:val="20"/>
              </w:rPr>
            </w:pPr>
            <w:r>
              <w:rPr>
                <w:color w:val="222222"/>
                <w:sz w:val="20"/>
                <w:szCs w:val="20"/>
              </w:rPr>
              <w:t xml:space="preserve">Pilot </w:t>
            </w:r>
            <w:r w:rsidR="003E31A0">
              <w:rPr>
                <w:color w:val="222222"/>
                <w:sz w:val="20"/>
                <w:szCs w:val="20"/>
              </w:rPr>
              <w:t>RCT</w:t>
            </w:r>
          </w:p>
        </w:tc>
        <w:tc>
          <w:tcPr>
            <w:tcW w:w="1843" w:type="dxa"/>
          </w:tcPr>
          <w:p w14:paraId="1B00077F" w14:textId="4025E022" w:rsidR="00471EE5" w:rsidRDefault="003E31A0" w:rsidP="00C45BF1">
            <w:pPr>
              <w:jc w:val="center"/>
              <w:rPr>
                <w:color w:val="222222"/>
                <w:sz w:val="20"/>
                <w:szCs w:val="20"/>
              </w:rPr>
            </w:pPr>
            <w:r>
              <w:rPr>
                <w:color w:val="222222"/>
                <w:sz w:val="20"/>
                <w:szCs w:val="20"/>
              </w:rPr>
              <w:t>Psychoeducation</w:t>
            </w:r>
          </w:p>
        </w:tc>
        <w:tc>
          <w:tcPr>
            <w:tcW w:w="1701" w:type="dxa"/>
          </w:tcPr>
          <w:p w14:paraId="6B2C591E" w14:textId="69C55ED2" w:rsidR="00471EE5" w:rsidRDefault="003E31A0" w:rsidP="004804AB">
            <w:pPr>
              <w:jc w:val="center"/>
              <w:rPr>
                <w:color w:val="222222"/>
                <w:sz w:val="20"/>
                <w:szCs w:val="20"/>
              </w:rPr>
            </w:pPr>
            <w:r>
              <w:rPr>
                <w:color w:val="222222"/>
                <w:sz w:val="20"/>
                <w:szCs w:val="20"/>
              </w:rPr>
              <w:t>1 session</w:t>
            </w:r>
          </w:p>
        </w:tc>
        <w:tc>
          <w:tcPr>
            <w:tcW w:w="1559" w:type="dxa"/>
          </w:tcPr>
          <w:p w14:paraId="1F63C6C4" w14:textId="151DDED4" w:rsidR="00471EE5" w:rsidRDefault="003E31A0" w:rsidP="004804AB">
            <w:pPr>
              <w:jc w:val="center"/>
              <w:rPr>
                <w:color w:val="222222"/>
                <w:sz w:val="20"/>
                <w:szCs w:val="20"/>
              </w:rPr>
            </w:pPr>
            <w:r>
              <w:rPr>
                <w:color w:val="222222"/>
                <w:sz w:val="20"/>
                <w:szCs w:val="20"/>
              </w:rPr>
              <w:t>Individual</w:t>
            </w:r>
          </w:p>
        </w:tc>
        <w:tc>
          <w:tcPr>
            <w:tcW w:w="1276" w:type="dxa"/>
          </w:tcPr>
          <w:p w14:paraId="51CD1236" w14:textId="318E8542" w:rsidR="00471EE5" w:rsidRDefault="003E31A0" w:rsidP="004804AB">
            <w:pPr>
              <w:jc w:val="center"/>
              <w:rPr>
                <w:color w:val="222222"/>
                <w:sz w:val="20"/>
                <w:szCs w:val="20"/>
              </w:rPr>
            </w:pPr>
            <w:r>
              <w:rPr>
                <w:color w:val="222222"/>
                <w:sz w:val="20"/>
                <w:szCs w:val="20"/>
              </w:rPr>
              <w:t>Inpatient</w:t>
            </w:r>
          </w:p>
        </w:tc>
        <w:tc>
          <w:tcPr>
            <w:tcW w:w="1082" w:type="dxa"/>
          </w:tcPr>
          <w:p w14:paraId="4340869F" w14:textId="1882CBE5" w:rsidR="00471EE5" w:rsidRDefault="003E31A0" w:rsidP="004804AB">
            <w:pPr>
              <w:jc w:val="center"/>
              <w:rPr>
                <w:color w:val="222222"/>
                <w:sz w:val="20"/>
                <w:szCs w:val="20"/>
              </w:rPr>
            </w:pPr>
            <w:r>
              <w:rPr>
                <w:color w:val="222222"/>
                <w:sz w:val="20"/>
                <w:szCs w:val="20"/>
              </w:rPr>
              <w:t>Lo</w:t>
            </w:r>
            <w:r w:rsidR="001839F2">
              <w:rPr>
                <w:color w:val="222222"/>
                <w:sz w:val="20"/>
                <w:szCs w:val="20"/>
              </w:rPr>
              <w:t>w</w:t>
            </w:r>
          </w:p>
        </w:tc>
      </w:tr>
      <w:tr w:rsidR="004804AB" w14:paraId="239EA217" w14:textId="39B16B95" w:rsidTr="00F8577D">
        <w:tc>
          <w:tcPr>
            <w:tcW w:w="1413" w:type="dxa"/>
          </w:tcPr>
          <w:p w14:paraId="52E17E72" w14:textId="10CF2FA2" w:rsidR="00471EE5" w:rsidRPr="002C1159" w:rsidRDefault="00471EE5" w:rsidP="00471EE5">
            <w:pPr>
              <w:rPr>
                <w:color w:val="222222"/>
                <w:sz w:val="20"/>
                <w:szCs w:val="20"/>
              </w:rPr>
            </w:pPr>
            <w:proofErr w:type="spellStart"/>
            <w:r w:rsidRPr="007B38F1">
              <w:rPr>
                <w:color w:val="222222"/>
                <w:sz w:val="20"/>
                <w:szCs w:val="20"/>
              </w:rPr>
              <w:t>Til</w:t>
            </w:r>
            <w:r w:rsidR="001966F7">
              <w:rPr>
                <w:color w:val="222222"/>
                <w:sz w:val="20"/>
                <w:szCs w:val="20"/>
              </w:rPr>
              <w:t>a</w:t>
            </w:r>
            <w:r w:rsidRPr="007B38F1">
              <w:rPr>
                <w:color w:val="222222"/>
                <w:sz w:val="20"/>
                <w:szCs w:val="20"/>
              </w:rPr>
              <w:t>haun</w:t>
            </w:r>
            <w:proofErr w:type="spellEnd"/>
            <w:r w:rsidR="00DA0C9F">
              <w:rPr>
                <w:color w:val="222222"/>
                <w:sz w:val="20"/>
                <w:szCs w:val="20"/>
              </w:rPr>
              <w:t xml:space="preserve"> </w:t>
            </w:r>
            <w:r w:rsidRPr="007B38F1">
              <w:rPr>
                <w:color w:val="222222"/>
                <w:sz w:val="20"/>
                <w:szCs w:val="20"/>
              </w:rPr>
              <w:t xml:space="preserve"> </w:t>
            </w:r>
            <w:r w:rsidR="001966F7">
              <w:rPr>
                <w:color w:val="222222"/>
                <w:sz w:val="20"/>
                <w:szCs w:val="20"/>
              </w:rPr>
              <w:fldChar w:fldCharType="begin"/>
            </w:r>
            <w:r w:rsidR="001966F7">
              <w:rPr>
                <w:color w:val="222222"/>
                <w:sz w:val="20"/>
                <w:szCs w:val="20"/>
              </w:rPr>
              <w:instrText xml:space="preserve"> ADDIN EN.CITE &lt;EndNote&gt;&lt;Cite&gt;&lt;Author&gt;Tilahun&lt;/Author&gt;&lt;Year&gt;2021&lt;/Year&gt;&lt;IDText&gt;Outcomes in the treatment of psychogenic nonepileptic seizures (PNES) with CBTip: Response in seizure frequency, depression, anxiety, and quality of life&lt;/IDText&gt;&lt;DisplayText&gt;[68]&lt;/DisplayText&gt;&lt;record&gt;&lt;keywords&gt;&lt;keyword&gt;Analysis&lt;/keyword&gt;&lt;keyword&gt;Behavior modification&lt;/keyword&gt;&lt;keyword&gt;CBT&lt;/keyword&gt;&lt;keyword&gt;Cognitive therapy&lt;/keyword&gt;&lt;keyword&gt;Conversion&lt;/keyword&gt;&lt;keyword&gt;Counseling&lt;/keyword&gt;&lt;keyword&gt;Drug therapy&lt;/keyword&gt;&lt;keyword&gt;Epilepsy&lt;/keyword&gt;&lt;keyword&gt;Medical research&lt;/keyword&gt;&lt;keyword&gt;Medicine, Experimental&lt;/keyword&gt;&lt;keyword&gt;PNES&lt;/keyword&gt;&lt;keyword&gt;Psychogenic&lt;/keyword&gt;&lt;keyword&gt;Seizures&lt;/keyword&gt;&lt;keyword&gt;Seizures (Medicine)&lt;/keyword&gt;&lt;/keywords&gt;&lt;isbn&gt;1525-5050&lt;/isbn&gt;&lt;titles&gt;&lt;title&gt;Outcomes in the treatment of psychogenic nonepileptic seizures (PNES) with CBTip: Response in seizure frequency, depression, anxiety, and quality of life&lt;/title&gt;&lt;secondary-title&gt;Epilepsy &amp;amp; behavior&lt;/secondary-title&gt;&lt;/titles&gt;&lt;pages&gt;108277-108277&lt;/pages&gt;&lt;contributors&gt;&lt;authors&gt;&lt;author&gt;Tilahun, Becky Bikat S.&lt;/author&gt;&lt;author&gt;Thompson, Nicolas R.&lt;/author&gt;&lt;author&gt;Sankary, Lauren R.&lt;/author&gt;&lt;author&gt;Laryea, Firdaws&lt;/author&gt;&lt;author&gt;Trunick, Charles M.&lt;/author&gt;&lt;author&gt;Jehi, Lara E.&lt;/author&gt;&lt;/authors&gt;&lt;/contributors&gt;&lt;added-date format="utc"&gt;1696338695&lt;/added-date&gt;&lt;ref-type name="Journal Article"&gt;17&lt;/ref-type&gt;&lt;dates&gt;&lt;year&gt;2021&lt;/year&gt;&lt;/dates&gt;&lt;rec-number&gt;40337&lt;/rec-number&gt;&lt;publisher&gt;Elsevier Inc&lt;/publisher&gt;&lt;last-updated-date format="utc"&gt;1696338695&lt;/last-updated-date&gt;&lt;electronic-resource-num&gt;10.1016/j.yebeh.2021.108277&lt;/electronic-resource-num&gt;&lt;volume&gt;123&lt;/volume&gt;&lt;/record&gt;&lt;/Cite&gt;&lt;/EndNote&gt;</w:instrText>
            </w:r>
            <w:r w:rsidR="001966F7">
              <w:rPr>
                <w:color w:val="222222"/>
                <w:sz w:val="20"/>
                <w:szCs w:val="20"/>
              </w:rPr>
              <w:fldChar w:fldCharType="separate"/>
            </w:r>
            <w:r w:rsidR="001966F7">
              <w:rPr>
                <w:noProof/>
                <w:color w:val="222222"/>
                <w:sz w:val="20"/>
                <w:szCs w:val="20"/>
              </w:rPr>
              <w:t>[68]</w:t>
            </w:r>
            <w:r w:rsidR="001966F7">
              <w:rPr>
                <w:color w:val="222222"/>
                <w:sz w:val="20"/>
                <w:szCs w:val="20"/>
              </w:rPr>
              <w:fldChar w:fldCharType="end"/>
            </w:r>
          </w:p>
        </w:tc>
        <w:tc>
          <w:tcPr>
            <w:tcW w:w="1276" w:type="dxa"/>
          </w:tcPr>
          <w:p w14:paraId="2FBCBB19" w14:textId="439B0094" w:rsidR="00471EE5" w:rsidRDefault="00471EE5" w:rsidP="004804AB">
            <w:pPr>
              <w:jc w:val="center"/>
              <w:rPr>
                <w:color w:val="222222"/>
                <w:sz w:val="20"/>
                <w:szCs w:val="20"/>
              </w:rPr>
            </w:pPr>
            <w:r>
              <w:rPr>
                <w:color w:val="222222"/>
                <w:sz w:val="20"/>
                <w:szCs w:val="20"/>
              </w:rPr>
              <w:t>USA</w:t>
            </w:r>
          </w:p>
        </w:tc>
        <w:tc>
          <w:tcPr>
            <w:tcW w:w="992" w:type="dxa"/>
          </w:tcPr>
          <w:p w14:paraId="76628632" w14:textId="77777777" w:rsidR="00471EE5" w:rsidRDefault="00471EE5" w:rsidP="004804AB">
            <w:pPr>
              <w:jc w:val="center"/>
              <w:rPr>
                <w:color w:val="222222"/>
                <w:sz w:val="20"/>
                <w:szCs w:val="20"/>
              </w:rPr>
            </w:pPr>
            <w:r>
              <w:rPr>
                <w:color w:val="222222"/>
                <w:sz w:val="20"/>
                <w:szCs w:val="20"/>
              </w:rPr>
              <w:t>64</w:t>
            </w:r>
          </w:p>
          <w:p w14:paraId="65482169" w14:textId="77777777" w:rsidR="00471EE5" w:rsidRDefault="00471EE5" w:rsidP="004804AB">
            <w:pPr>
              <w:jc w:val="center"/>
              <w:rPr>
                <w:color w:val="222222"/>
                <w:sz w:val="20"/>
                <w:szCs w:val="20"/>
              </w:rPr>
            </w:pPr>
            <w:r>
              <w:rPr>
                <w:color w:val="222222"/>
                <w:sz w:val="20"/>
                <w:szCs w:val="20"/>
              </w:rPr>
              <w:t>(47)</w:t>
            </w:r>
          </w:p>
          <w:p w14:paraId="1CB0C5AC" w14:textId="77777777" w:rsidR="009A4945" w:rsidRDefault="009A4945" w:rsidP="004804AB">
            <w:pPr>
              <w:jc w:val="center"/>
              <w:rPr>
                <w:color w:val="222222"/>
                <w:sz w:val="20"/>
                <w:szCs w:val="20"/>
              </w:rPr>
            </w:pPr>
          </w:p>
          <w:p w14:paraId="3CC31D62" w14:textId="1B36B454" w:rsidR="009A4945" w:rsidRDefault="009A4945" w:rsidP="004804AB">
            <w:pPr>
              <w:jc w:val="center"/>
              <w:rPr>
                <w:color w:val="222222"/>
                <w:sz w:val="20"/>
                <w:szCs w:val="20"/>
              </w:rPr>
            </w:pPr>
          </w:p>
        </w:tc>
        <w:tc>
          <w:tcPr>
            <w:tcW w:w="850" w:type="dxa"/>
          </w:tcPr>
          <w:p w14:paraId="244AFDC3" w14:textId="2FA6F72D" w:rsidR="00471EE5" w:rsidRDefault="00471EE5" w:rsidP="004804AB">
            <w:pPr>
              <w:jc w:val="center"/>
              <w:rPr>
                <w:color w:val="222222"/>
                <w:sz w:val="20"/>
                <w:szCs w:val="20"/>
              </w:rPr>
            </w:pPr>
            <w:r>
              <w:rPr>
                <w:color w:val="222222"/>
                <w:sz w:val="20"/>
                <w:szCs w:val="20"/>
              </w:rPr>
              <w:t>36.3</w:t>
            </w:r>
          </w:p>
          <w:p w14:paraId="6BF5EE6A" w14:textId="336547B9" w:rsidR="00471EE5" w:rsidRDefault="00471EE5" w:rsidP="004804AB">
            <w:pPr>
              <w:jc w:val="center"/>
              <w:rPr>
                <w:color w:val="222222"/>
                <w:sz w:val="20"/>
                <w:szCs w:val="20"/>
              </w:rPr>
            </w:pPr>
            <w:r>
              <w:rPr>
                <w:color w:val="222222"/>
                <w:sz w:val="20"/>
                <w:szCs w:val="20"/>
              </w:rPr>
              <w:t>(11.3)</w:t>
            </w:r>
          </w:p>
        </w:tc>
        <w:tc>
          <w:tcPr>
            <w:tcW w:w="1843" w:type="dxa"/>
          </w:tcPr>
          <w:p w14:paraId="54C84AC6" w14:textId="2F2FE4BF" w:rsidR="00471EE5" w:rsidRDefault="00471EE5" w:rsidP="004804AB">
            <w:pPr>
              <w:jc w:val="center"/>
              <w:rPr>
                <w:color w:val="222222"/>
                <w:sz w:val="20"/>
                <w:szCs w:val="20"/>
              </w:rPr>
            </w:pPr>
            <w:r>
              <w:rPr>
                <w:color w:val="222222"/>
                <w:sz w:val="20"/>
                <w:szCs w:val="20"/>
              </w:rPr>
              <w:t>Retrospective evaluation</w:t>
            </w:r>
          </w:p>
        </w:tc>
        <w:tc>
          <w:tcPr>
            <w:tcW w:w="1843" w:type="dxa"/>
          </w:tcPr>
          <w:p w14:paraId="22E967EC" w14:textId="77777777" w:rsidR="00471EE5" w:rsidRDefault="00471EE5" w:rsidP="004804AB">
            <w:pPr>
              <w:jc w:val="center"/>
              <w:rPr>
                <w:color w:val="222222"/>
                <w:sz w:val="20"/>
                <w:szCs w:val="20"/>
              </w:rPr>
            </w:pPr>
            <w:r>
              <w:rPr>
                <w:color w:val="222222"/>
                <w:sz w:val="20"/>
                <w:szCs w:val="20"/>
              </w:rPr>
              <w:t>C-B</w:t>
            </w:r>
          </w:p>
        </w:tc>
        <w:tc>
          <w:tcPr>
            <w:tcW w:w="1701" w:type="dxa"/>
          </w:tcPr>
          <w:p w14:paraId="6F4481FA" w14:textId="5B674728" w:rsidR="00471EE5" w:rsidRDefault="00471EE5" w:rsidP="004804AB">
            <w:pPr>
              <w:jc w:val="center"/>
              <w:rPr>
                <w:color w:val="222222"/>
                <w:sz w:val="20"/>
                <w:szCs w:val="20"/>
              </w:rPr>
            </w:pPr>
            <w:r>
              <w:rPr>
                <w:color w:val="222222"/>
                <w:sz w:val="20"/>
                <w:szCs w:val="20"/>
              </w:rPr>
              <w:t>7-12 sessions</w:t>
            </w:r>
          </w:p>
        </w:tc>
        <w:tc>
          <w:tcPr>
            <w:tcW w:w="1559" w:type="dxa"/>
          </w:tcPr>
          <w:p w14:paraId="323B4B55" w14:textId="2421A638" w:rsidR="00471EE5" w:rsidRDefault="00471EE5" w:rsidP="004804AB">
            <w:pPr>
              <w:jc w:val="center"/>
              <w:rPr>
                <w:color w:val="222222"/>
                <w:sz w:val="20"/>
                <w:szCs w:val="20"/>
              </w:rPr>
            </w:pPr>
            <w:r>
              <w:rPr>
                <w:color w:val="222222"/>
                <w:sz w:val="20"/>
                <w:szCs w:val="20"/>
              </w:rPr>
              <w:t>Individual</w:t>
            </w:r>
          </w:p>
        </w:tc>
        <w:tc>
          <w:tcPr>
            <w:tcW w:w="1276" w:type="dxa"/>
          </w:tcPr>
          <w:p w14:paraId="27C5CAEE" w14:textId="39F28045" w:rsidR="00471EE5" w:rsidRDefault="00471EE5" w:rsidP="004804AB">
            <w:pPr>
              <w:jc w:val="center"/>
              <w:rPr>
                <w:color w:val="222222"/>
                <w:sz w:val="20"/>
                <w:szCs w:val="20"/>
              </w:rPr>
            </w:pPr>
            <w:r>
              <w:rPr>
                <w:color w:val="222222"/>
                <w:sz w:val="20"/>
                <w:szCs w:val="20"/>
              </w:rPr>
              <w:t>Outpatient</w:t>
            </w:r>
          </w:p>
        </w:tc>
        <w:tc>
          <w:tcPr>
            <w:tcW w:w="1082" w:type="dxa"/>
          </w:tcPr>
          <w:p w14:paraId="6A06D823" w14:textId="272FAD50" w:rsidR="00471EE5" w:rsidRDefault="00471EE5" w:rsidP="004804AB">
            <w:pPr>
              <w:jc w:val="center"/>
              <w:rPr>
                <w:color w:val="222222"/>
                <w:sz w:val="20"/>
                <w:szCs w:val="20"/>
              </w:rPr>
            </w:pPr>
            <w:r>
              <w:rPr>
                <w:color w:val="222222"/>
                <w:sz w:val="20"/>
                <w:szCs w:val="20"/>
              </w:rPr>
              <w:t>Medium</w:t>
            </w:r>
          </w:p>
        </w:tc>
      </w:tr>
      <w:tr w:rsidR="004804AB" w14:paraId="74DFE8F1" w14:textId="4C4F7F23" w:rsidTr="00F8577D">
        <w:tc>
          <w:tcPr>
            <w:tcW w:w="1413" w:type="dxa"/>
          </w:tcPr>
          <w:p w14:paraId="44297196" w14:textId="7EAAF97C" w:rsidR="001966F7" w:rsidRDefault="00471EE5" w:rsidP="00471EE5">
            <w:pPr>
              <w:rPr>
                <w:color w:val="222222"/>
                <w:sz w:val="20"/>
                <w:szCs w:val="20"/>
              </w:rPr>
            </w:pPr>
            <w:proofErr w:type="spellStart"/>
            <w:r w:rsidRPr="007B38F1">
              <w:rPr>
                <w:color w:val="222222"/>
                <w:sz w:val="20"/>
                <w:szCs w:val="20"/>
              </w:rPr>
              <w:lastRenderedPageBreak/>
              <w:t>Tolchin</w:t>
            </w:r>
            <w:proofErr w:type="spellEnd"/>
            <w:r w:rsidRPr="007B38F1">
              <w:rPr>
                <w:color w:val="222222"/>
                <w:sz w:val="20"/>
                <w:szCs w:val="20"/>
              </w:rPr>
              <w:t xml:space="preserve"> </w:t>
            </w:r>
            <w:r w:rsidR="001966F7">
              <w:rPr>
                <w:color w:val="222222"/>
                <w:sz w:val="20"/>
                <w:szCs w:val="20"/>
              </w:rPr>
              <w:fldChar w:fldCharType="begin">
                <w:fldData xml:space="preserve">PEVuZE5vdGU+PENpdGU+PEF1dGhvcj5Ub2xjaGluPC9BdXRob3I+PFllYXI+MjAxOTwvWWVhcj48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</w:fldData>
              </w:fldChar>
            </w:r>
            <w:r w:rsidR="001966F7">
              <w:rPr>
                <w:color w:val="222222"/>
                <w:sz w:val="20"/>
                <w:szCs w:val="20"/>
              </w:rPr>
              <w:instrText xml:space="preserve"> ADDIN EN.CITE </w:instrText>
            </w:r>
            <w:r w:rsidR="001966F7">
              <w:rPr>
                <w:color w:val="222222"/>
                <w:sz w:val="20"/>
                <w:szCs w:val="20"/>
              </w:rPr>
              <w:fldChar w:fldCharType="begin">
                <w:fldData xml:space="preserve">PEVuZE5vdGU+PENpdGU+PEF1dGhvcj5Ub2xjaGluPC9BdXRob3I+PFllYXI+MjAxOTwvWWVhcj48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</w:fldData>
              </w:fldChar>
            </w:r>
            <w:r w:rsidR="001966F7">
              <w:rPr>
                <w:color w:val="222222"/>
                <w:sz w:val="20"/>
                <w:szCs w:val="20"/>
              </w:rPr>
              <w:instrText xml:space="preserve"> ADDIN EN.CITE.DATA </w:instrText>
            </w:r>
            <w:r w:rsidR="001966F7">
              <w:rPr>
                <w:color w:val="222222"/>
                <w:sz w:val="20"/>
                <w:szCs w:val="20"/>
              </w:rPr>
            </w:r>
            <w:r w:rsidR="001966F7">
              <w:rPr>
                <w:color w:val="222222"/>
                <w:sz w:val="20"/>
                <w:szCs w:val="20"/>
              </w:rPr>
              <w:fldChar w:fldCharType="end"/>
            </w:r>
            <w:r w:rsidR="001966F7">
              <w:rPr>
                <w:color w:val="222222"/>
                <w:sz w:val="20"/>
                <w:szCs w:val="20"/>
              </w:rPr>
            </w:r>
            <w:r w:rsidR="001966F7">
              <w:rPr>
                <w:color w:val="222222"/>
                <w:sz w:val="20"/>
                <w:szCs w:val="20"/>
              </w:rPr>
              <w:fldChar w:fldCharType="separate"/>
            </w:r>
            <w:r w:rsidR="001966F7">
              <w:rPr>
                <w:noProof/>
                <w:color w:val="222222"/>
                <w:sz w:val="20"/>
                <w:szCs w:val="20"/>
              </w:rPr>
              <w:t>[69]</w:t>
            </w:r>
            <w:r w:rsidR="001966F7">
              <w:rPr>
                <w:color w:val="222222"/>
                <w:sz w:val="20"/>
                <w:szCs w:val="20"/>
              </w:rPr>
              <w:fldChar w:fldCharType="end"/>
            </w:r>
            <w:r w:rsidR="001966F7">
              <w:rPr>
                <w:color w:val="222222"/>
                <w:sz w:val="20"/>
                <w:szCs w:val="20"/>
              </w:rPr>
              <w:sym w:font="Symbol" w:char="F073"/>
            </w:r>
          </w:p>
          <w:p w14:paraId="17BD0B00" w14:textId="301B7EE1" w:rsidR="00471EE5" w:rsidRPr="007B38F1" w:rsidRDefault="00471EE5" w:rsidP="00471EE5">
            <w:pPr>
              <w:rPr>
                <w:color w:val="222222"/>
                <w:sz w:val="20"/>
                <w:szCs w:val="20"/>
              </w:rPr>
            </w:pPr>
          </w:p>
        </w:tc>
        <w:tc>
          <w:tcPr>
            <w:tcW w:w="1276" w:type="dxa"/>
          </w:tcPr>
          <w:p w14:paraId="4A5BACC8" w14:textId="6B188C29" w:rsidR="00471EE5" w:rsidRDefault="00471EE5" w:rsidP="004804AB">
            <w:pPr>
              <w:jc w:val="center"/>
              <w:rPr>
                <w:color w:val="222222"/>
                <w:sz w:val="20"/>
                <w:szCs w:val="20"/>
              </w:rPr>
            </w:pPr>
            <w:r>
              <w:rPr>
                <w:color w:val="222222"/>
                <w:sz w:val="20"/>
                <w:szCs w:val="20"/>
              </w:rPr>
              <w:t>USA</w:t>
            </w:r>
          </w:p>
        </w:tc>
        <w:tc>
          <w:tcPr>
            <w:tcW w:w="992" w:type="dxa"/>
          </w:tcPr>
          <w:p w14:paraId="3A004DD2" w14:textId="77777777" w:rsidR="00471EE5" w:rsidRDefault="00471EE5" w:rsidP="004804AB">
            <w:pPr>
              <w:jc w:val="center"/>
              <w:rPr>
                <w:color w:val="222222"/>
                <w:sz w:val="20"/>
                <w:szCs w:val="20"/>
              </w:rPr>
            </w:pPr>
            <w:r>
              <w:rPr>
                <w:color w:val="222222"/>
                <w:sz w:val="20"/>
                <w:szCs w:val="20"/>
              </w:rPr>
              <w:t>31</w:t>
            </w:r>
          </w:p>
          <w:p w14:paraId="326E64C1" w14:textId="77777777" w:rsidR="00471EE5" w:rsidRDefault="00471EE5" w:rsidP="004804AB">
            <w:pPr>
              <w:jc w:val="center"/>
              <w:rPr>
                <w:color w:val="222222"/>
                <w:sz w:val="20"/>
                <w:szCs w:val="20"/>
              </w:rPr>
            </w:pPr>
            <w:r>
              <w:rPr>
                <w:color w:val="222222"/>
                <w:sz w:val="20"/>
                <w:szCs w:val="20"/>
              </w:rPr>
              <w:t>(26)</w:t>
            </w:r>
          </w:p>
          <w:p w14:paraId="38B650F9" w14:textId="449C1214" w:rsidR="009A4945" w:rsidRDefault="009A4945" w:rsidP="004804AB">
            <w:pPr>
              <w:jc w:val="center"/>
              <w:rPr>
                <w:color w:val="222222"/>
                <w:sz w:val="20"/>
                <w:szCs w:val="20"/>
              </w:rPr>
            </w:pPr>
          </w:p>
        </w:tc>
        <w:tc>
          <w:tcPr>
            <w:tcW w:w="850" w:type="dxa"/>
          </w:tcPr>
          <w:p w14:paraId="454D3893" w14:textId="4F7D5DE5" w:rsidR="00471EE5" w:rsidRDefault="00471EE5" w:rsidP="004804AB">
            <w:pPr>
              <w:jc w:val="center"/>
              <w:rPr>
                <w:color w:val="222222"/>
                <w:sz w:val="20"/>
                <w:szCs w:val="20"/>
              </w:rPr>
            </w:pPr>
            <w:r>
              <w:rPr>
                <w:color w:val="222222"/>
                <w:sz w:val="20"/>
                <w:szCs w:val="20"/>
              </w:rPr>
              <w:t>40.7</w:t>
            </w:r>
          </w:p>
          <w:p w14:paraId="3E802A42" w14:textId="1788044B" w:rsidR="00471EE5" w:rsidRDefault="00471EE5" w:rsidP="004804AB">
            <w:pPr>
              <w:jc w:val="center"/>
              <w:rPr>
                <w:color w:val="222222"/>
                <w:sz w:val="20"/>
                <w:szCs w:val="20"/>
              </w:rPr>
            </w:pPr>
            <w:r>
              <w:rPr>
                <w:color w:val="222222"/>
                <w:sz w:val="20"/>
                <w:szCs w:val="20"/>
              </w:rPr>
              <w:t>(14.3)</w:t>
            </w:r>
          </w:p>
        </w:tc>
        <w:tc>
          <w:tcPr>
            <w:tcW w:w="1843" w:type="dxa"/>
          </w:tcPr>
          <w:p w14:paraId="55E1EB0F" w14:textId="77777777" w:rsidR="00471EE5" w:rsidRDefault="00471EE5" w:rsidP="004804AB">
            <w:pPr>
              <w:jc w:val="center"/>
              <w:rPr>
                <w:color w:val="222222"/>
                <w:sz w:val="20"/>
                <w:szCs w:val="20"/>
              </w:rPr>
            </w:pPr>
            <w:r>
              <w:rPr>
                <w:color w:val="222222"/>
                <w:sz w:val="20"/>
                <w:szCs w:val="20"/>
              </w:rPr>
              <w:t>RCT</w:t>
            </w:r>
          </w:p>
        </w:tc>
        <w:tc>
          <w:tcPr>
            <w:tcW w:w="1843" w:type="dxa"/>
          </w:tcPr>
          <w:p w14:paraId="57038A6B" w14:textId="77777777" w:rsidR="00471EE5" w:rsidRDefault="00471EE5" w:rsidP="004804AB">
            <w:pPr>
              <w:jc w:val="center"/>
              <w:rPr>
                <w:color w:val="222222"/>
                <w:sz w:val="20"/>
                <w:szCs w:val="20"/>
              </w:rPr>
            </w:pPr>
            <w:r>
              <w:rPr>
                <w:color w:val="222222"/>
                <w:sz w:val="20"/>
                <w:szCs w:val="20"/>
              </w:rPr>
              <w:t>C-B</w:t>
            </w:r>
          </w:p>
        </w:tc>
        <w:tc>
          <w:tcPr>
            <w:tcW w:w="1701" w:type="dxa"/>
          </w:tcPr>
          <w:p w14:paraId="3DE22142" w14:textId="77777777" w:rsidR="00471EE5" w:rsidRDefault="00471EE5" w:rsidP="004804AB">
            <w:pPr>
              <w:jc w:val="center"/>
              <w:rPr>
                <w:color w:val="222222"/>
                <w:sz w:val="20"/>
                <w:szCs w:val="20"/>
              </w:rPr>
            </w:pPr>
            <w:r>
              <w:rPr>
                <w:color w:val="222222"/>
                <w:sz w:val="20"/>
                <w:szCs w:val="20"/>
              </w:rPr>
              <w:t>12 sessions</w:t>
            </w:r>
          </w:p>
        </w:tc>
        <w:tc>
          <w:tcPr>
            <w:tcW w:w="1559" w:type="dxa"/>
          </w:tcPr>
          <w:p w14:paraId="2722BA85" w14:textId="6D39E679" w:rsidR="00471EE5" w:rsidRDefault="00471EE5" w:rsidP="004804AB">
            <w:pPr>
              <w:jc w:val="center"/>
              <w:rPr>
                <w:color w:val="222222"/>
                <w:sz w:val="20"/>
                <w:szCs w:val="20"/>
              </w:rPr>
            </w:pPr>
            <w:r>
              <w:rPr>
                <w:color w:val="222222"/>
                <w:sz w:val="20"/>
                <w:szCs w:val="20"/>
              </w:rPr>
              <w:t>Individual</w:t>
            </w:r>
          </w:p>
        </w:tc>
        <w:tc>
          <w:tcPr>
            <w:tcW w:w="1276" w:type="dxa"/>
          </w:tcPr>
          <w:p w14:paraId="7A5A361D" w14:textId="614B9243" w:rsidR="00471EE5" w:rsidRDefault="00471EE5" w:rsidP="004804AB">
            <w:pPr>
              <w:jc w:val="center"/>
              <w:rPr>
                <w:color w:val="222222"/>
                <w:sz w:val="20"/>
                <w:szCs w:val="20"/>
              </w:rPr>
            </w:pPr>
            <w:r>
              <w:rPr>
                <w:color w:val="222222"/>
                <w:sz w:val="20"/>
                <w:szCs w:val="20"/>
              </w:rPr>
              <w:t>Outpatient</w:t>
            </w:r>
          </w:p>
        </w:tc>
        <w:tc>
          <w:tcPr>
            <w:tcW w:w="1082" w:type="dxa"/>
          </w:tcPr>
          <w:p w14:paraId="71DAE068" w14:textId="2B36FA2B" w:rsidR="00471EE5" w:rsidRDefault="00471EE5" w:rsidP="004804AB">
            <w:pPr>
              <w:jc w:val="center"/>
              <w:rPr>
                <w:color w:val="222222"/>
                <w:sz w:val="20"/>
                <w:szCs w:val="20"/>
              </w:rPr>
            </w:pPr>
            <w:r>
              <w:rPr>
                <w:color w:val="222222"/>
                <w:sz w:val="20"/>
                <w:szCs w:val="20"/>
              </w:rPr>
              <w:t>Low</w:t>
            </w:r>
          </w:p>
        </w:tc>
      </w:tr>
      <w:tr w:rsidR="004804AB" w14:paraId="45F58C8B" w14:textId="7D1660E2" w:rsidTr="00F8577D">
        <w:tc>
          <w:tcPr>
            <w:tcW w:w="1413" w:type="dxa"/>
          </w:tcPr>
          <w:p w14:paraId="4CF86CCC" w14:textId="12293E75" w:rsidR="00471EE5" w:rsidRPr="007B38F1" w:rsidRDefault="00471EE5" w:rsidP="00471EE5">
            <w:pPr>
              <w:rPr>
                <w:color w:val="222222"/>
                <w:sz w:val="20"/>
                <w:szCs w:val="20"/>
              </w:rPr>
            </w:pPr>
            <w:proofErr w:type="spellStart"/>
            <w:r w:rsidRPr="007B38F1">
              <w:rPr>
                <w:color w:val="222222"/>
                <w:sz w:val="20"/>
                <w:szCs w:val="20"/>
              </w:rPr>
              <w:t>Tolchin</w:t>
            </w:r>
            <w:proofErr w:type="spellEnd"/>
            <w:r w:rsidRPr="007B38F1">
              <w:rPr>
                <w:color w:val="222222"/>
                <w:sz w:val="20"/>
                <w:szCs w:val="20"/>
              </w:rPr>
              <w:t xml:space="preserve"> (</w:t>
            </w:r>
            <w:r w:rsidR="001966F7">
              <w:rPr>
                <w:color w:val="222222"/>
                <w:sz w:val="20"/>
                <w:szCs w:val="20"/>
              </w:rPr>
              <w:fldChar w:fldCharType="begin">
                <w:fldData xml:space="preserve">PEVuZE5vdGU+PENpdGU+PEF1dGhvcj5Ub2xjaGluPC9BdXRob3I+PFllYXI+MjAxOTwvWWVhcj48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</w:fldData>
              </w:fldChar>
            </w:r>
            <w:r w:rsidR="001966F7">
              <w:rPr>
                <w:color w:val="222222"/>
                <w:sz w:val="20"/>
                <w:szCs w:val="20"/>
              </w:rPr>
              <w:instrText xml:space="preserve"> ADDIN EN.CITE </w:instrText>
            </w:r>
            <w:r w:rsidR="001966F7">
              <w:rPr>
                <w:color w:val="222222"/>
                <w:sz w:val="20"/>
                <w:szCs w:val="20"/>
              </w:rPr>
              <w:fldChar w:fldCharType="begin">
                <w:fldData xml:space="preserve">PEVuZE5vdGU+PENpdGU+PEF1dGhvcj5Ub2xjaGluPC9BdXRob3I+PFllYXI+MjAxOTwvWWVhcj48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</w:fldData>
              </w:fldChar>
            </w:r>
            <w:r w:rsidR="001966F7">
              <w:rPr>
                <w:color w:val="222222"/>
                <w:sz w:val="20"/>
                <w:szCs w:val="20"/>
              </w:rPr>
              <w:instrText xml:space="preserve"> ADDIN EN.CITE.DATA </w:instrText>
            </w:r>
            <w:r w:rsidR="001966F7">
              <w:rPr>
                <w:color w:val="222222"/>
                <w:sz w:val="20"/>
                <w:szCs w:val="20"/>
              </w:rPr>
            </w:r>
            <w:r w:rsidR="001966F7">
              <w:rPr>
                <w:color w:val="222222"/>
                <w:sz w:val="20"/>
                <w:szCs w:val="20"/>
              </w:rPr>
              <w:fldChar w:fldCharType="end"/>
            </w:r>
            <w:r w:rsidR="001966F7">
              <w:rPr>
                <w:color w:val="222222"/>
                <w:sz w:val="20"/>
                <w:szCs w:val="20"/>
              </w:rPr>
            </w:r>
            <w:r w:rsidR="001966F7">
              <w:rPr>
                <w:color w:val="222222"/>
                <w:sz w:val="20"/>
                <w:szCs w:val="20"/>
              </w:rPr>
              <w:fldChar w:fldCharType="separate"/>
            </w:r>
            <w:r w:rsidR="001966F7">
              <w:rPr>
                <w:noProof/>
                <w:color w:val="222222"/>
                <w:sz w:val="20"/>
                <w:szCs w:val="20"/>
              </w:rPr>
              <w:t>[69]</w:t>
            </w:r>
            <w:r w:rsidR="001966F7">
              <w:rPr>
                <w:color w:val="222222"/>
                <w:sz w:val="20"/>
                <w:szCs w:val="20"/>
              </w:rPr>
              <w:fldChar w:fldCharType="end"/>
            </w:r>
            <w:r w:rsidR="001966F7">
              <w:rPr>
                <w:color w:val="222222"/>
                <w:sz w:val="20"/>
                <w:szCs w:val="20"/>
              </w:rPr>
              <w:sym w:font="Symbol" w:char="F073"/>
            </w:r>
          </w:p>
        </w:tc>
        <w:tc>
          <w:tcPr>
            <w:tcW w:w="1276" w:type="dxa"/>
          </w:tcPr>
          <w:p w14:paraId="7172A2B3" w14:textId="772817B0" w:rsidR="00471EE5" w:rsidRDefault="00471EE5" w:rsidP="004804AB">
            <w:pPr>
              <w:jc w:val="center"/>
              <w:rPr>
                <w:color w:val="222222"/>
                <w:sz w:val="20"/>
                <w:szCs w:val="20"/>
              </w:rPr>
            </w:pPr>
            <w:r>
              <w:rPr>
                <w:color w:val="222222"/>
                <w:sz w:val="20"/>
                <w:szCs w:val="20"/>
              </w:rPr>
              <w:t>USA</w:t>
            </w:r>
          </w:p>
        </w:tc>
        <w:tc>
          <w:tcPr>
            <w:tcW w:w="992" w:type="dxa"/>
          </w:tcPr>
          <w:p w14:paraId="55D8B000" w14:textId="77777777" w:rsidR="00471EE5" w:rsidRDefault="00471EE5" w:rsidP="004804AB">
            <w:pPr>
              <w:jc w:val="center"/>
              <w:rPr>
                <w:color w:val="222222"/>
                <w:sz w:val="20"/>
                <w:szCs w:val="20"/>
              </w:rPr>
            </w:pPr>
            <w:r>
              <w:rPr>
                <w:color w:val="222222"/>
                <w:sz w:val="20"/>
                <w:szCs w:val="20"/>
              </w:rPr>
              <w:t>29</w:t>
            </w:r>
          </w:p>
          <w:p w14:paraId="5FDD65AB" w14:textId="77777777" w:rsidR="00471EE5" w:rsidRDefault="00471EE5" w:rsidP="004804AB">
            <w:pPr>
              <w:jc w:val="center"/>
              <w:rPr>
                <w:color w:val="222222"/>
                <w:sz w:val="20"/>
                <w:szCs w:val="20"/>
              </w:rPr>
            </w:pPr>
            <w:r>
              <w:rPr>
                <w:color w:val="222222"/>
                <w:sz w:val="20"/>
                <w:szCs w:val="20"/>
              </w:rPr>
              <w:t>(23)</w:t>
            </w:r>
          </w:p>
          <w:p w14:paraId="74E4DD51" w14:textId="501C11A2" w:rsidR="009A4945" w:rsidRDefault="009A4945" w:rsidP="004804AB">
            <w:pPr>
              <w:jc w:val="center"/>
              <w:rPr>
                <w:color w:val="222222"/>
                <w:sz w:val="20"/>
                <w:szCs w:val="20"/>
              </w:rPr>
            </w:pPr>
          </w:p>
        </w:tc>
        <w:tc>
          <w:tcPr>
            <w:tcW w:w="850" w:type="dxa"/>
          </w:tcPr>
          <w:p w14:paraId="0B0B6D28" w14:textId="58196C83" w:rsidR="00471EE5" w:rsidRDefault="00471EE5" w:rsidP="004804AB">
            <w:pPr>
              <w:jc w:val="center"/>
              <w:rPr>
                <w:color w:val="222222"/>
                <w:sz w:val="20"/>
                <w:szCs w:val="20"/>
              </w:rPr>
            </w:pPr>
            <w:r>
              <w:rPr>
                <w:color w:val="222222"/>
                <w:sz w:val="20"/>
                <w:szCs w:val="20"/>
              </w:rPr>
              <w:t>39.6</w:t>
            </w:r>
          </w:p>
          <w:p w14:paraId="50674D67" w14:textId="6264D16D" w:rsidR="00471EE5" w:rsidRDefault="00471EE5" w:rsidP="004804AB">
            <w:pPr>
              <w:jc w:val="center"/>
              <w:rPr>
                <w:color w:val="222222"/>
                <w:sz w:val="20"/>
                <w:szCs w:val="20"/>
              </w:rPr>
            </w:pPr>
            <w:r>
              <w:rPr>
                <w:color w:val="222222"/>
                <w:sz w:val="20"/>
                <w:szCs w:val="20"/>
              </w:rPr>
              <w:t>(16.8)</w:t>
            </w:r>
          </w:p>
        </w:tc>
        <w:tc>
          <w:tcPr>
            <w:tcW w:w="1843" w:type="dxa"/>
          </w:tcPr>
          <w:p w14:paraId="26115943" w14:textId="77777777" w:rsidR="00471EE5" w:rsidRDefault="00471EE5" w:rsidP="004804AB">
            <w:pPr>
              <w:jc w:val="center"/>
              <w:rPr>
                <w:color w:val="222222"/>
                <w:sz w:val="20"/>
                <w:szCs w:val="20"/>
              </w:rPr>
            </w:pPr>
            <w:r>
              <w:rPr>
                <w:color w:val="222222"/>
                <w:sz w:val="20"/>
                <w:szCs w:val="20"/>
              </w:rPr>
              <w:t>RCT</w:t>
            </w:r>
          </w:p>
        </w:tc>
        <w:tc>
          <w:tcPr>
            <w:tcW w:w="1843" w:type="dxa"/>
          </w:tcPr>
          <w:p w14:paraId="029A27F3" w14:textId="4EE9F709" w:rsidR="00471EE5" w:rsidRDefault="00471EE5" w:rsidP="004804AB">
            <w:pPr>
              <w:jc w:val="center"/>
              <w:rPr>
                <w:color w:val="222222"/>
                <w:sz w:val="20"/>
                <w:szCs w:val="20"/>
              </w:rPr>
            </w:pPr>
            <w:r>
              <w:rPr>
                <w:color w:val="222222"/>
                <w:sz w:val="20"/>
                <w:szCs w:val="20"/>
              </w:rPr>
              <w:t xml:space="preserve">C-B + </w:t>
            </w:r>
            <w:r w:rsidR="00F8577D">
              <w:rPr>
                <w:color w:val="222222"/>
                <w:sz w:val="20"/>
                <w:szCs w:val="20"/>
              </w:rPr>
              <w:t>motivational interviewing</w:t>
            </w:r>
          </w:p>
        </w:tc>
        <w:tc>
          <w:tcPr>
            <w:tcW w:w="1701" w:type="dxa"/>
          </w:tcPr>
          <w:p w14:paraId="6EFB4920" w14:textId="77777777" w:rsidR="00471EE5" w:rsidRDefault="00471EE5" w:rsidP="004804AB">
            <w:pPr>
              <w:jc w:val="center"/>
              <w:rPr>
                <w:color w:val="222222"/>
                <w:sz w:val="20"/>
                <w:szCs w:val="20"/>
              </w:rPr>
            </w:pPr>
            <w:r>
              <w:rPr>
                <w:color w:val="222222"/>
                <w:sz w:val="20"/>
                <w:szCs w:val="20"/>
              </w:rPr>
              <w:t>13 sessions</w:t>
            </w:r>
          </w:p>
        </w:tc>
        <w:tc>
          <w:tcPr>
            <w:tcW w:w="1559" w:type="dxa"/>
          </w:tcPr>
          <w:p w14:paraId="39314524" w14:textId="1FEFF305" w:rsidR="00471EE5" w:rsidRDefault="00471EE5" w:rsidP="004804AB">
            <w:pPr>
              <w:jc w:val="center"/>
              <w:rPr>
                <w:color w:val="222222"/>
                <w:sz w:val="20"/>
                <w:szCs w:val="20"/>
              </w:rPr>
            </w:pPr>
            <w:r>
              <w:rPr>
                <w:color w:val="222222"/>
                <w:sz w:val="20"/>
                <w:szCs w:val="20"/>
              </w:rPr>
              <w:t>Individual</w:t>
            </w:r>
          </w:p>
        </w:tc>
        <w:tc>
          <w:tcPr>
            <w:tcW w:w="1276" w:type="dxa"/>
          </w:tcPr>
          <w:p w14:paraId="323651DE" w14:textId="534ABF29" w:rsidR="00471EE5" w:rsidRDefault="00471EE5" w:rsidP="004804AB">
            <w:pPr>
              <w:jc w:val="center"/>
              <w:rPr>
                <w:color w:val="222222"/>
                <w:sz w:val="20"/>
                <w:szCs w:val="20"/>
              </w:rPr>
            </w:pPr>
            <w:r>
              <w:rPr>
                <w:color w:val="222222"/>
                <w:sz w:val="20"/>
                <w:szCs w:val="20"/>
              </w:rPr>
              <w:t>Outpatient</w:t>
            </w:r>
          </w:p>
        </w:tc>
        <w:tc>
          <w:tcPr>
            <w:tcW w:w="1082" w:type="dxa"/>
          </w:tcPr>
          <w:p w14:paraId="68EF78AE" w14:textId="75947882" w:rsidR="00471EE5" w:rsidRDefault="00471EE5" w:rsidP="004804AB">
            <w:pPr>
              <w:jc w:val="center"/>
              <w:rPr>
                <w:color w:val="222222"/>
                <w:sz w:val="20"/>
                <w:szCs w:val="20"/>
              </w:rPr>
            </w:pPr>
            <w:r>
              <w:rPr>
                <w:color w:val="222222"/>
                <w:sz w:val="20"/>
                <w:szCs w:val="20"/>
              </w:rPr>
              <w:t>Low</w:t>
            </w:r>
          </w:p>
        </w:tc>
      </w:tr>
      <w:tr w:rsidR="004804AB" w14:paraId="5E60F654" w14:textId="4ABE3115" w:rsidTr="00F8577D">
        <w:tc>
          <w:tcPr>
            <w:tcW w:w="1413" w:type="dxa"/>
          </w:tcPr>
          <w:p w14:paraId="781D8875" w14:textId="322C5FE7" w:rsidR="00471EE5" w:rsidRPr="002C1159" w:rsidRDefault="00471EE5" w:rsidP="00471EE5">
            <w:pPr>
              <w:rPr>
                <w:color w:val="222222"/>
                <w:sz w:val="20"/>
                <w:szCs w:val="20"/>
              </w:rPr>
            </w:pPr>
            <w:r w:rsidRPr="007B38F1">
              <w:rPr>
                <w:color w:val="222222"/>
                <w:sz w:val="20"/>
                <w:szCs w:val="20"/>
              </w:rPr>
              <w:t>Wiseman</w:t>
            </w:r>
            <w:r w:rsidR="00AE1FB4">
              <w:rPr>
                <w:color w:val="222222"/>
                <w:sz w:val="20"/>
                <w:szCs w:val="20"/>
              </w:rPr>
              <w:t xml:space="preserve"> </w:t>
            </w:r>
            <w:r w:rsidR="00DA0C9F">
              <w:rPr>
                <w:color w:val="222222"/>
                <w:sz w:val="20"/>
                <w:szCs w:val="20"/>
              </w:rPr>
              <w:fldChar w:fldCharType="begin"/>
            </w:r>
            <w:r w:rsidR="001966F7">
              <w:rPr>
                <w:color w:val="222222"/>
                <w:sz w:val="20"/>
                <w:szCs w:val="20"/>
              </w:rPr>
              <w:instrText xml:space="preserve"> ADDIN EN.CITE &lt;EndNote&gt;&lt;Cite&gt;&lt;Author&gt;Wiseman&lt;/Author&gt;&lt;Year&gt;2016&lt;/Year&gt;&lt;IDText&gt;A multicenter evaluation of a brief manualized psychoeducation intervention for psychogenic nonepileptic seizures delivered by health professionals with limited experience in psychological treatment&lt;/IDText&gt;&lt;DisplayText&gt;[70]&lt;/DisplayText&gt;&lt;record&gt;&lt;keywords&gt;&lt;keyword&gt;Psychogenic Nonepileptic Seizures&lt;/keyword&gt;&lt;keyword&gt;Dissociation&lt;/keyword&gt;&lt;keyword&gt;Conversion&lt;/keyword&gt;&lt;keyword&gt;Psychotherapy&lt;/keyword&gt;&lt;keyword&gt;Psychoeducation&lt;/keyword&gt;&lt;/keywords&gt;&lt;isbn&gt;1525-5050&lt;/isbn&gt;&lt;titles&gt;&lt;title&gt;A multicenter evaluation of a brief manualized psychoeducation intervention for psychogenic nonepileptic seizures delivered by health professionals with limited experience in psychological treatment&lt;/title&gt;&lt;secondary-title&gt;Epilepsy &amp;amp; Behavior&lt;/secondary-title&gt;&lt;/titles&gt;&lt;pages&gt;50-56&lt;/pages&gt;&lt;contributors&gt;&lt;authors&gt;&lt;author&gt;Wiseman, Hannah&lt;/author&gt;&lt;author&gt;Mousa, Saafi&lt;/author&gt;&lt;author&gt;Howlett, Stephanie&lt;/author&gt;&lt;author&gt;Reuber, Markus&lt;/author&gt;&lt;/authors&gt;&lt;/contributors&gt;&lt;added-date format="utc"&gt;1479863858&lt;/added-date&gt;&lt;ref-type name="Journal Article"&gt;17&lt;/ref-type&gt;&lt;dates&gt;&lt;year&gt;2016&lt;/year&gt;&lt;/dates&gt;&lt;rec-number&gt;10149&lt;/rec-number&gt;&lt;last-updated-date format="utc"&gt;1655021486&lt;/last-updated-date&gt;&lt;electronic-resource-num&gt;10.1016/j.yebeh.2016.07.033&lt;/electronic-resource-num&gt;&lt;volume&gt;63&lt;/volume&gt;&lt;/record&gt;&lt;/Cite&gt;&lt;/EndNote&gt;</w:instrText>
            </w:r>
            <w:r w:rsidR="00DA0C9F">
              <w:rPr>
                <w:color w:val="222222"/>
                <w:sz w:val="20"/>
                <w:szCs w:val="20"/>
              </w:rPr>
              <w:fldChar w:fldCharType="separate"/>
            </w:r>
            <w:r w:rsidR="001966F7">
              <w:rPr>
                <w:noProof/>
                <w:color w:val="222222"/>
                <w:sz w:val="20"/>
                <w:szCs w:val="20"/>
              </w:rPr>
              <w:t>[70]</w:t>
            </w:r>
            <w:r w:rsidR="00DA0C9F">
              <w:rPr>
                <w:color w:val="222222"/>
                <w:sz w:val="20"/>
                <w:szCs w:val="20"/>
              </w:rPr>
              <w:fldChar w:fldCharType="end"/>
            </w:r>
            <w:r w:rsidRPr="007B38F1">
              <w:rPr>
                <w:color w:val="222222"/>
                <w:sz w:val="20"/>
                <w:szCs w:val="20"/>
              </w:rPr>
              <w:t xml:space="preserve"> </w:t>
            </w:r>
          </w:p>
        </w:tc>
        <w:tc>
          <w:tcPr>
            <w:tcW w:w="1276" w:type="dxa"/>
          </w:tcPr>
          <w:p w14:paraId="2008FA26" w14:textId="77777777" w:rsidR="00471EE5" w:rsidRDefault="00471EE5" w:rsidP="004804AB">
            <w:pPr>
              <w:jc w:val="center"/>
              <w:rPr>
                <w:color w:val="222222"/>
                <w:sz w:val="20"/>
                <w:szCs w:val="20"/>
              </w:rPr>
            </w:pPr>
            <w:r>
              <w:rPr>
                <w:color w:val="222222"/>
                <w:sz w:val="20"/>
                <w:szCs w:val="20"/>
              </w:rPr>
              <w:t>UK</w:t>
            </w:r>
          </w:p>
        </w:tc>
        <w:tc>
          <w:tcPr>
            <w:tcW w:w="992" w:type="dxa"/>
          </w:tcPr>
          <w:p w14:paraId="13715135" w14:textId="77777777" w:rsidR="00471EE5" w:rsidRDefault="00471EE5" w:rsidP="004804AB">
            <w:pPr>
              <w:jc w:val="center"/>
              <w:rPr>
                <w:color w:val="222222"/>
                <w:sz w:val="20"/>
                <w:szCs w:val="20"/>
              </w:rPr>
            </w:pPr>
            <w:r>
              <w:rPr>
                <w:color w:val="222222"/>
                <w:sz w:val="20"/>
                <w:szCs w:val="20"/>
              </w:rPr>
              <w:t>25</w:t>
            </w:r>
          </w:p>
          <w:p w14:paraId="7D452A14" w14:textId="5BE013A7" w:rsidR="00471EE5" w:rsidRDefault="00471EE5" w:rsidP="004804AB">
            <w:pPr>
              <w:jc w:val="center"/>
              <w:rPr>
                <w:color w:val="222222"/>
                <w:sz w:val="20"/>
                <w:szCs w:val="20"/>
              </w:rPr>
            </w:pPr>
            <w:r>
              <w:rPr>
                <w:color w:val="222222"/>
                <w:sz w:val="20"/>
                <w:szCs w:val="20"/>
              </w:rPr>
              <w:t>(13)</w:t>
            </w:r>
          </w:p>
        </w:tc>
        <w:tc>
          <w:tcPr>
            <w:tcW w:w="850" w:type="dxa"/>
          </w:tcPr>
          <w:p w14:paraId="616C3A93" w14:textId="50C33BC2" w:rsidR="00471EE5" w:rsidRDefault="00471EE5" w:rsidP="004804AB">
            <w:pPr>
              <w:jc w:val="center"/>
              <w:rPr>
                <w:color w:val="222222"/>
                <w:sz w:val="20"/>
                <w:szCs w:val="20"/>
              </w:rPr>
            </w:pPr>
            <w:r>
              <w:rPr>
                <w:color w:val="222222"/>
                <w:sz w:val="20"/>
                <w:szCs w:val="20"/>
              </w:rPr>
              <w:t>41.8</w:t>
            </w:r>
          </w:p>
          <w:p w14:paraId="100FF63E" w14:textId="6CD8504C" w:rsidR="00471EE5" w:rsidRDefault="00471EE5" w:rsidP="004804AB">
            <w:pPr>
              <w:jc w:val="center"/>
              <w:rPr>
                <w:color w:val="222222"/>
                <w:sz w:val="20"/>
                <w:szCs w:val="20"/>
              </w:rPr>
            </w:pPr>
            <w:r>
              <w:rPr>
                <w:color w:val="222222"/>
                <w:sz w:val="20"/>
                <w:szCs w:val="20"/>
              </w:rPr>
              <w:t>(18.1)</w:t>
            </w:r>
          </w:p>
        </w:tc>
        <w:tc>
          <w:tcPr>
            <w:tcW w:w="1843" w:type="dxa"/>
          </w:tcPr>
          <w:p w14:paraId="4F665E06" w14:textId="1419EF4B" w:rsidR="00471EE5" w:rsidRDefault="00E86500" w:rsidP="004804AB">
            <w:pPr>
              <w:jc w:val="center"/>
              <w:rPr>
                <w:color w:val="222222"/>
                <w:sz w:val="20"/>
                <w:szCs w:val="20"/>
              </w:rPr>
            </w:pPr>
            <w:r>
              <w:rPr>
                <w:color w:val="222222"/>
                <w:sz w:val="20"/>
                <w:szCs w:val="20"/>
              </w:rPr>
              <w:t>Multicentre</w:t>
            </w:r>
            <w:r w:rsidR="00471EE5">
              <w:rPr>
                <w:color w:val="222222"/>
                <w:sz w:val="20"/>
                <w:szCs w:val="20"/>
              </w:rPr>
              <w:t xml:space="preserve"> evaluation / service evaluation</w:t>
            </w:r>
          </w:p>
        </w:tc>
        <w:tc>
          <w:tcPr>
            <w:tcW w:w="1843" w:type="dxa"/>
          </w:tcPr>
          <w:p w14:paraId="048BF3ED" w14:textId="398A8BBD" w:rsidR="00471EE5" w:rsidRDefault="00471EE5" w:rsidP="00C45BF1">
            <w:pPr>
              <w:jc w:val="center"/>
              <w:rPr>
                <w:color w:val="222222"/>
                <w:sz w:val="20"/>
                <w:szCs w:val="20"/>
              </w:rPr>
            </w:pPr>
            <w:r>
              <w:rPr>
                <w:color w:val="222222"/>
                <w:sz w:val="20"/>
                <w:szCs w:val="20"/>
              </w:rPr>
              <w:t>Psychoeducation</w:t>
            </w:r>
          </w:p>
        </w:tc>
        <w:tc>
          <w:tcPr>
            <w:tcW w:w="1701" w:type="dxa"/>
          </w:tcPr>
          <w:p w14:paraId="08197D14" w14:textId="226E79E6" w:rsidR="00471EE5" w:rsidRDefault="00471EE5" w:rsidP="004804AB">
            <w:pPr>
              <w:jc w:val="center"/>
              <w:rPr>
                <w:color w:val="222222"/>
                <w:sz w:val="20"/>
                <w:szCs w:val="20"/>
              </w:rPr>
            </w:pPr>
            <w:r>
              <w:rPr>
                <w:color w:val="222222"/>
                <w:sz w:val="20"/>
                <w:szCs w:val="20"/>
              </w:rPr>
              <w:t xml:space="preserve">4 x </w:t>
            </w:r>
            <w:r w:rsidR="000240AD">
              <w:rPr>
                <w:color w:val="222222"/>
                <w:sz w:val="20"/>
                <w:szCs w:val="20"/>
              </w:rPr>
              <w:t>1-hour</w:t>
            </w:r>
            <w:r>
              <w:rPr>
                <w:color w:val="222222"/>
                <w:sz w:val="20"/>
                <w:szCs w:val="20"/>
              </w:rPr>
              <w:t xml:space="preserve"> sessions</w:t>
            </w:r>
          </w:p>
        </w:tc>
        <w:tc>
          <w:tcPr>
            <w:tcW w:w="1559" w:type="dxa"/>
          </w:tcPr>
          <w:p w14:paraId="54E021A9" w14:textId="59509404" w:rsidR="00471EE5" w:rsidRDefault="00471EE5" w:rsidP="004804AB">
            <w:pPr>
              <w:jc w:val="center"/>
              <w:rPr>
                <w:color w:val="222222"/>
                <w:sz w:val="20"/>
                <w:szCs w:val="20"/>
              </w:rPr>
            </w:pPr>
            <w:r>
              <w:rPr>
                <w:color w:val="222222"/>
                <w:sz w:val="20"/>
                <w:szCs w:val="20"/>
              </w:rPr>
              <w:t>Group</w:t>
            </w:r>
          </w:p>
        </w:tc>
        <w:tc>
          <w:tcPr>
            <w:tcW w:w="1276" w:type="dxa"/>
          </w:tcPr>
          <w:p w14:paraId="35782F7B" w14:textId="034B314D" w:rsidR="00471EE5" w:rsidRDefault="00471EE5" w:rsidP="004804AB">
            <w:pPr>
              <w:jc w:val="center"/>
              <w:rPr>
                <w:color w:val="222222"/>
                <w:sz w:val="20"/>
                <w:szCs w:val="20"/>
              </w:rPr>
            </w:pPr>
            <w:r>
              <w:rPr>
                <w:color w:val="222222"/>
                <w:sz w:val="20"/>
                <w:szCs w:val="20"/>
              </w:rPr>
              <w:t>Outpatient</w:t>
            </w:r>
          </w:p>
        </w:tc>
        <w:tc>
          <w:tcPr>
            <w:tcW w:w="1082" w:type="dxa"/>
          </w:tcPr>
          <w:p w14:paraId="5EC2486A" w14:textId="76AF1443" w:rsidR="00471EE5" w:rsidRDefault="00471EE5" w:rsidP="004804AB">
            <w:pPr>
              <w:jc w:val="center"/>
              <w:rPr>
                <w:color w:val="222222"/>
                <w:sz w:val="20"/>
                <w:szCs w:val="20"/>
              </w:rPr>
            </w:pPr>
            <w:r>
              <w:rPr>
                <w:color w:val="222222"/>
                <w:sz w:val="20"/>
                <w:szCs w:val="20"/>
              </w:rPr>
              <w:t>Medium</w:t>
            </w:r>
          </w:p>
        </w:tc>
      </w:tr>
      <w:tr w:rsidR="004804AB" w14:paraId="4196EC82" w14:textId="76EE18E9" w:rsidTr="00F8577D">
        <w:trPr>
          <w:trHeight w:val="360"/>
        </w:trPr>
        <w:tc>
          <w:tcPr>
            <w:tcW w:w="1413" w:type="dxa"/>
            <w:tcBorders>
              <w:bottom w:val="single" w:sz="4" w:space="0" w:color="auto"/>
            </w:tcBorders>
          </w:tcPr>
          <w:p w14:paraId="48D6DCF7" w14:textId="0189DB93" w:rsidR="00471EE5" w:rsidRPr="002C1159" w:rsidRDefault="00471EE5" w:rsidP="00471EE5">
            <w:pPr>
              <w:rPr>
                <w:color w:val="222222"/>
                <w:sz w:val="20"/>
                <w:szCs w:val="20"/>
              </w:rPr>
            </w:pPr>
            <w:proofErr w:type="spellStart"/>
            <w:r w:rsidRPr="007B38F1">
              <w:rPr>
                <w:color w:val="222222"/>
                <w:sz w:val="20"/>
                <w:szCs w:val="20"/>
              </w:rPr>
              <w:t>Zaroff</w:t>
            </w:r>
            <w:proofErr w:type="spellEnd"/>
            <w:r w:rsidR="00DA0C9F">
              <w:rPr>
                <w:color w:val="222222"/>
                <w:sz w:val="20"/>
                <w:szCs w:val="20"/>
              </w:rPr>
              <w:t xml:space="preserve"> </w:t>
            </w:r>
            <w:r w:rsidR="00DA0C9F">
              <w:rPr>
                <w:color w:val="222222"/>
                <w:sz w:val="20"/>
                <w:szCs w:val="20"/>
              </w:rPr>
              <w:fldChar w:fldCharType="begin"/>
            </w:r>
            <w:r w:rsidR="001966F7">
              <w:rPr>
                <w:color w:val="222222"/>
                <w:sz w:val="20"/>
                <w:szCs w:val="20"/>
              </w:rPr>
              <w:instrText xml:space="preserve"> ADDIN EN.CITE &lt;EndNote&gt;&lt;Cite&gt;&lt;Author&gt;Zaroff&lt;/Author&gt;&lt;Year&gt;2004&lt;/Year&gt;&lt;IDText&gt;Group psychoeducation as treatment for psychological nonepileptic seizures&lt;/IDText&gt;&lt;DisplayText&gt;[71]&lt;/DisplayText&gt;&lt;record&gt;&lt;keywords&gt;&lt;keyword&gt;Nonepileptic Seizures&lt;/keyword&gt;&lt;keyword&gt;Psychological Nonepileptic Seizures&lt;/keyword&gt;&lt;keyword&gt;Psychoeducation&lt;/keyword&gt;&lt;keyword&gt;Group Psychotherapy&lt;/keyword&gt;&lt;keyword&gt;Trauma&lt;/keyword&gt;&lt;keyword&gt;Posttraumatic Stress Disorder&lt;/keyword&gt;&lt;keyword&gt;Quality of Life&lt;/keyword&gt;&lt;keyword&gt;Depression&lt;/keyword&gt;&lt;keyword&gt;Anxiety&lt;/keyword&gt;&lt;keyword&gt;Coping Skills&lt;/keyword&gt;&lt;/keywords&gt;&lt;isbn&gt;1525-5050&lt;/isbn&gt;&lt;titles&gt;&lt;title&gt;Group psychoeducation as treatment for psychological nonepileptic seizures&lt;/title&gt;&lt;secondary-title&gt;Epilepsy and Behavior&lt;/secondary-title&gt;&lt;/titles&gt;&lt;pages&gt;587-592&lt;/pages&gt;&lt;number&gt;4&lt;/number&gt;&lt;contributors&gt;&lt;authors&gt;&lt;author&gt;Zaroff, C.M&lt;/author&gt;&lt;author&gt;Myers, Lorna&lt;/author&gt;&lt;author&gt;B. Barr, William&lt;/author&gt;&lt;author&gt;Luciano, Daniel&lt;/author&gt;&lt;author&gt;Devinsky, Orrin&lt;/author&gt;&lt;/authors&gt;&lt;/contributors&gt;&lt;added-date format="utc"&gt;1490046640&lt;/added-date&gt;&lt;ref-type name="Journal Article"&gt;17&lt;/ref-type&gt;&lt;dates&gt;&lt;year&gt;2004&lt;/year&gt;&lt;/dates&gt;&lt;rec-number&gt;10225&lt;/rec-number&gt;&lt;last-updated-date format="utc"&gt;1655021486&lt;/last-updated-date&gt;&lt;electronic-resource-num&gt;10.1016/j.yebeh.2004.03.005&lt;/electronic-resource-num&gt;&lt;volume&gt;5&lt;/volume&gt;&lt;/record&gt;&lt;/Cite&gt;&lt;/EndNote&gt;</w:instrText>
            </w:r>
            <w:r w:rsidR="00DA0C9F">
              <w:rPr>
                <w:color w:val="222222"/>
                <w:sz w:val="20"/>
                <w:szCs w:val="20"/>
              </w:rPr>
              <w:fldChar w:fldCharType="separate"/>
            </w:r>
            <w:r w:rsidR="001966F7">
              <w:rPr>
                <w:noProof/>
                <w:color w:val="222222"/>
                <w:sz w:val="20"/>
                <w:szCs w:val="20"/>
              </w:rPr>
              <w:t>[71]</w:t>
            </w:r>
            <w:r w:rsidR="00DA0C9F">
              <w:rPr>
                <w:color w:val="222222"/>
                <w:sz w:val="20"/>
                <w:szCs w:val="20"/>
              </w:rPr>
              <w:fldChar w:fldCharType="end"/>
            </w:r>
            <w:r w:rsidRPr="007B38F1">
              <w:rPr>
                <w:color w:val="222222"/>
                <w:sz w:val="20"/>
                <w:szCs w:val="20"/>
              </w:rPr>
              <w:t xml:space="preserve"> </w:t>
            </w:r>
          </w:p>
        </w:tc>
        <w:tc>
          <w:tcPr>
            <w:tcW w:w="1276" w:type="dxa"/>
            <w:tcBorders>
              <w:bottom w:val="single" w:sz="4" w:space="0" w:color="auto"/>
            </w:tcBorders>
          </w:tcPr>
          <w:p w14:paraId="75E7D182" w14:textId="35A93E83" w:rsidR="00471EE5" w:rsidRDefault="00471EE5" w:rsidP="004804AB">
            <w:pPr>
              <w:jc w:val="center"/>
              <w:rPr>
                <w:color w:val="222222"/>
                <w:sz w:val="20"/>
                <w:szCs w:val="20"/>
              </w:rPr>
            </w:pPr>
            <w:r>
              <w:rPr>
                <w:color w:val="222222"/>
                <w:sz w:val="20"/>
                <w:szCs w:val="20"/>
              </w:rPr>
              <w:t>USA</w:t>
            </w:r>
          </w:p>
        </w:tc>
        <w:tc>
          <w:tcPr>
            <w:tcW w:w="992" w:type="dxa"/>
            <w:tcBorders>
              <w:bottom w:val="single" w:sz="4" w:space="0" w:color="auto"/>
            </w:tcBorders>
          </w:tcPr>
          <w:p w14:paraId="595D6A00" w14:textId="77777777" w:rsidR="00471EE5" w:rsidRDefault="00471EE5" w:rsidP="004804AB">
            <w:pPr>
              <w:jc w:val="center"/>
              <w:rPr>
                <w:color w:val="222222"/>
                <w:sz w:val="20"/>
                <w:szCs w:val="20"/>
              </w:rPr>
            </w:pPr>
            <w:r>
              <w:rPr>
                <w:color w:val="222222"/>
                <w:sz w:val="20"/>
                <w:szCs w:val="20"/>
              </w:rPr>
              <w:t>10</w:t>
            </w:r>
          </w:p>
          <w:p w14:paraId="6FB872EA" w14:textId="38CFEED9" w:rsidR="00471EE5" w:rsidRDefault="00471EE5" w:rsidP="004804AB">
            <w:pPr>
              <w:jc w:val="center"/>
              <w:rPr>
                <w:color w:val="222222"/>
                <w:sz w:val="20"/>
                <w:szCs w:val="20"/>
              </w:rPr>
            </w:pPr>
            <w:r>
              <w:rPr>
                <w:color w:val="222222"/>
                <w:sz w:val="20"/>
                <w:szCs w:val="20"/>
              </w:rPr>
              <w:t>(6)</w:t>
            </w:r>
          </w:p>
        </w:tc>
        <w:tc>
          <w:tcPr>
            <w:tcW w:w="850" w:type="dxa"/>
            <w:tcBorders>
              <w:bottom w:val="single" w:sz="4" w:space="0" w:color="auto"/>
            </w:tcBorders>
          </w:tcPr>
          <w:p w14:paraId="121D70F3" w14:textId="418D771C" w:rsidR="00471EE5" w:rsidRDefault="00471EE5" w:rsidP="004804AB">
            <w:pPr>
              <w:jc w:val="center"/>
              <w:rPr>
                <w:color w:val="222222"/>
                <w:sz w:val="20"/>
                <w:szCs w:val="20"/>
              </w:rPr>
            </w:pPr>
            <w:r>
              <w:rPr>
                <w:color w:val="222222"/>
                <w:sz w:val="20"/>
                <w:szCs w:val="20"/>
              </w:rPr>
              <w:t>35.7</w:t>
            </w:r>
          </w:p>
          <w:p w14:paraId="0E82CA29" w14:textId="6B1F3E9E" w:rsidR="00471EE5" w:rsidRDefault="00471EE5" w:rsidP="004804AB">
            <w:pPr>
              <w:jc w:val="center"/>
              <w:rPr>
                <w:color w:val="222222"/>
                <w:sz w:val="20"/>
                <w:szCs w:val="20"/>
              </w:rPr>
            </w:pPr>
            <w:r>
              <w:rPr>
                <w:color w:val="222222"/>
                <w:sz w:val="20"/>
                <w:szCs w:val="20"/>
              </w:rPr>
              <w:t>(12.9)</w:t>
            </w:r>
          </w:p>
        </w:tc>
        <w:tc>
          <w:tcPr>
            <w:tcW w:w="1843" w:type="dxa"/>
            <w:tcBorders>
              <w:bottom w:val="single" w:sz="4" w:space="0" w:color="auto"/>
            </w:tcBorders>
          </w:tcPr>
          <w:p w14:paraId="4A923CFE" w14:textId="1C0ACAB5" w:rsidR="00471EE5" w:rsidRDefault="00471EE5" w:rsidP="004804AB">
            <w:pPr>
              <w:jc w:val="center"/>
              <w:rPr>
                <w:color w:val="222222"/>
                <w:sz w:val="20"/>
                <w:szCs w:val="20"/>
              </w:rPr>
            </w:pPr>
            <w:r>
              <w:rPr>
                <w:color w:val="222222"/>
                <w:sz w:val="20"/>
                <w:szCs w:val="20"/>
              </w:rPr>
              <w:t>Pre-post evaluation</w:t>
            </w:r>
          </w:p>
        </w:tc>
        <w:tc>
          <w:tcPr>
            <w:tcW w:w="1843" w:type="dxa"/>
            <w:tcBorders>
              <w:bottom w:val="single" w:sz="4" w:space="0" w:color="auto"/>
            </w:tcBorders>
          </w:tcPr>
          <w:p w14:paraId="533DFEA3" w14:textId="03C04C7C" w:rsidR="00471EE5" w:rsidRDefault="00471EE5" w:rsidP="00C45BF1">
            <w:pPr>
              <w:jc w:val="center"/>
              <w:rPr>
                <w:color w:val="222222"/>
                <w:sz w:val="20"/>
                <w:szCs w:val="20"/>
              </w:rPr>
            </w:pPr>
            <w:r>
              <w:rPr>
                <w:color w:val="222222"/>
                <w:sz w:val="20"/>
                <w:szCs w:val="20"/>
              </w:rPr>
              <w:t>Psychoeducation</w:t>
            </w:r>
          </w:p>
        </w:tc>
        <w:tc>
          <w:tcPr>
            <w:tcW w:w="1701" w:type="dxa"/>
            <w:tcBorders>
              <w:bottom w:val="single" w:sz="4" w:space="0" w:color="auto"/>
            </w:tcBorders>
          </w:tcPr>
          <w:p w14:paraId="0C5E8E8E" w14:textId="17178077" w:rsidR="00471EE5" w:rsidRDefault="00471EE5" w:rsidP="004804AB">
            <w:pPr>
              <w:jc w:val="center"/>
              <w:rPr>
                <w:color w:val="222222"/>
                <w:sz w:val="20"/>
                <w:szCs w:val="20"/>
              </w:rPr>
            </w:pPr>
            <w:r>
              <w:rPr>
                <w:color w:val="222222"/>
                <w:sz w:val="20"/>
                <w:szCs w:val="20"/>
              </w:rPr>
              <w:t>10 group sessions</w:t>
            </w:r>
          </w:p>
        </w:tc>
        <w:tc>
          <w:tcPr>
            <w:tcW w:w="1559" w:type="dxa"/>
            <w:tcBorders>
              <w:bottom w:val="single" w:sz="4" w:space="0" w:color="auto"/>
            </w:tcBorders>
          </w:tcPr>
          <w:p w14:paraId="228FA12C" w14:textId="7BA817FD" w:rsidR="00471EE5" w:rsidRDefault="00471EE5" w:rsidP="004804AB">
            <w:pPr>
              <w:jc w:val="center"/>
              <w:rPr>
                <w:color w:val="222222"/>
                <w:sz w:val="20"/>
                <w:szCs w:val="20"/>
              </w:rPr>
            </w:pPr>
            <w:r>
              <w:rPr>
                <w:color w:val="222222"/>
                <w:sz w:val="20"/>
                <w:szCs w:val="20"/>
              </w:rPr>
              <w:t>Group</w:t>
            </w:r>
          </w:p>
        </w:tc>
        <w:tc>
          <w:tcPr>
            <w:tcW w:w="1276" w:type="dxa"/>
            <w:tcBorders>
              <w:bottom w:val="single" w:sz="4" w:space="0" w:color="auto"/>
            </w:tcBorders>
          </w:tcPr>
          <w:p w14:paraId="7B26E8AD" w14:textId="7AAD3F0A" w:rsidR="00471EE5" w:rsidRDefault="00471EE5" w:rsidP="004804AB">
            <w:pPr>
              <w:jc w:val="center"/>
              <w:rPr>
                <w:color w:val="222222"/>
                <w:sz w:val="20"/>
                <w:szCs w:val="20"/>
              </w:rPr>
            </w:pPr>
            <w:r>
              <w:rPr>
                <w:color w:val="222222"/>
                <w:sz w:val="20"/>
                <w:szCs w:val="20"/>
              </w:rPr>
              <w:t>Outpatient</w:t>
            </w:r>
          </w:p>
        </w:tc>
        <w:tc>
          <w:tcPr>
            <w:tcW w:w="1082" w:type="dxa"/>
            <w:tcBorders>
              <w:bottom w:val="single" w:sz="4" w:space="0" w:color="auto"/>
            </w:tcBorders>
          </w:tcPr>
          <w:p w14:paraId="1EB930EE" w14:textId="635865D5" w:rsidR="00471EE5" w:rsidRDefault="00471EE5" w:rsidP="004804AB">
            <w:pPr>
              <w:jc w:val="center"/>
              <w:rPr>
                <w:color w:val="222222"/>
                <w:sz w:val="20"/>
                <w:szCs w:val="20"/>
              </w:rPr>
            </w:pPr>
            <w:r>
              <w:rPr>
                <w:color w:val="222222"/>
                <w:sz w:val="20"/>
                <w:szCs w:val="20"/>
              </w:rPr>
              <w:t>High</w:t>
            </w:r>
          </w:p>
        </w:tc>
      </w:tr>
      <w:bookmarkEnd w:id="138"/>
    </w:tbl>
    <w:p w14:paraId="6B9A7E48" w14:textId="77777777" w:rsidR="00F8577D" w:rsidRDefault="00F8577D" w:rsidP="00F8577D"/>
    <w:p w14:paraId="4FFDB0A0" w14:textId="66D745B7" w:rsidR="00F8577D" w:rsidRDefault="00F8577D" w:rsidP="00F8577D">
      <w:r>
        <w:t xml:space="preserve">C-B = Cognitive-Behavioural: N = Number of participants: NR = Not-reported: M =Mean: RCT = Randomised control trial: </w:t>
      </w:r>
      <w:proofErr w:type="spellStart"/>
      <w:r>
        <w:t>RoB</w:t>
      </w:r>
      <w:proofErr w:type="spellEnd"/>
      <w:r>
        <w:t xml:space="preserve"> = Risk of bias: SD = standard deviation: UK = United Kingdom: USA = United States of America</w:t>
      </w:r>
    </w:p>
    <w:p w14:paraId="05FA197E" w14:textId="727AA9F6" w:rsidR="004572D8" w:rsidRPr="004572D8" w:rsidRDefault="004572D8" w:rsidP="004572D8">
      <w:pPr>
        <w:sectPr w:rsidR="004572D8" w:rsidRPr="004572D8" w:rsidSect="00154E3F">
          <w:pgSz w:w="16840" w:h="11900" w:orient="landscape"/>
          <w:pgMar w:top="1440" w:right="1440" w:bottom="1440" w:left="1440" w:header="708" w:footer="708" w:gutter="0"/>
          <w:cols w:space="708"/>
          <w:docGrid w:linePitch="360"/>
        </w:sectPr>
      </w:pPr>
    </w:p>
    <w:p w14:paraId="0F91EAFF" w14:textId="77777777" w:rsidR="007D237C" w:rsidRPr="00591798" w:rsidRDefault="007D237C" w:rsidP="007D237C">
      <w:pPr>
        <w:pStyle w:val="BodyText2"/>
        <w:rPr>
          <w:rFonts w:ascii="Times New Roman" w:hAnsi="Times New Roman" w:cs="Times New Roman"/>
          <w:b/>
          <w:bCs/>
        </w:rPr>
      </w:pPr>
      <w:bookmarkStart w:id="144" w:name="summary-of-outcomes"/>
      <w:bookmarkEnd w:id="135"/>
      <w:r w:rsidRPr="00591798">
        <w:rPr>
          <w:rFonts w:ascii="Times New Roman" w:hAnsi="Times New Roman" w:cs="Times New Roman"/>
          <w:b/>
          <w:bCs/>
        </w:rPr>
        <w:lastRenderedPageBreak/>
        <w:t>Risk of bias</w:t>
      </w:r>
    </w:p>
    <w:p w14:paraId="1905BE3F" w14:textId="3A6D4EE6" w:rsidR="00B739A0" w:rsidDel="00632266" w:rsidRDefault="007D237C" w:rsidP="00E13C8A">
      <w:pPr>
        <w:pStyle w:val="FirstParagraph"/>
        <w:rPr>
          <w:del w:id="145" w:author="Chris Gaskell" w:date="2023-10-18T19:23:00Z"/>
          <w:rFonts w:cs="Times New Roman"/>
        </w:rPr>
      </w:pPr>
      <w:r w:rsidRPr="00E13C8A">
        <w:rPr>
          <w:rFonts w:cs="Times New Roman"/>
        </w:rPr>
        <w:t>Most studies were categorised as high (</w:t>
      </w:r>
      <w:r w:rsidR="00646D40" w:rsidRPr="00E13C8A">
        <w:rPr>
          <w:rFonts w:cs="Times New Roman"/>
          <w:i/>
          <w:iCs/>
        </w:rPr>
        <w:t>c</w:t>
      </w:r>
      <w:r w:rsidRPr="00E13C8A">
        <w:rPr>
          <w:rFonts w:cs="Times New Roman"/>
        </w:rPr>
        <w:t>=1</w:t>
      </w:r>
      <w:r w:rsidR="00E13C8A" w:rsidRPr="00E13C8A">
        <w:rPr>
          <w:rFonts w:cs="Times New Roman"/>
        </w:rPr>
        <w:t>7</w:t>
      </w:r>
      <w:r w:rsidRPr="00E13C8A">
        <w:rPr>
          <w:rFonts w:cs="Times New Roman"/>
        </w:rPr>
        <w:t xml:space="preserve">, </w:t>
      </w:r>
      <w:r w:rsidR="00BC2B53" w:rsidRPr="00E13C8A">
        <w:rPr>
          <w:rFonts w:cs="Times New Roman"/>
        </w:rPr>
        <w:t>39.5</w:t>
      </w:r>
      <w:r w:rsidRPr="00E13C8A">
        <w:rPr>
          <w:rFonts w:cs="Times New Roman"/>
        </w:rPr>
        <w:t>%) or medium (</w:t>
      </w:r>
      <w:r w:rsidR="00646D40" w:rsidRPr="00E13C8A">
        <w:rPr>
          <w:rFonts w:cs="Times New Roman"/>
          <w:i/>
          <w:iCs/>
        </w:rPr>
        <w:t>c</w:t>
      </w:r>
      <w:r w:rsidRPr="00E13C8A">
        <w:rPr>
          <w:rFonts w:cs="Times New Roman"/>
        </w:rPr>
        <w:t xml:space="preserve">=18, </w:t>
      </w:r>
      <w:r w:rsidR="00BC2B53" w:rsidRPr="00E13C8A">
        <w:rPr>
          <w:rFonts w:cs="Times New Roman"/>
        </w:rPr>
        <w:t>41.</w:t>
      </w:r>
      <w:r w:rsidR="000240AD" w:rsidRPr="00E13C8A">
        <w:rPr>
          <w:rFonts w:cs="Times New Roman"/>
        </w:rPr>
        <w:t>9</w:t>
      </w:r>
      <w:r w:rsidR="000F5AA4" w:rsidRPr="00E13C8A" w:rsidDel="000F5AA4">
        <w:rPr>
          <w:rFonts w:cs="Times New Roman"/>
        </w:rPr>
        <w:t xml:space="preserve"> </w:t>
      </w:r>
      <w:r w:rsidRPr="00E13C8A">
        <w:rPr>
          <w:rFonts w:cs="Times New Roman"/>
        </w:rPr>
        <w:t xml:space="preserve">%) overall risk of bias </w:t>
      </w:r>
      <w:r w:rsidR="007D367A" w:rsidRPr="00E13C8A">
        <w:rPr>
          <w:rFonts w:cs="Times New Roman"/>
        </w:rPr>
        <w:t>(see Fig</w:t>
      </w:r>
      <w:r w:rsidR="0052430A">
        <w:rPr>
          <w:rFonts w:cs="Times New Roman"/>
        </w:rPr>
        <w:t>ure</w:t>
      </w:r>
      <w:r w:rsidR="007D367A" w:rsidRPr="00E13C8A">
        <w:rPr>
          <w:rFonts w:cs="Times New Roman"/>
        </w:rPr>
        <w:t xml:space="preserve"> 2</w:t>
      </w:r>
      <w:r w:rsidR="007D367A">
        <w:rPr>
          <w:rFonts w:cs="Times New Roman"/>
        </w:rPr>
        <w:t xml:space="preserve">). </w:t>
      </w:r>
      <w:r w:rsidR="00EB7769">
        <w:t>Th</w:t>
      </w:r>
      <w:r w:rsidR="00E13C8A">
        <w:t>e</w:t>
      </w:r>
      <w:r w:rsidR="00EB7769">
        <w:t xml:space="preserve"> inclusion of observational</w:t>
      </w:r>
      <w:r w:rsidR="00E13C8A">
        <w:t xml:space="preserve"> </w:t>
      </w:r>
      <w:r w:rsidR="00EB7769">
        <w:t>/ cohort studies meant the starting GRADE of evidence was determined to be “low.”</w:t>
      </w:r>
      <w:r w:rsidR="00B739A0">
        <w:t xml:space="preserve"> </w:t>
      </w:r>
      <w:r w:rsidR="00B739A0" w:rsidRPr="00B739A0">
        <w:rPr>
          <w:rFonts w:cs="Times New Roman"/>
        </w:rPr>
        <w:t xml:space="preserve">Assessment across the five </w:t>
      </w:r>
      <w:r w:rsidR="00B739A0">
        <w:rPr>
          <w:rFonts w:cs="Times New Roman"/>
        </w:rPr>
        <w:t xml:space="preserve">GRADE </w:t>
      </w:r>
      <w:r w:rsidR="00B739A0" w:rsidRPr="00B739A0">
        <w:rPr>
          <w:rFonts w:cs="Times New Roman"/>
        </w:rPr>
        <w:t xml:space="preserve">domains </w:t>
      </w:r>
      <w:r w:rsidR="004964F0">
        <w:rPr>
          <w:rFonts w:cs="Times New Roman"/>
        </w:rPr>
        <w:t xml:space="preserve">highlighted </w:t>
      </w:r>
      <w:r w:rsidR="00994E98">
        <w:rPr>
          <w:rFonts w:cs="Times New Roman"/>
        </w:rPr>
        <w:t xml:space="preserve">general </w:t>
      </w:r>
      <w:r w:rsidR="004964F0">
        <w:rPr>
          <w:rFonts w:cs="Times New Roman"/>
        </w:rPr>
        <w:t xml:space="preserve">issues with </w:t>
      </w:r>
      <w:r w:rsidR="00B739A0" w:rsidRPr="00B739A0">
        <w:rPr>
          <w:rFonts w:cs="Times New Roman"/>
        </w:rPr>
        <w:t>inconsistency of results</w:t>
      </w:r>
      <w:r w:rsidR="00290695">
        <w:rPr>
          <w:rFonts w:cs="Times New Roman"/>
        </w:rPr>
        <w:t xml:space="preserve"> and </w:t>
      </w:r>
      <w:r w:rsidR="00B739A0" w:rsidRPr="00B739A0">
        <w:rPr>
          <w:rFonts w:cs="Times New Roman"/>
        </w:rPr>
        <w:t xml:space="preserve">imprecision, but </w:t>
      </w:r>
      <w:r w:rsidR="004964F0">
        <w:rPr>
          <w:rFonts w:cs="Times New Roman"/>
        </w:rPr>
        <w:t xml:space="preserve">there were minimal </w:t>
      </w:r>
      <w:r w:rsidR="00B739A0" w:rsidRPr="00B739A0">
        <w:rPr>
          <w:rFonts w:cs="Times New Roman"/>
        </w:rPr>
        <w:t xml:space="preserve">concerns </w:t>
      </w:r>
      <w:r w:rsidR="00994E98">
        <w:rPr>
          <w:rFonts w:cs="Times New Roman"/>
        </w:rPr>
        <w:t>regarding</w:t>
      </w:r>
      <w:r w:rsidR="00B739A0" w:rsidRPr="00B739A0">
        <w:rPr>
          <w:rFonts w:cs="Times New Roman"/>
        </w:rPr>
        <w:t xml:space="preserve"> </w:t>
      </w:r>
      <w:r w:rsidR="00994E98">
        <w:rPr>
          <w:rFonts w:cs="Times New Roman"/>
        </w:rPr>
        <w:t xml:space="preserve">publication bias and </w:t>
      </w:r>
      <w:r w:rsidR="00B739A0" w:rsidRPr="00B739A0">
        <w:rPr>
          <w:rFonts w:cs="Times New Roman"/>
        </w:rPr>
        <w:t xml:space="preserve">the directness of the evidence. </w:t>
      </w:r>
      <w:r w:rsidR="004964F0">
        <w:rPr>
          <w:rFonts w:cs="Times New Roman"/>
        </w:rPr>
        <w:t xml:space="preserve">Across the meta-analyses, quality </w:t>
      </w:r>
      <w:r w:rsidR="00B739A0" w:rsidRPr="00B739A0">
        <w:rPr>
          <w:rFonts w:cs="Times New Roman"/>
        </w:rPr>
        <w:t xml:space="preserve">was </w:t>
      </w:r>
      <w:r w:rsidR="004964F0">
        <w:rPr>
          <w:rFonts w:cs="Times New Roman"/>
        </w:rPr>
        <w:t xml:space="preserve">commonly </w:t>
      </w:r>
      <w:r w:rsidR="00B739A0" w:rsidRPr="00B739A0">
        <w:rPr>
          <w:rFonts w:cs="Times New Roman"/>
        </w:rPr>
        <w:t xml:space="preserve">downgraded due to </w:t>
      </w:r>
      <w:r w:rsidR="00994E98">
        <w:rPr>
          <w:rFonts w:cs="Times New Roman"/>
        </w:rPr>
        <w:t xml:space="preserve">the </w:t>
      </w:r>
      <w:r w:rsidR="00B739A0" w:rsidRPr="00B739A0">
        <w:rPr>
          <w:rFonts w:cs="Times New Roman"/>
        </w:rPr>
        <w:t>significant variation not attributable to sampling error (i.e., I</w:t>
      </w:r>
      <w:r w:rsidR="00B739A0" w:rsidRPr="00B739A0">
        <w:rPr>
          <w:rFonts w:cs="Times New Roman"/>
          <w:vertAlign w:val="superscript"/>
        </w:rPr>
        <w:t>2</w:t>
      </w:r>
      <w:r w:rsidR="00B739A0" w:rsidRPr="00B739A0">
        <w:rPr>
          <w:rFonts w:cs="Times New Roman"/>
        </w:rPr>
        <w:t xml:space="preserve">), imprecise effects based on wide </w:t>
      </w:r>
      <w:r w:rsidR="00994E98">
        <w:rPr>
          <w:rFonts w:cs="Times New Roman"/>
        </w:rPr>
        <w:t xml:space="preserve">confidence interval </w:t>
      </w:r>
      <w:r w:rsidR="004964F0">
        <w:rPr>
          <w:rFonts w:cs="Times New Roman"/>
        </w:rPr>
        <w:t>boundaries</w:t>
      </w:r>
      <w:ins w:id="146" w:author="Chris Gaskell" w:date="2023-10-18T19:23:00Z">
        <w:r w:rsidR="00632266">
          <w:rPr>
            <w:rFonts w:cs="Times New Roman"/>
          </w:rPr>
          <w:t>,</w:t>
        </w:r>
      </w:ins>
      <w:r w:rsidR="004964F0">
        <w:rPr>
          <w:rFonts w:cs="Times New Roman"/>
        </w:rPr>
        <w:t xml:space="preserve"> </w:t>
      </w:r>
      <w:r w:rsidR="00B739A0" w:rsidRPr="00B739A0">
        <w:rPr>
          <w:rFonts w:cs="Times New Roman"/>
        </w:rPr>
        <w:t xml:space="preserve">and small </w:t>
      </w:r>
      <w:r w:rsidR="00994E98">
        <w:rPr>
          <w:rFonts w:cs="Times New Roman"/>
        </w:rPr>
        <w:t xml:space="preserve">sample sizes.  </w:t>
      </w:r>
    </w:p>
    <w:p w14:paraId="18C2B6B6" w14:textId="77777777" w:rsidR="00E13C8A" w:rsidRPr="00E13C8A" w:rsidRDefault="00E13C8A">
      <w:pPr>
        <w:pStyle w:val="FirstParagraph"/>
        <w:pPrChange w:id="147" w:author="Chris Gaskell" w:date="2023-10-18T19:23:00Z">
          <w:pPr>
            <w:pStyle w:val="BodyText"/>
          </w:pPr>
        </w:pPrChange>
      </w:pPr>
    </w:p>
    <w:p w14:paraId="01032588" w14:textId="77777777" w:rsidR="0060742D" w:rsidRPr="00591798" w:rsidRDefault="0060742D" w:rsidP="0060742D">
      <w:pPr>
        <w:pStyle w:val="Heading2"/>
        <w:rPr>
          <w:rFonts w:cs="Times New Roman"/>
          <w:szCs w:val="24"/>
        </w:rPr>
      </w:pPr>
      <w:r w:rsidRPr="00591798">
        <w:rPr>
          <w:rFonts w:cs="Times New Roman"/>
          <w:szCs w:val="24"/>
        </w:rPr>
        <w:t>Seizure Outcomes</w:t>
      </w:r>
    </w:p>
    <w:p w14:paraId="70C39504" w14:textId="046BA2EF" w:rsidR="0060742D" w:rsidRPr="00A33840" w:rsidRDefault="0060742D" w:rsidP="0060742D">
      <w:pPr>
        <w:pStyle w:val="BodyText"/>
      </w:pPr>
      <w:r w:rsidRPr="00591798">
        <w:rPr>
          <w:rFonts w:cs="Times New Roman"/>
        </w:rPr>
        <w:tab/>
      </w:r>
      <w:r>
        <w:rPr>
          <w:rFonts w:cs="Times New Roman"/>
        </w:rPr>
        <w:t xml:space="preserve">While </w:t>
      </w:r>
      <w:r w:rsidRPr="00591798">
        <w:rPr>
          <w:rFonts w:cs="Times New Roman"/>
        </w:rPr>
        <w:t>4</w:t>
      </w:r>
      <w:r>
        <w:rPr>
          <w:rFonts w:cs="Times New Roman"/>
        </w:rPr>
        <w:t>3</w:t>
      </w:r>
      <w:r w:rsidRPr="00591798">
        <w:rPr>
          <w:rFonts w:cs="Times New Roman"/>
        </w:rPr>
        <w:t xml:space="preserve"> studies examined at least one seizure-related outcome</w:t>
      </w:r>
      <w:r>
        <w:rPr>
          <w:rFonts w:cs="Times New Roman"/>
        </w:rPr>
        <w:t>,</w:t>
      </w:r>
      <w:r w:rsidR="00021691">
        <w:rPr>
          <w:rFonts w:cs="Times New Roman"/>
        </w:rPr>
        <w:t xml:space="preserve"> </w:t>
      </w:r>
      <w:r w:rsidR="000609E3">
        <w:rPr>
          <w:rFonts w:cs="Times New Roman"/>
        </w:rPr>
        <w:t>q</w:t>
      </w:r>
      <w:r w:rsidR="00021691">
        <w:rPr>
          <w:rFonts w:cs="Times New Roman"/>
        </w:rPr>
        <w:t>uantitative data</w:t>
      </w:r>
      <w:r w:rsidR="000609E3">
        <w:rPr>
          <w:rFonts w:cs="Times New Roman"/>
        </w:rPr>
        <w:t xml:space="preserve"> </w:t>
      </w:r>
      <w:r w:rsidR="00021691">
        <w:rPr>
          <w:rFonts w:cs="Times New Roman"/>
        </w:rPr>
        <w:t>could only be extracted f</w:t>
      </w:r>
      <w:r w:rsidR="000438CD">
        <w:rPr>
          <w:rFonts w:cs="Times New Roman"/>
        </w:rPr>
        <w:t>rom</w:t>
      </w:r>
      <w:r w:rsidR="00021691">
        <w:rPr>
          <w:rFonts w:cs="Times New Roman"/>
        </w:rPr>
        <w:t xml:space="preserve"> 39 studies</w:t>
      </w:r>
      <w:r w:rsidR="00F96133">
        <w:rPr>
          <w:rFonts w:cs="Times New Roman"/>
        </w:rPr>
        <w:t xml:space="preserve"> </w:t>
      </w:r>
      <w:r w:rsidR="00B76160">
        <w:rPr>
          <w:rFonts w:cs="Times New Roman"/>
        </w:rPr>
        <w:t xml:space="preserve">(see below). </w:t>
      </w:r>
      <w:r w:rsidR="00471789">
        <w:rPr>
          <w:rFonts w:cs="Times New Roman"/>
        </w:rPr>
        <w:t>The</w:t>
      </w:r>
      <w:r w:rsidR="004435A8" w:rsidRPr="00956D63">
        <w:t xml:space="preserve"> 39 studies</w:t>
      </w:r>
      <w:r w:rsidR="00471789">
        <w:t xml:space="preserve"> </w:t>
      </w:r>
      <w:r w:rsidR="00CF200D">
        <w:t>included</w:t>
      </w:r>
      <w:r w:rsidR="005D7221">
        <w:t xml:space="preserve"> </w:t>
      </w:r>
      <w:r w:rsidR="004435A8" w:rsidRPr="00956D63">
        <w:rPr>
          <w:rFonts w:cs="Times New Roman"/>
        </w:rPr>
        <w:t>135 seizure</w:t>
      </w:r>
      <w:r w:rsidR="00471789">
        <w:rPr>
          <w:rFonts w:cs="Times New Roman"/>
        </w:rPr>
        <w:t>-</w:t>
      </w:r>
      <w:r w:rsidR="004435A8" w:rsidRPr="00956D63">
        <w:rPr>
          <w:rFonts w:cs="Times New Roman"/>
        </w:rPr>
        <w:t>related outcomes</w:t>
      </w:r>
      <w:r w:rsidR="00CF200D">
        <w:rPr>
          <w:rFonts w:cs="Times New Roman"/>
        </w:rPr>
        <w:t>,</w:t>
      </w:r>
      <w:r w:rsidR="004435A8" w:rsidRPr="00956D63">
        <w:rPr>
          <w:rFonts w:cs="Times New Roman"/>
        </w:rPr>
        <w:t xml:space="preserve"> 82 represent</w:t>
      </w:r>
      <w:r w:rsidR="00B91442">
        <w:rPr>
          <w:rFonts w:cs="Times New Roman"/>
        </w:rPr>
        <w:t>ed</w:t>
      </w:r>
      <w:r w:rsidR="004435A8" w:rsidRPr="00956D63">
        <w:rPr>
          <w:rFonts w:cs="Times New Roman"/>
        </w:rPr>
        <w:t xml:space="preserve"> the acute treatment phase and 53 </w:t>
      </w:r>
      <w:r w:rsidR="000438CD">
        <w:rPr>
          <w:rFonts w:cs="Times New Roman"/>
        </w:rPr>
        <w:t xml:space="preserve">a </w:t>
      </w:r>
      <w:r w:rsidR="00471789">
        <w:rPr>
          <w:rFonts w:cs="Times New Roman"/>
        </w:rPr>
        <w:t xml:space="preserve">post-treatment </w:t>
      </w:r>
      <w:r w:rsidR="004435A8" w:rsidRPr="00260F96">
        <w:rPr>
          <w:rFonts w:cs="Times New Roman"/>
        </w:rPr>
        <w:t>follow-up time point.</w:t>
      </w:r>
      <w:r w:rsidR="004435A8">
        <w:rPr>
          <w:rFonts w:cs="Times New Roman"/>
        </w:rPr>
        <w:t xml:space="preserve"> </w:t>
      </w:r>
    </w:p>
    <w:p w14:paraId="54508A6C" w14:textId="77777777" w:rsidR="00B73614" w:rsidRPr="00591798" w:rsidRDefault="00B73614" w:rsidP="00B73614">
      <w:pPr>
        <w:pStyle w:val="BodyText2"/>
        <w:rPr>
          <w:rFonts w:ascii="Times New Roman" w:hAnsi="Times New Roman" w:cs="Times New Roman"/>
        </w:rPr>
      </w:pPr>
    </w:p>
    <w:p w14:paraId="2A677B6F" w14:textId="77777777" w:rsidR="00E47737" w:rsidRDefault="00E47737">
      <w:pPr>
        <w:rPr>
          <w:b/>
          <w:bCs/>
        </w:rPr>
      </w:pPr>
      <w:r>
        <w:rPr>
          <w:b/>
          <w:bCs/>
        </w:rPr>
        <w:br w:type="page"/>
      </w:r>
    </w:p>
    <w:p w14:paraId="49ADD52D" w14:textId="0428C057" w:rsidR="00B73614" w:rsidRPr="00591798" w:rsidRDefault="00B73614" w:rsidP="00B73614">
      <w:pPr>
        <w:rPr>
          <w:b/>
          <w:bCs/>
        </w:rPr>
      </w:pPr>
      <w:r w:rsidRPr="00591798">
        <w:rPr>
          <w:b/>
          <w:bCs/>
        </w:rPr>
        <w:lastRenderedPageBreak/>
        <w:t>Figure 2:</w:t>
      </w:r>
    </w:p>
    <w:p w14:paraId="2EF453E5" w14:textId="0E99EE06" w:rsidR="00E343C2" w:rsidRDefault="00C81772" w:rsidP="004804AB">
      <w:pPr>
        <w:pStyle w:val="Figure"/>
      </w:pPr>
      <w:r w:rsidRPr="00591798">
        <w:rPr>
          <w:rFonts w:ascii="Times New Roman" w:hAnsi="Times New Roman" w:cs="Times New Roman"/>
          <w:noProof/>
        </w:rPr>
        <w:drawing>
          <wp:anchor distT="0" distB="0" distL="114300" distR="114300" simplePos="0" relativeHeight="251702272" behindDoc="0" locked="0" layoutInCell="1" allowOverlap="1" wp14:anchorId="0B663CF8" wp14:editId="590368FF">
            <wp:simplePos x="0" y="0"/>
            <wp:positionH relativeFrom="column">
              <wp:posOffset>37465</wp:posOffset>
            </wp:positionH>
            <wp:positionV relativeFrom="paragraph">
              <wp:posOffset>7292535</wp:posOffset>
            </wp:positionV>
            <wp:extent cx="5680710" cy="374650"/>
            <wp:effectExtent l="0" t="0" r="0" b="6350"/>
            <wp:wrapSquare wrapText="bothSides"/>
            <wp:docPr id="22" name="Picture"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Tabl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94683" r="6793" b="684"/>
                    <a:stretch/>
                  </pic:blipFill>
                  <pic:spPr bwMode="auto">
                    <a:xfrm>
                      <a:off x="0" y="0"/>
                      <a:ext cx="5680710" cy="37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d="148" w:author="Chris Gaskell" w:date="2023-10-19T19:04:00Z">
        <w:r>
          <w:rPr>
            <w:rFonts w:ascii="Times New Roman" w:hAnsi="Times New Roman" w:cs="Times New Roman"/>
            <w:noProof/>
          </w:rPr>
          <w:drawing>
            <wp:anchor distT="0" distB="0" distL="114300" distR="114300" simplePos="0" relativeHeight="251703296" behindDoc="0" locked="0" layoutInCell="1" allowOverlap="1" wp14:anchorId="2809F8DC" wp14:editId="00D9DE50">
              <wp:simplePos x="0" y="0"/>
              <wp:positionH relativeFrom="column">
                <wp:posOffset>0</wp:posOffset>
              </wp:positionH>
              <wp:positionV relativeFrom="paragraph">
                <wp:posOffset>407182</wp:posOffset>
              </wp:positionV>
              <wp:extent cx="5943600" cy="6882130"/>
              <wp:effectExtent l="0" t="0" r="0" b="1270"/>
              <wp:wrapSquare wrapText="bothSides"/>
              <wp:docPr id="1"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882130"/>
                      </a:xfrm>
                      <a:prstGeom prst="rect">
                        <a:avLst/>
                      </a:prstGeom>
                    </pic:spPr>
                  </pic:pic>
                </a:graphicData>
              </a:graphic>
              <wp14:sizeRelH relativeFrom="page">
                <wp14:pctWidth>0</wp14:pctWidth>
              </wp14:sizeRelH>
              <wp14:sizeRelV relativeFrom="page">
                <wp14:pctHeight>0</wp14:pctHeight>
              </wp14:sizeRelV>
            </wp:anchor>
          </w:drawing>
        </w:r>
      </w:ins>
      <w:commentRangeStart w:id="149"/>
      <w:commentRangeStart w:id="150"/>
      <w:commentRangeStart w:id="151"/>
      <w:commentRangeStart w:id="152"/>
      <w:del w:id="153" w:author="Chris Gaskell" w:date="2023-10-19T19:04:00Z">
        <w:r w:rsidR="00E343C2" w:rsidDel="00C81772">
          <w:rPr>
            <w:noProof/>
          </w:rPr>
          <w:drawing>
            <wp:anchor distT="0" distB="0" distL="114300" distR="114300" simplePos="0" relativeHeight="251700224" behindDoc="1" locked="0" layoutInCell="1" allowOverlap="1" wp14:anchorId="58EF8117" wp14:editId="6FD1F18F">
              <wp:simplePos x="0" y="0"/>
              <wp:positionH relativeFrom="column">
                <wp:posOffset>142240</wp:posOffset>
              </wp:positionH>
              <wp:positionV relativeFrom="paragraph">
                <wp:posOffset>514350</wp:posOffset>
              </wp:positionV>
              <wp:extent cx="5800725" cy="6895465"/>
              <wp:effectExtent l="0" t="0" r="3175" b="635"/>
              <wp:wrapSquare wrapText="bothSides"/>
              <wp:docPr id="11" name="Picture 1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hart&#10;&#10;Description automatically generated"/>
                      <pic:cNvPicPr/>
                    </pic:nvPicPr>
                    <pic:blipFill rotWithShape="1">
                      <a:blip r:embed="rId23">
                        <a:extLst>
                          <a:ext uri="{28A0092B-C50C-407E-A947-70E740481C1C}">
                            <a14:useLocalDpi xmlns:a14="http://schemas.microsoft.com/office/drawing/2010/main" val="0"/>
                          </a:ext>
                        </a:extLst>
                      </a:blip>
                      <a:srcRect l="2396" t="1848"/>
                      <a:stretch/>
                    </pic:blipFill>
                    <pic:spPr bwMode="auto">
                      <a:xfrm>
                        <a:off x="0" y="0"/>
                        <a:ext cx="5800725" cy="6895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r w:rsidR="00B73614" w:rsidRPr="00591798">
        <w:rPr>
          <w:rFonts w:ascii="Times New Roman" w:hAnsi="Times New Roman" w:cs="Times New Roman"/>
        </w:rPr>
        <w:t>Risk of bias ratings for the studies included in the systematic review, as measured using the ROB</w:t>
      </w:r>
      <w:r w:rsidR="006F2C6F">
        <w:rPr>
          <w:rFonts w:ascii="Times New Roman" w:hAnsi="Times New Roman" w:cs="Times New Roman"/>
        </w:rPr>
        <w:t>-</w:t>
      </w:r>
      <w:r w:rsidR="00B73614" w:rsidRPr="00591798">
        <w:rPr>
          <w:rFonts w:ascii="Times New Roman" w:hAnsi="Times New Roman" w:cs="Times New Roman"/>
        </w:rPr>
        <w:t>2.0.</w:t>
      </w:r>
      <w:commentRangeEnd w:id="149"/>
      <w:r w:rsidR="00091D00">
        <w:rPr>
          <w:rStyle w:val="CommentReference"/>
        </w:rPr>
        <w:commentReference w:id="149"/>
      </w:r>
      <w:commentRangeEnd w:id="150"/>
      <w:r w:rsidR="00E70D33">
        <w:rPr>
          <w:rStyle w:val="CommentReference"/>
        </w:rPr>
        <w:commentReference w:id="150"/>
      </w:r>
      <w:commentRangeEnd w:id="151"/>
      <w:r w:rsidR="00154E3F">
        <w:rPr>
          <w:rStyle w:val="CommentReference"/>
        </w:rPr>
        <w:commentReference w:id="151"/>
      </w:r>
      <w:commentRangeEnd w:id="152"/>
      <w:r w:rsidR="00602D1D">
        <w:rPr>
          <w:rStyle w:val="CommentReference"/>
        </w:rPr>
        <w:commentReference w:id="152"/>
      </w:r>
    </w:p>
    <w:p w14:paraId="34DCBBE6" w14:textId="77777777" w:rsidR="00154E3F" w:rsidRDefault="00154E3F" w:rsidP="00E47737">
      <w:pPr>
        <w:pStyle w:val="BodyText"/>
        <w:rPr>
          <w:rFonts w:cs="Times New Roman"/>
          <w:b/>
          <w:bCs/>
          <w:i/>
          <w:iCs/>
        </w:rPr>
      </w:pPr>
    </w:p>
    <w:p w14:paraId="31FB98F9" w14:textId="22C32E87" w:rsidR="00E47737" w:rsidRPr="00591798" w:rsidRDefault="00E47737" w:rsidP="00E47737">
      <w:pPr>
        <w:pStyle w:val="BodyText"/>
        <w:rPr>
          <w:rFonts w:cs="Times New Roman"/>
          <w:b/>
          <w:bCs/>
          <w:i/>
          <w:iCs/>
        </w:rPr>
      </w:pPr>
      <w:r w:rsidRPr="00591798">
        <w:rPr>
          <w:rFonts w:cs="Times New Roman"/>
          <w:b/>
          <w:bCs/>
          <w:i/>
          <w:iCs/>
        </w:rPr>
        <w:lastRenderedPageBreak/>
        <w:t>Seizure frequency</w:t>
      </w:r>
    </w:p>
    <w:p w14:paraId="34BA5A30" w14:textId="2DDE1D34" w:rsidR="00593240" w:rsidRDefault="00BF770C" w:rsidP="00593240">
      <w:pPr>
        <w:pStyle w:val="BodyText"/>
        <w:ind w:firstLine="720"/>
        <w:rPr>
          <w:rFonts w:cs="Times New Roman"/>
        </w:rPr>
      </w:pPr>
      <w:r>
        <w:rPr>
          <w:rFonts w:cs="Times New Roman"/>
        </w:rPr>
        <w:t>T</w:t>
      </w:r>
      <w:r w:rsidR="00E47737" w:rsidRPr="00591798">
        <w:rPr>
          <w:rFonts w:cs="Times New Roman"/>
        </w:rPr>
        <w:t xml:space="preserve">he frequency of seizures was examined </w:t>
      </w:r>
      <w:r w:rsidR="00B00C60">
        <w:rPr>
          <w:rFonts w:cs="Times New Roman"/>
        </w:rPr>
        <w:t xml:space="preserve">in </w:t>
      </w:r>
      <w:r w:rsidR="00E47737" w:rsidRPr="00591798">
        <w:rPr>
          <w:rFonts w:cs="Times New Roman"/>
        </w:rPr>
        <w:t>4</w:t>
      </w:r>
      <w:r w:rsidR="00E47737">
        <w:rPr>
          <w:rFonts w:cs="Times New Roman"/>
        </w:rPr>
        <w:t>2</w:t>
      </w:r>
      <w:r w:rsidR="00E47737" w:rsidRPr="00591798">
        <w:rPr>
          <w:rFonts w:cs="Times New Roman"/>
        </w:rPr>
        <w:t xml:space="preserve"> </w:t>
      </w:r>
      <w:r w:rsidR="00E47737">
        <w:rPr>
          <w:rFonts w:cs="Times New Roman"/>
        </w:rPr>
        <w:t xml:space="preserve">out of 43 </w:t>
      </w:r>
      <w:r w:rsidR="00E47737" w:rsidRPr="00591798">
        <w:rPr>
          <w:rFonts w:cs="Times New Roman"/>
        </w:rPr>
        <w:t xml:space="preserve">studies </w:t>
      </w:r>
      <w:r w:rsidR="004D5B38">
        <w:rPr>
          <w:rFonts w:cs="Times New Roman"/>
        </w:rPr>
        <w:fldChar w:fldCharType="begin">
          <w:fldData xml:space="preserve">PEVuZE5vdGU+PENpdGU+PEF1dGhvcj5TZW5mLUJlY2tlbmJhY2g8L0F1dGhvcj48WWVhcj4yMDIy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</w:fldData>
        </w:fldChar>
      </w:r>
      <w:r w:rsidR="00021CE0">
        <w:rPr>
          <w:rFonts w:cs="Times New Roman"/>
        </w:rPr>
        <w:instrText xml:space="preserve"> ADDIN EN.CITE </w:instrText>
      </w:r>
      <w:r w:rsidR="00021CE0">
        <w:rPr>
          <w:rFonts w:cs="Times New Roman"/>
        </w:rPr>
        <w:fldChar w:fldCharType="begin">
          <w:fldData xml:space="preserve">PEVuZE5vdGU+PENpdGU+PEF1dGhvcj5TZW5mLUJlY2tlbmJhY2g8L0F1dGhvcj48WWVhcj4yMDIy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</w:fldData>
        </w:fldChar>
      </w:r>
      <w:r w:rsidR="00021CE0">
        <w:rPr>
          <w:rFonts w:cs="Times New Roman"/>
        </w:rPr>
        <w:instrText xml:space="preserve"> ADDIN EN.CITE.DATA </w:instrText>
      </w:r>
      <w:r w:rsidR="00021CE0">
        <w:rPr>
          <w:rFonts w:cs="Times New Roman"/>
        </w:rPr>
      </w:r>
      <w:r w:rsidR="00021CE0">
        <w:rPr>
          <w:rFonts w:cs="Times New Roman"/>
        </w:rPr>
        <w:fldChar w:fldCharType="end"/>
      </w:r>
      <w:r w:rsidR="004D5B38">
        <w:rPr>
          <w:rFonts w:cs="Times New Roman"/>
        </w:rPr>
      </w:r>
      <w:r w:rsidR="004D5B38">
        <w:rPr>
          <w:rFonts w:cs="Times New Roman"/>
        </w:rPr>
        <w:fldChar w:fldCharType="separate"/>
      </w:r>
      <w:r w:rsidR="00021CE0">
        <w:rPr>
          <w:rFonts w:cs="Times New Roman"/>
          <w:noProof/>
        </w:rPr>
        <w:t>[</w:t>
      </w:r>
      <w:ins w:id="154" w:author="Chris Gaskell" w:date="2023-10-18T19:24:00Z">
        <w:r w:rsidR="006A0EC0">
          <w:rPr>
            <w:rFonts w:cs="Times New Roman"/>
            <w:noProof/>
          </w:rPr>
          <w:t xml:space="preserve">excluding </w:t>
        </w:r>
      </w:ins>
      <w:r w:rsidR="00021CE0">
        <w:rPr>
          <w:rFonts w:cs="Times New Roman"/>
          <w:noProof/>
        </w:rPr>
        <w:t>65]</w:t>
      </w:r>
      <w:r w:rsidR="004D5B38">
        <w:rPr>
          <w:rFonts w:cs="Times New Roman"/>
        </w:rPr>
        <w:fldChar w:fldCharType="end"/>
      </w:r>
      <w:r w:rsidR="00A013C8">
        <w:rPr>
          <w:rFonts w:cs="Times New Roman"/>
        </w:rPr>
        <w:t xml:space="preserve">. </w:t>
      </w:r>
      <w:r w:rsidR="00593240">
        <w:rPr>
          <w:rFonts w:cs="Times New Roman"/>
        </w:rPr>
        <w:t xml:space="preserve">Seizure freedom rates were available for re-analysis </w:t>
      </w:r>
      <w:r w:rsidR="00E47737" w:rsidRPr="00591798">
        <w:rPr>
          <w:rFonts w:cs="Times New Roman"/>
        </w:rPr>
        <w:t>in 2</w:t>
      </w:r>
      <w:r w:rsidR="00FF2C7F">
        <w:rPr>
          <w:rFonts w:cs="Times New Roman"/>
        </w:rPr>
        <w:t>8</w:t>
      </w:r>
      <w:r w:rsidR="00E47737" w:rsidRPr="00591798">
        <w:rPr>
          <w:rFonts w:cs="Times New Roman"/>
        </w:rPr>
        <w:t xml:space="preserve"> studies (</w:t>
      </w:r>
      <w:r w:rsidR="00225E91">
        <w:rPr>
          <w:rFonts w:cs="Times New Roman"/>
        </w:rPr>
        <w:t>65.</w:t>
      </w:r>
      <w:r w:rsidR="003160C2">
        <w:rPr>
          <w:rFonts w:cs="Times New Roman"/>
        </w:rPr>
        <w:t>2</w:t>
      </w:r>
      <w:r w:rsidR="00E47737" w:rsidRPr="00591798">
        <w:rPr>
          <w:rFonts w:cs="Times New Roman"/>
        </w:rPr>
        <w:t>%</w:t>
      </w:r>
      <w:r w:rsidR="00E47737">
        <w:rPr>
          <w:rFonts w:cs="Times New Roman"/>
        </w:rPr>
        <w:t xml:space="preserve">, </w:t>
      </w:r>
      <w:r w:rsidR="00E47737" w:rsidRPr="00591798">
        <w:rPr>
          <w:rFonts w:cs="Times New Roman"/>
          <w:i/>
          <w:iCs/>
        </w:rPr>
        <w:t>k</w:t>
      </w:r>
      <w:r w:rsidR="00E47737" w:rsidRPr="00591798">
        <w:rPr>
          <w:rFonts w:cs="Times New Roman"/>
        </w:rPr>
        <w:t>=4</w:t>
      </w:r>
      <w:r w:rsidR="00FF2C7F">
        <w:rPr>
          <w:rFonts w:cs="Times New Roman"/>
        </w:rPr>
        <w:t>4</w:t>
      </w:r>
      <w:r w:rsidR="00E47737" w:rsidRPr="00591798">
        <w:rPr>
          <w:rFonts w:cs="Times New Roman"/>
        </w:rPr>
        <w:t>), seizure improvement rates in 24 studies (</w:t>
      </w:r>
      <w:r w:rsidR="00E47737">
        <w:rPr>
          <w:rFonts w:cs="Times New Roman"/>
        </w:rPr>
        <w:t>61.5</w:t>
      </w:r>
      <w:r w:rsidR="00225E91">
        <w:rPr>
          <w:rFonts w:cs="Times New Roman"/>
        </w:rPr>
        <w:t>%,</w:t>
      </w:r>
      <w:r w:rsidR="00E47737">
        <w:rPr>
          <w:rFonts w:cs="Times New Roman"/>
        </w:rPr>
        <w:t xml:space="preserve"> </w:t>
      </w:r>
      <w:r w:rsidR="00E47737" w:rsidRPr="00591798">
        <w:rPr>
          <w:rFonts w:cs="Times New Roman"/>
          <w:i/>
          <w:iCs/>
        </w:rPr>
        <w:t>k</w:t>
      </w:r>
      <w:r w:rsidR="00E47737" w:rsidRPr="00591798">
        <w:rPr>
          <w:rFonts w:cs="Times New Roman"/>
        </w:rPr>
        <w:t>=35</w:t>
      </w:r>
      <w:r w:rsidR="00E47737">
        <w:rPr>
          <w:rFonts w:cs="Times New Roman"/>
        </w:rPr>
        <w:t xml:space="preserve">) </w:t>
      </w:r>
      <w:r w:rsidR="00E47737" w:rsidRPr="00591798">
        <w:rPr>
          <w:rFonts w:cs="Times New Roman"/>
        </w:rPr>
        <w:t>and group</w:t>
      </w:r>
      <w:ins w:id="155" w:author="Chris Gaskell" w:date="2023-10-18T19:25:00Z">
        <w:r w:rsidR="00CE3849">
          <w:rPr>
            <w:rFonts w:cs="Times New Roman"/>
          </w:rPr>
          <w:t>-</w:t>
        </w:r>
      </w:ins>
      <w:del w:id="156" w:author="Chris Gaskell" w:date="2023-10-18T19:25:00Z">
        <w:r w:rsidR="00E47737" w:rsidRPr="00591798" w:rsidDel="00CE3849">
          <w:rPr>
            <w:rFonts w:cs="Times New Roman"/>
          </w:rPr>
          <w:delText xml:space="preserve"> </w:delText>
        </w:r>
      </w:del>
      <w:r w:rsidR="00E47737" w:rsidRPr="00591798">
        <w:rPr>
          <w:rFonts w:cs="Times New Roman"/>
        </w:rPr>
        <w:t>level change (i.e., mean/median) in 22 studies (</w:t>
      </w:r>
      <w:r w:rsidR="00E47737">
        <w:rPr>
          <w:rFonts w:cs="Times New Roman"/>
        </w:rPr>
        <w:t>5</w:t>
      </w:r>
      <w:r w:rsidR="00C70AB2">
        <w:rPr>
          <w:rFonts w:cs="Times New Roman"/>
        </w:rPr>
        <w:t>1</w:t>
      </w:r>
      <w:r w:rsidR="00E47737">
        <w:rPr>
          <w:rFonts w:cs="Times New Roman"/>
        </w:rPr>
        <w:t>.</w:t>
      </w:r>
      <w:r w:rsidR="003160C2">
        <w:rPr>
          <w:rFonts w:cs="Times New Roman"/>
        </w:rPr>
        <w:t>2</w:t>
      </w:r>
      <w:r w:rsidR="00E47737" w:rsidRPr="00591798">
        <w:rPr>
          <w:rFonts w:cs="Times New Roman"/>
        </w:rPr>
        <w:t>%</w:t>
      </w:r>
      <w:r w:rsidR="00E47737">
        <w:rPr>
          <w:rFonts w:cs="Times New Roman"/>
        </w:rPr>
        <w:t xml:space="preserve">, </w:t>
      </w:r>
      <w:r w:rsidR="00E47737" w:rsidRPr="00591798">
        <w:rPr>
          <w:rFonts w:cs="Times New Roman"/>
          <w:i/>
          <w:iCs/>
        </w:rPr>
        <w:t>k</w:t>
      </w:r>
      <w:r w:rsidR="00E47737" w:rsidRPr="00591798">
        <w:rPr>
          <w:rFonts w:cs="Times New Roman"/>
        </w:rPr>
        <w:t>=4</w:t>
      </w:r>
      <w:r w:rsidR="00E47737">
        <w:rPr>
          <w:rFonts w:cs="Times New Roman"/>
        </w:rPr>
        <w:t>2</w:t>
      </w:r>
      <w:r w:rsidR="00E47737" w:rsidRPr="00591798">
        <w:rPr>
          <w:rFonts w:cs="Times New Roman"/>
        </w:rPr>
        <w:t xml:space="preserve">). </w:t>
      </w:r>
      <w:r w:rsidR="00593240">
        <w:rPr>
          <w:rFonts w:cs="Times New Roman"/>
        </w:rPr>
        <w:t>Group-level</w:t>
      </w:r>
      <w:r w:rsidR="00593240" w:rsidRPr="00591798">
        <w:rPr>
          <w:rFonts w:cs="Times New Roman"/>
        </w:rPr>
        <w:t xml:space="preserve"> seizure frequency change</w:t>
      </w:r>
      <w:r w:rsidR="00593240">
        <w:rPr>
          <w:rFonts w:cs="Times New Roman"/>
        </w:rPr>
        <w:t xml:space="preserve"> was </w:t>
      </w:r>
      <w:del w:id="157" w:author="Chris Gaskell" w:date="2023-10-18T19:26:00Z">
        <w:r w:rsidR="00593240" w:rsidDel="004E702C">
          <w:rPr>
            <w:rFonts w:cs="Times New Roman"/>
          </w:rPr>
          <w:delText xml:space="preserve">described </w:delText>
        </w:r>
      </w:del>
      <w:ins w:id="158" w:author="Chris Gaskell" w:date="2023-10-18T19:26:00Z">
        <w:r w:rsidR="004E702C">
          <w:rPr>
            <w:rFonts w:cs="Times New Roman"/>
          </w:rPr>
          <w:t xml:space="preserve">reported </w:t>
        </w:r>
      </w:ins>
      <w:del w:id="159" w:author="Chris Gaskell" w:date="2023-10-18T19:26:00Z">
        <w:r w:rsidR="00593240" w:rsidDel="004E702C">
          <w:rPr>
            <w:rFonts w:cs="Times New Roman"/>
          </w:rPr>
          <w:delText xml:space="preserve">by </w:delText>
        </w:r>
      </w:del>
      <w:ins w:id="160" w:author="Chris Gaskell" w:date="2023-10-18T19:26:00Z">
        <w:r w:rsidR="004E702C">
          <w:rPr>
            <w:rFonts w:cs="Times New Roman"/>
          </w:rPr>
          <w:t xml:space="preserve">as </w:t>
        </w:r>
      </w:ins>
      <w:r w:rsidR="00593240">
        <w:rPr>
          <w:rFonts w:cs="Times New Roman"/>
        </w:rPr>
        <w:t>mean change (</w:t>
      </w:r>
      <w:r w:rsidR="0052430A" w:rsidRPr="007B38F1">
        <w:rPr>
          <w:rFonts w:cs="Times New Roman"/>
          <w:i/>
          <w:iCs/>
        </w:rPr>
        <w:t>c</w:t>
      </w:r>
      <w:r w:rsidR="0052430A">
        <w:rPr>
          <w:rFonts w:cs="Times New Roman"/>
        </w:rPr>
        <w:t>=</w:t>
      </w:r>
      <w:r w:rsidR="00593240">
        <w:rPr>
          <w:rFonts w:cs="Times New Roman"/>
        </w:rPr>
        <w:t>12), median change (</w:t>
      </w:r>
      <w:r w:rsidR="0052430A" w:rsidRPr="007B38F1">
        <w:rPr>
          <w:rFonts w:cs="Times New Roman"/>
          <w:i/>
          <w:iCs/>
        </w:rPr>
        <w:t>c</w:t>
      </w:r>
      <w:r w:rsidR="0052430A">
        <w:rPr>
          <w:rFonts w:cs="Times New Roman"/>
        </w:rPr>
        <w:t>=</w:t>
      </w:r>
      <w:r w:rsidR="00593240">
        <w:rPr>
          <w:rFonts w:cs="Times New Roman"/>
        </w:rPr>
        <w:t>17), or both (</w:t>
      </w:r>
      <w:r w:rsidR="0052430A" w:rsidRPr="007B38F1">
        <w:rPr>
          <w:rFonts w:cs="Times New Roman"/>
          <w:i/>
          <w:iCs/>
        </w:rPr>
        <w:t>c</w:t>
      </w:r>
      <w:r w:rsidR="0052430A">
        <w:rPr>
          <w:rFonts w:cs="Times New Roman"/>
        </w:rPr>
        <w:t>=</w:t>
      </w:r>
      <w:r w:rsidR="00593240">
        <w:rPr>
          <w:rFonts w:cs="Times New Roman"/>
        </w:rPr>
        <w:t xml:space="preserve">7, Supplementary </w:t>
      </w:r>
      <w:r w:rsidR="0052430A">
        <w:rPr>
          <w:rFonts w:cs="Times New Roman"/>
        </w:rPr>
        <w:t>T</w:t>
      </w:r>
      <w:r w:rsidR="00593240">
        <w:rPr>
          <w:rFonts w:cs="Times New Roman"/>
        </w:rPr>
        <w:t xml:space="preserve">able </w:t>
      </w:r>
      <w:r w:rsidR="00F06B46">
        <w:rPr>
          <w:rFonts w:cs="Times New Roman"/>
        </w:rPr>
        <w:t>4</w:t>
      </w:r>
      <w:r w:rsidR="00593240">
        <w:rPr>
          <w:rFonts w:cs="Times New Roman"/>
        </w:rPr>
        <w:t>)</w:t>
      </w:r>
      <w:r w:rsidR="00593240" w:rsidRPr="009070A1">
        <w:rPr>
          <w:rFonts w:cs="Times New Roman"/>
        </w:rPr>
        <w:t>.</w:t>
      </w:r>
    </w:p>
    <w:p w14:paraId="6C862D01" w14:textId="2B1A8897" w:rsidR="004D5B38" w:rsidRDefault="009070A1" w:rsidP="00B86BC8">
      <w:pPr>
        <w:pStyle w:val="BodyText2"/>
        <w:rPr>
          <w:rFonts w:ascii="Times New Roman" w:hAnsi="Times New Roman" w:cs="Times New Roman"/>
        </w:rPr>
      </w:pPr>
      <w:bookmarkStart w:id="161" w:name="seizure-frequency"/>
      <w:bookmarkEnd w:id="144"/>
      <w:r w:rsidRPr="009070A1">
        <w:rPr>
          <w:rFonts w:ascii="Times New Roman" w:hAnsi="Times New Roman" w:cs="Times New Roman"/>
        </w:rPr>
        <w:tab/>
        <w:t xml:space="preserve">While all data relating to seizure frequency was collected subjectively, either from the perspective of patients, </w:t>
      </w:r>
      <w:r w:rsidRPr="00602D1D">
        <w:rPr>
          <w:rFonts w:ascii="Times New Roman" w:hAnsi="Times New Roman" w:cs="Times New Roman"/>
        </w:rPr>
        <w:t xml:space="preserve">their carers or healthcare professionals, there was great variation in how </w:t>
      </w:r>
      <w:r w:rsidR="000A3E42" w:rsidRPr="00602D1D">
        <w:rPr>
          <w:rFonts w:ascii="Times New Roman" w:hAnsi="Times New Roman" w:cs="Times New Roman"/>
        </w:rPr>
        <w:t>it</w:t>
      </w:r>
      <w:r w:rsidRPr="00602D1D">
        <w:rPr>
          <w:rFonts w:ascii="Times New Roman" w:hAnsi="Times New Roman" w:cs="Times New Roman"/>
        </w:rPr>
        <w:t xml:space="preserve"> was measured and reported</w:t>
      </w:r>
      <w:r w:rsidR="00593240" w:rsidRPr="00602D1D">
        <w:rPr>
          <w:rFonts w:ascii="Times New Roman" w:hAnsi="Times New Roman" w:cs="Times New Roman"/>
        </w:rPr>
        <w:t xml:space="preserve"> (Supplementary </w:t>
      </w:r>
      <w:r w:rsidR="0052430A">
        <w:rPr>
          <w:rFonts w:ascii="Times New Roman" w:hAnsi="Times New Roman" w:cs="Times New Roman"/>
        </w:rPr>
        <w:t>T</w:t>
      </w:r>
      <w:r w:rsidR="00593240" w:rsidRPr="00602D1D">
        <w:rPr>
          <w:rFonts w:ascii="Times New Roman" w:hAnsi="Times New Roman" w:cs="Times New Roman"/>
        </w:rPr>
        <w:t xml:space="preserve">able </w:t>
      </w:r>
      <w:r w:rsidR="00F06B46">
        <w:rPr>
          <w:rFonts w:ascii="Times New Roman" w:hAnsi="Times New Roman" w:cs="Times New Roman"/>
        </w:rPr>
        <w:t>5</w:t>
      </w:r>
      <w:r w:rsidR="00593240" w:rsidRPr="00602D1D">
        <w:rPr>
          <w:rFonts w:ascii="Times New Roman" w:hAnsi="Times New Roman" w:cs="Times New Roman"/>
        </w:rPr>
        <w:t>)</w:t>
      </w:r>
      <w:r w:rsidRPr="00602D1D">
        <w:rPr>
          <w:rFonts w:ascii="Times New Roman" w:hAnsi="Times New Roman" w:cs="Times New Roman"/>
        </w:rPr>
        <w:t>.</w:t>
      </w:r>
      <w:r w:rsidRPr="009070A1">
        <w:rPr>
          <w:rFonts w:ascii="Times New Roman" w:hAnsi="Times New Roman" w:cs="Times New Roman"/>
        </w:rPr>
        <w:t xml:space="preserve"> </w:t>
      </w:r>
      <w:r w:rsidR="0052430A">
        <w:rPr>
          <w:rFonts w:ascii="Times New Roman" w:hAnsi="Times New Roman" w:cs="Times New Roman"/>
        </w:rPr>
        <w:t>Some r</w:t>
      </w:r>
      <w:r>
        <w:rPr>
          <w:rFonts w:ascii="Times New Roman" w:hAnsi="Times New Roman" w:cs="Times New Roman"/>
        </w:rPr>
        <w:t xml:space="preserve">esearchers asked participants </w:t>
      </w:r>
      <w:r w:rsidR="00F96133">
        <w:rPr>
          <w:rFonts w:ascii="Times New Roman" w:hAnsi="Times New Roman" w:cs="Times New Roman"/>
        </w:rPr>
        <w:t xml:space="preserve">prospectively </w:t>
      </w:r>
      <w:r w:rsidR="0052162A">
        <w:rPr>
          <w:rFonts w:ascii="Times New Roman" w:hAnsi="Times New Roman" w:cs="Times New Roman"/>
        </w:rPr>
        <w:t xml:space="preserve">to </w:t>
      </w:r>
      <w:r>
        <w:rPr>
          <w:rFonts w:ascii="Times New Roman" w:hAnsi="Times New Roman" w:cs="Times New Roman"/>
        </w:rPr>
        <w:t xml:space="preserve">keep a log or diary of their seizures </w:t>
      </w:r>
      <w:r w:rsidR="00C7322C">
        <w:rPr>
          <w:rFonts w:ascii="Times New Roman" w:hAnsi="Times New Roman" w:cs="Times New Roman"/>
        </w:rPr>
        <w:t xml:space="preserve">over a </w:t>
      </w:r>
      <w:r w:rsidR="000A3E42">
        <w:rPr>
          <w:rFonts w:ascii="Times New Roman" w:hAnsi="Times New Roman" w:cs="Times New Roman"/>
        </w:rPr>
        <w:t xml:space="preserve">specific </w:t>
      </w:r>
      <w:r w:rsidR="00C7322C">
        <w:rPr>
          <w:rFonts w:ascii="Times New Roman" w:hAnsi="Times New Roman" w:cs="Times New Roman"/>
        </w:rPr>
        <w:t>period</w:t>
      </w:r>
      <w:r w:rsidR="000A3E42">
        <w:rPr>
          <w:rFonts w:ascii="Times New Roman" w:hAnsi="Times New Roman" w:cs="Times New Roman"/>
        </w:rPr>
        <w:t>,</w:t>
      </w:r>
      <w:r w:rsidR="00C7322C">
        <w:rPr>
          <w:rFonts w:ascii="Times New Roman" w:hAnsi="Times New Roman" w:cs="Times New Roman"/>
        </w:rPr>
        <w:t xml:space="preserve"> such as</w:t>
      </w:r>
      <w:r>
        <w:rPr>
          <w:rFonts w:ascii="Times New Roman" w:hAnsi="Times New Roman" w:cs="Times New Roman"/>
        </w:rPr>
        <w:t xml:space="preserve"> daily or weekly</w:t>
      </w:r>
      <w:r w:rsidR="0052430A">
        <w:rPr>
          <w:rFonts w:ascii="Times New Roman" w:hAnsi="Times New Roman" w:cs="Times New Roman"/>
        </w:rPr>
        <w:t xml:space="preserve"> - t</w:t>
      </w:r>
      <w:r>
        <w:rPr>
          <w:rFonts w:ascii="Times New Roman" w:hAnsi="Times New Roman" w:cs="Times New Roman"/>
        </w:rPr>
        <w:t xml:space="preserve">his log could include information such as the number of seizures, severity, </w:t>
      </w:r>
      <w:r w:rsidR="00C7322C">
        <w:rPr>
          <w:rFonts w:ascii="Times New Roman" w:hAnsi="Times New Roman" w:cs="Times New Roman"/>
        </w:rPr>
        <w:t>duration,</w:t>
      </w:r>
      <w:r>
        <w:rPr>
          <w:rFonts w:ascii="Times New Roman" w:hAnsi="Times New Roman" w:cs="Times New Roman"/>
        </w:rPr>
        <w:t xml:space="preserve"> and triggers</w:t>
      </w:r>
      <w:ins w:id="162" w:author="Chris Gaskell" w:date="2023-10-18T19:26:00Z">
        <w:r w:rsidR="00AE2BB4">
          <w:rPr>
            <w:rFonts w:ascii="Times New Roman" w:hAnsi="Times New Roman" w:cs="Times New Roman"/>
          </w:rPr>
          <w:t xml:space="preserve">; </w:t>
        </w:r>
      </w:ins>
      <w:del w:id="163" w:author="Chris Gaskell" w:date="2023-10-18T19:26:00Z">
        <w:r w:rsidR="0052430A" w:rsidDel="00AE2BB4">
          <w:rPr>
            <w:rFonts w:ascii="Times New Roman" w:hAnsi="Times New Roman" w:cs="Times New Roman"/>
          </w:rPr>
          <w:delText xml:space="preserve"> - </w:delText>
        </w:r>
        <w:r w:rsidR="00602D1D" w:rsidDel="00AE2BB4">
          <w:rPr>
            <w:rFonts w:ascii="Times New Roman" w:hAnsi="Times New Roman" w:cs="Times New Roman"/>
          </w:rPr>
          <w:delText>;</w:delText>
        </w:r>
        <w:r w:rsidR="00F96133" w:rsidDel="00AE2BB4">
          <w:rPr>
            <w:rFonts w:ascii="Times New Roman" w:hAnsi="Times New Roman" w:cs="Times New Roman"/>
          </w:rPr>
          <w:delText xml:space="preserve"> </w:delText>
        </w:r>
      </w:del>
      <w:r w:rsidR="00602D1D">
        <w:rPr>
          <w:rFonts w:ascii="Times New Roman" w:hAnsi="Times New Roman" w:cs="Times New Roman"/>
        </w:rPr>
        <w:t>o</w:t>
      </w:r>
      <w:r w:rsidR="00F96133">
        <w:rPr>
          <w:rFonts w:ascii="Times New Roman" w:hAnsi="Times New Roman" w:cs="Times New Roman"/>
        </w:rPr>
        <w:t xml:space="preserve">ther researchers asked participants retrospectively how many seizures they experienced over a </w:t>
      </w:r>
      <w:r w:rsidR="000A3E42">
        <w:rPr>
          <w:rFonts w:ascii="Times New Roman" w:hAnsi="Times New Roman" w:cs="Times New Roman"/>
        </w:rPr>
        <w:t>certain</w:t>
      </w:r>
      <w:r w:rsidR="00F96133">
        <w:rPr>
          <w:rFonts w:ascii="Times New Roman" w:hAnsi="Times New Roman" w:cs="Times New Roman"/>
        </w:rPr>
        <w:t xml:space="preserve"> </w:t>
      </w:r>
      <w:r w:rsidR="000A3E42">
        <w:rPr>
          <w:rFonts w:ascii="Times New Roman" w:hAnsi="Times New Roman" w:cs="Times New Roman"/>
        </w:rPr>
        <w:t>period</w:t>
      </w:r>
      <w:r w:rsidR="00602D1D">
        <w:rPr>
          <w:rFonts w:ascii="Times New Roman" w:hAnsi="Times New Roman" w:cs="Times New Roman"/>
        </w:rPr>
        <w:t>; and s</w:t>
      </w:r>
      <w:r w:rsidR="00F96133">
        <w:rPr>
          <w:rFonts w:ascii="Times New Roman" w:hAnsi="Times New Roman" w:cs="Times New Roman"/>
        </w:rPr>
        <w:t xml:space="preserve">ome researchers </w:t>
      </w:r>
      <w:r w:rsidR="00593240">
        <w:rPr>
          <w:rFonts w:ascii="Times New Roman" w:hAnsi="Times New Roman" w:cs="Times New Roman"/>
        </w:rPr>
        <w:t>did not</w:t>
      </w:r>
      <w:r w:rsidR="00F96133">
        <w:rPr>
          <w:rFonts w:ascii="Times New Roman" w:hAnsi="Times New Roman" w:cs="Times New Roman"/>
        </w:rPr>
        <w:t xml:space="preserve"> report how they captured this information. </w:t>
      </w:r>
    </w:p>
    <w:p w14:paraId="71B26A16" w14:textId="77777777" w:rsidR="008C562A" w:rsidRDefault="008C562A" w:rsidP="00B86BC8">
      <w:pPr>
        <w:pStyle w:val="BodyText2"/>
        <w:rPr>
          <w:rFonts w:ascii="Times New Roman" w:hAnsi="Times New Roman" w:cs="Times New Roman"/>
        </w:rPr>
      </w:pPr>
    </w:p>
    <w:p w14:paraId="703E6D37" w14:textId="096D9B5D" w:rsidR="00B73614" w:rsidRPr="004D5B38" w:rsidRDefault="00D55EB0" w:rsidP="00B86BC8">
      <w:pPr>
        <w:pStyle w:val="BodyText2"/>
        <w:rPr>
          <w:rFonts w:ascii="Times New Roman" w:hAnsi="Times New Roman" w:cs="Times New Roman"/>
        </w:rPr>
      </w:pPr>
      <w:r w:rsidRPr="004D5B38">
        <w:rPr>
          <w:rFonts w:ascii="Times New Roman" w:hAnsi="Times New Roman" w:cs="Times New Roman"/>
          <w:b/>
          <w:bCs/>
          <w:i/>
          <w:iCs/>
        </w:rPr>
        <w:t xml:space="preserve">Seizure </w:t>
      </w:r>
      <w:r w:rsidR="00E02B92" w:rsidRPr="004D5B38">
        <w:rPr>
          <w:rFonts w:ascii="Times New Roman" w:hAnsi="Times New Roman" w:cs="Times New Roman"/>
          <w:b/>
          <w:bCs/>
          <w:i/>
          <w:iCs/>
        </w:rPr>
        <w:t>i</w:t>
      </w:r>
      <w:r w:rsidRPr="004D5B38">
        <w:rPr>
          <w:rFonts w:ascii="Times New Roman" w:hAnsi="Times New Roman" w:cs="Times New Roman"/>
          <w:b/>
          <w:bCs/>
          <w:i/>
          <w:iCs/>
        </w:rPr>
        <w:t>ntensity</w:t>
      </w:r>
      <w:r w:rsidR="00593240">
        <w:rPr>
          <w:rFonts w:ascii="Times New Roman" w:hAnsi="Times New Roman" w:cs="Times New Roman"/>
          <w:b/>
          <w:bCs/>
          <w:i/>
          <w:iCs/>
        </w:rPr>
        <w:t xml:space="preserve">, </w:t>
      </w:r>
      <w:r w:rsidR="00E02B92" w:rsidRPr="004D5B38">
        <w:rPr>
          <w:rFonts w:ascii="Times New Roman" w:hAnsi="Times New Roman" w:cs="Times New Roman"/>
          <w:b/>
          <w:bCs/>
          <w:i/>
          <w:iCs/>
        </w:rPr>
        <w:t>s</w:t>
      </w:r>
      <w:r w:rsidRPr="004D5B38">
        <w:rPr>
          <w:rFonts w:ascii="Times New Roman" w:hAnsi="Times New Roman" w:cs="Times New Roman"/>
          <w:b/>
          <w:bCs/>
          <w:i/>
          <w:iCs/>
        </w:rPr>
        <w:t>everity</w:t>
      </w:r>
      <w:bookmarkStart w:id="164" w:name="seizure-intensity-severity"/>
      <w:r w:rsidR="00F96133" w:rsidRPr="004D5B38">
        <w:rPr>
          <w:rFonts w:ascii="Times New Roman" w:hAnsi="Times New Roman" w:cs="Times New Roman"/>
          <w:b/>
          <w:bCs/>
          <w:i/>
          <w:iCs/>
        </w:rPr>
        <w:t xml:space="preserve"> </w:t>
      </w:r>
      <w:r w:rsidR="00593240">
        <w:rPr>
          <w:rFonts w:ascii="Times New Roman" w:hAnsi="Times New Roman" w:cs="Times New Roman"/>
          <w:b/>
          <w:bCs/>
          <w:i/>
          <w:iCs/>
        </w:rPr>
        <w:t>and</w:t>
      </w:r>
      <w:r w:rsidR="00F96133" w:rsidRPr="004D5B38">
        <w:rPr>
          <w:rFonts w:ascii="Times New Roman" w:hAnsi="Times New Roman" w:cs="Times New Roman"/>
          <w:b/>
          <w:bCs/>
          <w:i/>
          <w:iCs/>
        </w:rPr>
        <w:t xml:space="preserve"> </w:t>
      </w:r>
      <w:proofErr w:type="spellStart"/>
      <w:r w:rsidR="00F96133" w:rsidRPr="004D5B38">
        <w:rPr>
          <w:rFonts w:ascii="Times New Roman" w:hAnsi="Times New Roman" w:cs="Times New Roman"/>
          <w:b/>
          <w:bCs/>
          <w:i/>
          <w:iCs/>
        </w:rPr>
        <w:t>bothersomeness</w:t>
      </w:r>
      <w:proofErr w:type="spellEnd"/>
    </w:p>
    <w:p w14:paraId="1D2AA57F" w14:textId="0D0E481E" w:rsidR="0027153A" w:rsidRDefault="00232075" w:rsidP="00593240">
      <w:pPr>
        <w:pStyle w:val="FirstParagraph"/>
        <w:rPr>
          <w:rFonts w:cs="Times New Roman"/>
        </w:rPr>
      </w:pPr>
      <w:bookmarkStart w:id="165" w:name="seiure-bothersomeness"/>
      <w:bookmarkEnd w:id="164"/>
      <w:r>
        <w:rPr>
          <w:rFonts w:cs="Times New Roman"/>
        </w:rPr>
        <w:t xml:space="preserve">Ten </w:t>
      </w:r>
      <w:r w:rsidR="006D0699">
        <w:rPr>
          <w:rFonts w:cs="Times New Roman"/>
        </w:rPr>
        <w:t>studies</w:t>
      </w:r>
      <w:r w:rsidR="004C2664">
        <w:rPr>
          <w:rFonts w:cs="Times New Roman"/>
        </w:rPr>
        <w:t xml:space="preserve"> </w:t>
      </w:r>
      <w:r w:rsidR="001217F0">
        <w:rPr>
          <w:rFonts w:cs="Times New Roman"/>
        </w:rPr>
        <w:t>employed</w:t>
      </w:r>
      <w:r w:rsidR="00BC27F5">
        <w:rPr>
          <w:rFonts w:cs="Times New Roman"/>
        </w:rPr>
        <w:t xml:space="preserve"> outcomes </w:t>
      </w:r>
      <w:r w:rsidR="002B5EC1">
        <w:rPr>
          <w:rFonts w:cs="Times New Roman"/>
        </w:rPr>
        <w:t xml:space="preserve">pertaining to </w:t>
      </w:r>
      <w:r w:rsidR="00BC27F5">
        <w:rPr>
          <w:rFonts w:cs="Times New Roman"/>
        </w:rPr>
        <w:t xml:space="preserve">intensity, severity or </w:t>
      </w:r>
      <w:proofErr w:type="spellStart"/>
      <w:r w:rsidR="00BC27F5">
        <w:rPr>
          <w:rFonts w:cs="Times New Roman"/>
        </w:rPr>
        <w:t>bothersomeness</w:t>
      </w:r>
      <w:proofErr w:type="spellEnd"/>
      <w:r w:rsidR="00BC27F5">
        <w:rPr>
          <w:rFonts w:cs="Times New Roman"/>
        </w:rPr>
        <w:t xml:space="preserve"> of seizures</w:t>
      </w:r>
      <w:r w:rsidR="004D5B38">
        <w:rPr>
          <w:rFonts w:cs="Times New Roman"/>
        </w:rPr>
        <w:t xml:space="preserve"> </w:t>
      </w:r>
      <w:r>
        <w:rPr>
          <w:rFonts w:cs="Times New Roman"/>
        </w:rPr>
        <w:fldChar w:fldCharType="begin">
          <w:fldData xml:space="preserve">PEVuZE5vdGU+PENpdGU+PEF1dGhvcj5CYXNsZXQ8L0F1dGhvcj48WWVhcj4yMDIwPC9ZZWFyPjxJ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</w:fldData>
        </w:fldChar>
      </w:r>
      <w:r w:rsidR="001966F7">
        <w:rPr>
          <w:rFonts w:cs="Times New Roman"/>
        </w:rPr>
        <w:instrText xml:space="preserve"> ADDIN EN.CITE </w:instrText>
      </w:r>
      <w:r w:rsidR="001966F7">
        <w:rPr>
          <w:rFonts w:cs="Times New Roman"/>
        </w:rPr>
        <w:fldChar w:fldCharType="begin">
          <w:fldData xml:space="preserve">PEVuZE5vdGU+PENpdGU+PEF1dGhvcj5CYXNsZXQ8L0F1dGhvcj48WWVhcj4yMDIwPC9ZZWFyPjxJ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</w:fldData>
        </w:fldChar>
      </w:r>
      <w:r w:rsidR="001966F7">
        <w:rPr>
          <w:rFonts w:cs="Times New Roman"/>
        </w:rPr>
        <w:instrText xml:space="preserve"> ADDIN EN.CITE.DATA </w:instrText>
      </w:r>
      <w:r w:rsidR="001966F7">
        <w:rPr>
          <w:rFonts w:cs="Times New Roman"/>
        </w:rPr>
      </w:r>
      <w:r w:rsidR="001966F7">
        <w:rPr>
          <w:rFonts w:cs="Times New Roman"/>
        </w:rPr>
        <w:fldChar w:fldCharType="end"/>
      </w:r>
      <w:r>
        <w:rPr>
          <w:rFonts w:cs="Times New Roman"/>
        </w:rPr>
      </w:r>
      <w:r>
        <w:rPr>
          <w:rFonts w:cs="Times New Roman"/>
        </w:rPr>
        <w:fldChar w:fldCharType="separate"/>
      </w:r>
      <w:r w:rsidR="001966F7">
        <w:rPr>
          <w:rFonts w:cs="Times New Roman"/>
          <w:noProof/>
        </w:rPr>
        <w:t>[10, 30-32, 42, 44, 50, 65-67]</w:t>
      </w:r>
      <w:r>
        <w:rPr>
          <w:rFonts w:cs="Times New Roman"/>
        </w:rPr>
        <w:fldChar w:fldCharType="end"/>
      </w:r>
      <w:r>
        <w:rPr>
          <w:rFonts w:cs="Times New Roman"/>
        </w:rPr>
        <w:t xml:space="preserve">. </w:t>
      </w:r>
      <w:r w:rsidR="00C57BAB">
        <w:rPr>
          <w:rFonts w:cs="Times New Roman"/>
        </w:rPr>
        <w:t xml:space="preserve">(Supplemental Table </w:t>
      </w:r>
      <w:r w:rsidR="00F06B46">
        <w:rPr>
          <w:rFonts w:cs="Times New Roman"/>
        </w:rPr>
        <w:t>5</w:t>
      </w:r>
      <w:r w:rsidR="00C4242B">
        <w:rPr>
          <w:rFonts w:cs="Times New Roman"/>
        </w:rPr>
        <w:t xml:space="preserve"> </w:t>
      </w:r>
      <w:r w:rsidR="0052430A">
        <w:rPr>
          <w:rFonts w:cs="Times New Roman"/>
        </w:rPr>
        <w:t>&amp;</w:t>
      </w:r>
      <w:r w:rsidR="00C4242B">
        <w:rPr>
          <w:rFonts w:cs="Times New Roman"/>
        </w:rPr>
        <w:t xml:space="preserve"> </w:t>
      </w:r>
      <w:r w:rsidR="00F06B46">
        <w:rPr>
          <w:rFonts w:cs="Times New Roman"/>
        </w:rPr>
        <w:t>6</w:t>
      </w:r>
      <w:r w:rsidR="00C57BAB">
        <w:rPr>
          <w:rFonts w:cs="Times New Roman"/>
        </w:rPr>
        <w:t>)</w:t>
      </w:r>
      <w:r w:rsidR="004C2664" w:rsidRPr="002E1669">
        <w:rPr>
          <w:rFonts w:cs="Times New Roman"/>
        </w:rPr>
        <w:t xml:space="preserve">. </w:t>
      </w:r>
      <w:r w:rsidR="0027153A">
        <w:rPr>
          <w:rFonts w:cs="Times New Roman"/>
        </w:rPr>
        <w:t xml:space="preserve">While all measures were subjectively rated, one study used the full </w:t>
      </w:r>
      <w:commentRangeStart w:id="166"/>
      <w:r w:rsidR="0027153A">
        <w:rPr>
          <w:rFonts w:cs="Times New Roman"/>
        </w:rPr>
        <w:t xml:space="preserve">PNES </w:t>
      </w:r>
      <w:commentRangeEnd w:id="166"/>
      <w:r w:rsidR="00530601">
        <w:rPr>
          <w:rStyle w:val="CommentReference"/>
          <w:rFonts w:asciiTheme="minorHAnsi" w:hAnsiTheme="minorHAnsi"/>
        </w:rPr>
        <w:commentReference w:id="166"/>
      </w:r>
      <w:r w:rsidR="0027153A">
        <w:rPr>
          <w:rFonts w:cs="Times New Roman"/>
        </w:rPr>
        <w:t>scale</w:t>
      </w:r>
      <w:r w:rsidR="00E12965">
        <w:rPr>
          <w:rFonts w:cs="Times New Roman"/>
        </w:rPr>
        <w:t xml:space="preserve"> </w:t>
      </w:r>
      <w:r w:rsidR="00E12965">
        <w:rPr>
          <w:rFonts w:cs="Times New Roman"/>
        </w:rPr>
        <w:fldChar w:fldCharType="begin">
          <w:fldData xml:space="preserve">PEVuZE5vdGU+PENpdGU+PEF1dGhvcj5DaWFuY2k8L0F1dGhvcj48WWVhcj4yMDExPC9ZZWFyPjxJ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</w:fldData>
        </w:fldChar>
      </w:r>
      <w:r w:rsidR="001966F7">
        <w:rPr>
          <w:rFonts w:cs="Times New Roman"/>
        </w:rPr>
        <w:instrText xml:space="preserve"> ADDIN EN.CITE </w:instrText>
      </w:r>
      <w:r w:rsidR="001966F7">
        <w:rPr>
          <w:rFonts w:cs="Times New Roman"/>
        </w:rPr>
        <w:fldChar w:fldCharType="begin">
          <w:fldData xml:space="preserve">PEVuZE5vdGU+PENpdGU+PEF1dGhvcj5DaWFuY2k8L0F1dGhvcj48WWVhcj4yMDExPC9ZZWFyPjxJ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</w:fldData>
        </w:fldChar>
      </w:r>
      <w:r w:rsidR="001966F7">
        <w:rPr>
          <w:rFonts w:cs="Times New Roman"/>
        </w:rPr>
        <w:instrText xml:space="preserve"> ADDIN EN.CITE.DATA </w:instrText>
      </w:r>
      <w:r w:rsidR="001966F7">
        <w:rPr>
          <w:rFonts w:cs="Times New Roman"/>
        </w:rPr>
      </w:r>
      <w:r w:rsidR="001966F7">
        <w:rPr>
          <w:rFonts w:cs="Times New Roman"/>
        </w:rPr>
        <w:fldChar w:fldCharType="end"/>
      </w:r>
      <w:r w:rsidR="00E12965">
        <w:rPr>
          <w:rFonts w:cs="Times New Roman"/>
        </w:rPr>
      </w:r>
      <w:r w:rsidR="00E12965">
        <w:rPr>
          <w:rFonts w:cs="Times New Roman"/>
        </w:rPr>
        <w:fldChar w:fldCharType="separate"/>
      </w:r>
      <w:r w:rsidR="001966F7">
        <w:rPr>
          <w:rFonts w:cs="Times New Roman"/>
          <w:noProof/>
        </w:rPr>
        <w:t>[72]</w:t>
      </w:r>
      <w:r w:rsidR="00E12965">
        <w:rPr>
          <w:rFonts w:cs="Times New Roman"/>
        </w:rPr>
        <w:fldChar w:fldCharType="end"/>
      </w:r>
      <w:r w:rsidR="0027153A">
        <w:rPr>
          <w:rFonts w:cs="Times New Roman"/>
        </w:rPr>
        <w:t xml:space="preserve"> which considers FDS motor manifestations as an indicator of severity</w:t>
      </w:r>
      <w:r w:rsidR="00E12965">
        <w:rPr>
          <w:rFonts w:cs="Times New Roman"/>
        </w:rPr>
        <w:t xml:space="preserve"> </w:t>
      </w:r>
      <w:r w:rsidR="00E12965">
        <w:rPr>
          <w:rFonts w:cs="Times New Roman"/>
        </w:rPr>
        <w:fldChar w:fldCharType="begin"/>
      </w:r>
      <w:r w:rsidR="004226FF">
        <w:rPr>
          <w:rFonts w:cs="Times New Roman"/>
        </w:rPr>
        <w:instrText xml:space="preserve"> ADDIN EN.CITE &lt;EndNote&gt;&lt;Cite&gt;&lt;Author&gt;Bhattacharjee&lt;/Author&gt;&lt;Year&gt;2022&lt;/Year&gt;&lt;IDText&gt;Brief online psychotherapy for psychogenic non-epileptic seizures using the psychoeducation-motivational interviewing- self appraisal- grounding (PMSG) model: A multiple baseline case series study&lt;/IDText&gt;&lt;DisplayText&gt;[30]&lt;/DisplayText&gt;&lt;record&gt;&lt;keywords&gt;&lt;keyword&gt;Brief psychotherapy&lt;/keyword&gt;&lt;keyword&gt;COVID-19&lt;/keyword&gt;&lt;keyword&gt;Grounding&lt;/keyword&gt;&lt;keyword&gt;Internet-based intervention&lt;/keyword&gt;&lt;keyword&gt;Online psychotherapy&lt;/keyword&gt;&lt;keyword&gt;Psychogenic non-epileptic seizures&lt;/keyword&gt;&lt;/keywords&gt;&lt;isbn&gt;2773-0212&lt;/isbn&gt;&lt;titles&gt;&lt;title&gt;Brief online psychotherapy for psychogenic non-epileptic seizures using the psychoeducation-motivational interviewing- self appraisal- grounding (PMSG) model: A multiple baseline case series study&lt;/title&gt;&lt;secondary-title&gt;Psychiatry Research Case Reports&lt;/secondary-title&gt;&lt;/titles&gt;&lt;pages&gt;100080&lt;/pages&gt;&lt;number&gt;2&lt;/number&gt;&lt;contributors&gt;&lt;authors&gt;&lt;author&gt;Bhattacharjee, Debanjan&lt;/author&gt;&lt;author&gt;Chakraborty, Avik&lt;/author&gt;&lt;/authors&gt;&lt;/contributors&gt;&lt;added-date format="utc"&gt;1696338120&lt;/added-date&gt;&lt;ref-type name="Journal Article"&gt;17&lt;/ref-type&gt;&lt;dates&gt;&lt;year&gt;2022&lt;/year&gt;&lt;/dates&gt;&lt;rec-number&gt;40301&lt;/rec-number&gt;&lt;publisher&gt;Elsevier B.V&lt;/publisher&gt;&lt;last-updated-date format="utc"&gt;1696338120&lt;/last-updated-date&gt;&lt;electronic-resource-num&gt;10.1016/j.psycr.2022.100080&lt;/electronic-resource-num&gt;&lt;volume&gt;1&lt;/volume&gt;&lt;/record&gt;&lt;/Cite&gt;&lt;/EndNote&gt;</w:instrText>
      </w:r>
      <w:r w:rsidR="00E12965">
        <w:rPr>
          <w:rFonts w:cs="Times New Roman"/>
        </w:rPr>
        <w:fldChar w:fldCharType="separate"/>
      </w:r>
      <w:r w:rsidR="004226FF">
        <w:rPr>
          <w:rFonts w:cs="Times New Roman"/>
          <w:noProof/>
        </w:rPr>
        <w:t>[30]</w:t>
      </w:r>
      <w:r w:rsidR="00E12965">
        <w:rPr>
          <w:rFonts w:cs="Times New Roman"/>
        </w:rPr>
        <w:fldChar w:fldCharType="end"/>
      </w:r>
      <w:r w:rsidR="00E12965">
        <w:rPr>
          <w:rFonts w:cs="Times New Roman"/>
        </w:rPr>
        <w:t xml:space="preserve">. </w:t>
      </w:r>
      <w:r w:rsidR="00A63918">
        <w:rPr>
          <w:rFonts w:cs="Times New Roman"/>
        </w:rPr>
        <w:t xml:space="preserve">Measures </w:t>
      </w:r>
      <w:r w:rsidR="0027153A">
        <w:rPr>
          <w:rFonts w:cs="Times New Roman"/>
        </w:rPr>
        <w:t xml:space="preserve">ranged from asking participants </w:t>
      </w:r>
      <w:del w:id="167" w:author="Chris Gaskell" w:date="2023-10-18T19:27:00Z">
        <w:r w:rsidR="0027153A" w:rsidDel="000A5BE5">
          <w:rPr>
            <w:rFonts w:cs="Times New Roman"/>
          </w:rPr>
          <w:delText>to answer one-item</w:delText>
        </w:r>
      </w:del>
      <w:ins w:id="168" w:author="Chris Gaskell" w:date="2023-10-18T19:27:00Z">
        <w:r w:rsidR="000A5BE5">
          <w:rPr>
            <w:rFonts w:cs="Times New Roman"/>
          </w:rPr>
          <w:t>a single-item</w:t>
        </w:r>
      </w:ins>
      <w:r w:rsidR="0027153A">
        <w:rPr>
          <w:rFonts w:cs="Times New Roman"/>
        </w:rPr>
        <w:t xml:space="preserve"> to 20</w:t>
      </w:r>
      <w:r w:rsidR="00A63918">
        <w:rPr>
          <w:rFonts w:cs="Times New Roman"/>
        </w:rPr>
        <w:t>-</w:t>
      </w:r>
      <w:r w:rsidR="0027153A">
        <w:rPr>
          <w:rFonts w:cs="Times New Roman"/>
        </w:rPr>
        <w:t>items as part of t</w:t>
      </w:r>
      <w:r w:rsidR="00593240">
        <w:rPr>
          <w:rFonts w:cs="Times New Roman"/>
        </w:rPr>
        <w:t>h</w:t>
      </w:r>
      <w:r w:rsidR="0027153A">
        <w:rPr>
          <w:rFonts w:cs="Times New Roman"/>
        </w:rPr>
        <w:t>e Liverpool Seizure Severity Scale</w:t>
      </w:r>
      <w:r w:rsidR="00E12965">
        <w:rPr>
          <w:rFonts w:cs="Times New Roman"/>
        </w:rPr>
        <w:t xml:space="preserve"> </w:t>
      </w:r>
      <w:r w:rsidR="00332554">
        <w:rPr>
          <w:rFonts w:cs="Times New Roman"/>
        </w:rPr>
        <w:t xml:space="preserve"> </w:t>
      </w:r>
      <w:r w:rsidR="00332554">
        <w:rPr>
          <w:rFonts w:cs="Times New Roman"/>
        </w:rPr>
        <w:fldChar w:fldCharType="begin"/>
      </w:r>
      <w:r w:rsidR="001966F7">
        <w:rPr>
          <w:rFonts w:cs="Times New Roman"/>
        </w:rPr>
        <w:instrText xml:space="preserve"> ADDIN EN.CITE &lt;EndNote&gt;&lt;Cite&gt;&lt;Author&gt;Baker&lt;/Author&gt;&lt;Year&gt;1998&lt;/Year&gt;&lt;IDText&gt;Liverpool Seizure Severity Scale revisited&lt;/IDText&gt;&lt;DisplayText&gt;[73]&lt;/DisplayText&gt;&lt;record&gt;&lt;keywords&gt;&lt;keyword&gt;Severity of Illness Index&lt;/keyword&gt;&lt;keyword&gt;Epilepsy -- Diagnosis&lt;/keyword&gt;&lt;keyword&gt;Seizures -- Classification&lt;/keyword&gt;&lt;/keywords&gt;&lt;isbn&gt;1059-1311&lt;/isbn&gt;&lt;titles&gt;&lt;title&gt;Liverpool Seizure Severity Scale revisited&lt;/title&gt;&lt;secondary-title&gt;Seizure&lt;/secondary-title&gt;&lt;/titles&gt;&lt;pages&gt;201-205&lt;/pages&gt;&lt;number&gt;3&lt;/number&gt;&lt;contributors&gt;&lt;authors&gt;&lt;author&gt;Baker, G. A.&lt;/author&gt;&lt;author&gt;Smith, D. F.&lt;/author&gt;&lt;author&gt;Jacoby, A.&lt;/author&gt;&lt;author&gt;Hayes, J. A.&lt;/author&gt;&lt;author&gt;Chadwick, D. W.&lt;/author&gt;&lt;/authors&gt;&lt;/contributors&gt;&lt;added-date format="utc"&gt;1434993943&lt;/added-date&gt;&lt;ref-type name="Journal Article"&gt;17&lt;/ref-type&gt;&lt;dates&gt;&lt;year&gt;1998&lt;/year&gt;&lt;/dates&gt;&lt;rec-number&gt;1263&lt;/rec-number&gt;&lt;last-updated-date format="utc"&gt;1655021486&lt;/last-updated-date&gt;&lt;volume&gt;7&lt;/volume&gt;&lt;/record&gt;&lt;/Cite&gt;&lt;/EndNote&gt;</w:instrText>
      </w:r>
      <w:r w:rsidR="00332554">
        <w:rPr>
          <w:rFonts w:cs="Times New Roman"/>
        </w:rPr>
        <w:fldChar w:fldCharType="separate"/>
      </w:r>
      <w:r w:rsidR="001966F7">
        <w:rPr>
          <w:rFonts w:cs="Times New Roman"/>
          <w:noProof/>
        </w:rPr>
        <w:t>[73]</w:t>
      </w:r>
      <w:r w:rsidR="00332554">
        <w:rPr>
          <w:rFonts w:cs="Times New Roman"/>
        </w:rPr>
        <w:fldChar w:fldCharType="end"/>
      </w:r>
      <w:r w:rsidR="000A3E42">
        <w:rPr>
          <w:rFonts w:cs="Times New Roman"/>
        </w:rPr>
        <w:t>, which was originally developed for people with epileptic seizures</w:t>
      </w:r>
      <w:r w:rsidR="0027153A">
        <w:rPr>
          <w:rFonts w:cs="Times New Roman"/>
        </w:rPr>
        <w:t xml:space="preserve">. </w:t>
      </w:r>
    </w:p>
    <w:p w14:paraId="0533266D" w14:textId="0C2E604B" w:rsidR="001217F0" w:rsidDel="00A274D9" w:rsidRDefault="0027153A" w:rsidP="00560E1D">
      <w:pPr>
        <w:pStyle w:val="FirstParagraph"/>
        <w:rPr>
          <w:del w:id="169" w:author="Chris Gaskell" w:date="2023-10-18T19:29:00Z"/>
          <w:rFonts w:cs="Times New Roman"/>
        </w:rPr>
      </w:pPr>
      <w:r>
        <w:rPr>
          <w:rFonts w:cs="Times New Roman"/>
        </w:rPr>
        <w:lastRenderedPageBreak/>
        <w:t>Four of the studies reported a significant improvement in score</w:t>
      </w:r>
      <w:r w:rsidR="00A63918">
        <w:rPr>
          <w:rFonts w:cs="Times New Roman"/>
        </w:rPr>
        <w:t>s</w:t>
      </w:r>
      <w:r w:rsidR="00791E53">
        <w:rPr>
          <w:rFonts w:cs="Times New Roman"/>
        </w:rPr>
        <w:t xml:space="preserve"> </w:t>
      </w:r>
      <w:commentRangeStart w:id="170"/>
      <w:r w:rsidR="000533B2" w:rsidRPr="008C08D7">
        <w:rPr>
          <w:highlight w:val="yellow"/>
        </w:rPr>
        <w:fldChar w:fldCharType="begin">
          <w:fldData xml:space="preserve">PEVuZE5vdGU+PENpdGU+PEF1dGhvcj5CYXNsZXQ8L0F1dGhvcj48WWVhcj4yMDIwPC9ZZWFyPjxJ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==
</w:fldData>
        </w:fldChar>
      </w:r>
      <w:r w:rsidR="000533B2" w:rsidRPr="008C08D7">
        <w:rPr>
          <w:rFonts w:cs="Times New Roman"/>
          <w:highlight w:val="yellow"/>
        </w:rPr>
        <w:instrText xml:space="preserve"> ADDIN EN.CITE </w:instrText>
      </w:r>
      <w:r w:rsidR="000533B2" w:rsidRPr="008C08D7">
        <w:rPr>
          <w:highlight w:val="yellow"/>
        </w:rPr>
        <w:fldChar w:fldCharType="begin">
          <w:fldData xml:space="preserve">PEVuZE5vdGU+PENpdGU+PEF1dGhvcj5CYXNsZXQ8L0F1dGhvcj48WWVhcj4yMDIwPC9ZZWFyPjxJ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==
</w:fldData>
        </w:fldChar>
      </w:r>
      <w:r w:rsidR="000533B2" w:rsidRPr="008C08D7">
        <w:rPr>
          <w:rFonts w:cs="Times New Roman"/>
          <w:highlight w:val="yellow"/>
        </w:rPr>
        <w:instrText xml:space="preserve"> ADDIN EN.CITE.DATA </w:instrText>
      </w:r>
      <w:r w:rsidR="000533B2" w:rsidRPr="008C08D7">
        <w:rPr>
          <w:highlight w:val="yellow"/>
        </w:rPr>
      </w:r>
      <w:r w:rsidR="000533B2" w:rsidRPr="008C08D7">
        <w:rPr>
          <w:highlight w:val="yellow"/>
        </w:rPr>
        <w:fldChar w:fldCharType="end"/>
      </w:r>
      <w:r w:rsidR="000533B2" w:rsidRPr="008C08D7">
        <w:rPr>
          <w:highlight w:val="yellow"/>
        </w:rPr>
      </w:r>
      <w:r w:rsidR="000533B2" w:rsidRPr="008C08D7">
        <w:rPr>
          <w:highlight w:val="yellow"/>
        </w:rPr>
        <w:fldChar w:fldCharType="separate"/>
      </w:r>
      <w:r w:rsidR="000533B2" w:rsidRPr="008C08D7">
        <w:rPr>
          <w:rFonts w:cs="Times New Roman"/>
          <w:noProof/>
          <w:highlight w:val="yellow"/>
        </w:rPr>
        <w:t>[30-32, 65]</w:t>
      </w:r>
      <w:r w:rsidR="000533B2" w:rsidRPr="008C08D7">
        <w:rPr>
          <w:highlight w:val="yellow"/>
        </w:rPr>
        <w:fldChar w:fldCharType="end"/>
      </w:r>
      <w:commentRangeEnd w:id="170"/>
      <w:r w:rsidR="0008799C">
        <w:rPr>
          <w:rStyle w:val="CommentReference"/>
          <w:rFonts w:asciiTheme="minorHAnsi" w:hAnsiTheme="minorHAnsi"/>
        </w:rPr>
        <w:commentReference w:id="170"/>
      </w:r>
      <w:r w:rsidR="000533B2" w:rsidRPr="008C08D7">
        <w:rPr>
          <w:rFonts w:cs="Times New Roman"/>
          <w:highlight w:val="yellow"/>
        </w:rPr>
        <w:t>,</w:t>
      </w:r>
      <w:r>
        <w:rPr>
          <w:rFonts w:cs="Times New Roman"/>
        </w:rPr>
        <w:t xml:space="preserve"> </w:t>
      </w:r>
      <w:r w:rsidR="000533B2">
        <w:rPr>
          <w:rFonts w:cs="Times New Roman"/>
        </w:rPr>
        <w:t>t</w:t>
      </w:r>
      <w:r>
        <w:rPr>
          <w:rFonts w:cs="Times New Roman"/>
        </w:rPr>
        <w:t>hree described a</w:t>
      </w:r>
      <w:r w:rsidR="00593240">
        <w:rPr>
          <w:rFonts w:cs="Times New Roman"/>
        </w:rPr>
        <w:t xml:space="preserve"> </w:t>
      </w:r>
      <w:commentRangeStart w:id="171"/>
      <w:r w:rsidR="00593240">
        <w:rPr>
          <w:rFonts w:cs="Times New Roman"/>
        </w:rPr>
        <w:t xml:space="preserve">difference </w:t>
      </w:r>
      <w:commentRangeEnd w:id="171"/>
      <w:r w:rsidR="00530601">
        <w:rPr>
          <w:rStyle w:val="CommentReference"/>
          <w:rFonts w:asciiTheme="minorHAnsi" w:hAnsiTheme="minorHAnsi"/>
        </w:rPr>
        <w:commentReference w:id="171"/>
      </w:r>
      <w:r w:rsidR="00593240">
        <w:rPr>
          <w:rFonts w:cs="Times New Roman"/>
        </w:rPr>
        <w:t>that was not statistically significant</w:t>
      </w:r>
      <w:r w:rsidR="000533B2">
        <w:rPr>
          <w:rFonts w:cs="Times New Roman"/>
        </w:rPr>
        <w:t xml:space="preserve"> </w:t>
      </w:r>
      <w:r w:rsidR="00560E1D" w:rsidRPr="008C08D7">
        <w:rPr>
          <w:highlight w:val="yellow"/>
        </w:rPr>
        <w:fldChar w:fldCharType="begin">
          <w:fldData xml:space="preserve">PEVuZE5vdGU+PENpdGU+PEF1dGhvcj5Hb2xkc3RlaW48L0F1dGhvcj48WWVhcj4yMDIwPC9ZZWFy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=
</w:fldData>
        </w:fldChar>
      </w:r>
      <w:r w:rsidR="00560E1D" w:rsidRPr="008C08D7">
        <w:rPr>
          <w:rFonts w:cs="Times New Roman"/>
          <w:highlight w:val="yellow"/>
        </w:rPr>
        <w:instrText xml:space="preserve"> ADDIN EN.CITE </w:instrText>
      </w:r>
      <w:r w:rsidR="00560E1D" w:rsidRPr="008C08D7">
        <w:rPr>
          <w:highlight w:val="yellow"/>
        </w:rPr>
        <w:fldChar w:fldCharType="begin">
          <w:fldData xml:space="preserve">PEVuZE5vdGU+PENpdGU+PEF1dGhvcj5Hb2xkc3RlaW48L0F1dGhvcj48WWVhcj4yMDIwPC9ZZWFy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=
</w:fldData>
        </w:fldChar>
      </w:r>
      <w:r w:rsidR="00560E1D" w:rsidRPr="008C08D7">
        <w:rPr>
          <w:rFonts w:cs="Times New Roman"/>
          <w:highlight w:val="yellow"/>
        </w:rPr>
        <w:instrText xml:space="preserve"> ADDIN EN.CITE.DATA </w:instrText>
      </w:r>
      <w:r w:rsidR="00560E1D" w:rsidRPr="008C08D7">
        <w:rPr>
          <w:highlight w:val="yellow"/>
        </w:rPr>
      </w:r>
      <w:r w:rsidR="00560E1D" w:rsidRPr="008C08D7">
        <w:rPr>
          <w:highlight w:val="yellow"/>
        </w:rPr>
        <w:fldChar w:fldCharType="end"/>
      </w:r>
      <w:r w:rsidR="00560E1D" w:rsidRPr="008C08D7">
        <w:rPr>
          <w:highlight w:val="yellow"/>
        </w:rPr>
      </w:r>
      <w:r w:rsidR="00560E1D" w:rsidRPr="008C08D7">
        <w:rPr>
          <w:highlight w:val="yellow"/>
        </w:rPr>
        <w:fldChar w:fldCharType="separate"/>
      </w:r>
      <w:r w:rsidR="00560E1D" w:rsidRPr="008C08D7">
        <w:rPr>
          <w:rFonts w:cs="Times New Roman"/>
          <w:noProof/>
          <w:highlight w:val="yellow"/>
        </w:rPr>
        <w:t>[10, 50, 66]</w:t>
      </w:r>
      <w:r w:rsidR="00560E1D" w:rsidRPr="008C08D7">
        <w:rPr>
          <w:highlight w:val="yellow"/>
        </w:rPr>
        <w:fldChar w:fldCharType="end"/>
      </w:r>
      <w:r w:rsidR="00593240">
        <w:rPr>
          <w:rFonts w:cs="Times New Roman"/>
        </w:rPr>
        <w:t>. T</w:t>
      </w:r>
      <w:r>
        <w:rPr>
          <w:rFonts w:cs="Times New Roman"/>
        </w:rPr>
        <w:t>wo studies reported no significant change and</w:t>
      </w:r>
      <w:r w:rsidR="00593240">
        <w:rPr>
          <w:rFonts w:cs="Times New Roman"/>
        </w:rPr>
        <w:t xml:space="preserve"> did not</w:t>
      </w:r>
      <w:r>
        <w:rPr>
          <w:rFonts w:cs="Times New Roman"/>
        </w:rPr>
        <w:t xml:space="preserve"> report absolute values</w:t>
      </w:r>
      <w:r w:rsidR="00560E1D">
        <w:rPr>
          <w:rFonts w:cs="Times New Roman"/>
        </w:rPr>
        <w:t xml:space="preserve"> </w:t>
      </w:r>
      <w:r w:rsidR="00560E1D" w:rsidRPr="008C08D7">
        <w:rPr>
          <w:highlight w:val="yellow"/>
        </w:rPr>
        <w:fldChar w:fldCharType="begin">
          <w:fldData xml:space="preserve">PEVuZE5vdGU+PENpdGU+PEF1dGhvcj5DaGVuPC9BdXRob3I+PFllYXI+MjAxNDwvWWVhcj48SURU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</w:fldData>
        </w:fldChar>
      </w:r>
      <w:r w:rsidR="00560E1D" w:rsidRPr="008C08D7">
        <w:rPr>
          <w:rFonts w:cs="Times New Roman"/>
          <w:highlight w:val="yellow"/>
        </w:rPr>
        <w:instrText xml:space="preserve"> ADDIN EN.CITE </w:instrText>
      </w:r>
      <w:r w:rsidR="00560E1D" w:rsidRPr="008C08D7">
        <w:rPr>
          <w:highlight w:val="yellow"/>
        </w:rPr>
        <w:fldChar w:fldCharType="begin">
          <w:fldData xml:space="preserve">PEVuZE5vdGU+PENpdGU+PEF1dGhvcj5DaGVuPC9BdXRob3I+PFllYXI+MjAxNDwvWWVhcj48SURU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</w:fldData>
        </w:fldChar>
      </w:r>
      <w:r w:rsidR="00560E1D" w:rsidRPr="008C08D7">
        <w:rPr>
          <w:rFonts w:cs="Times New Roman"/>
          <w:highlight w:val="yellow"/>
        </w:rPr>
        <w:instrText xml:space="preserve"> ADDIN EN.CITE.DATA </w:instrText>
      </w:r>
      <w:r w:rsidR="00560E1D" w:rsidRPr="008C08D7">
        <w:rPr>
          <w:highlight w:val="yellow"/>
        </w:rPr>
      </w:r>
      <w:r w:rsidR="00560E1D" w:rsidRPr="008C08D7">
        <w:rPr>
          <w:highlight w:val="yellow"/>
        </w:rPr>
        <w:fldChar w:fldCharType="end"/>
      </w:r>
      <w:r w:rsidR="00560E1D" w:rsidRPr="008C08D7">
        <w:rPr>
          <w:highlight w:val="yellow"/>
        </w:rPr>
      </w:r>
      <w:r w:rsidR="00560E1D" w:rsidRPr="008C08D7">
        <w:rPr>
          <w:highlight w:val="yellow"/>
        </w:rPr>
        <w:fldChar w:fldCharType="separate"/>
      </w:r>
      <w:r w:rsidR="00560E1D" w:rsidRPr="008C08D7">
        <w:rPr>
          <w:rFonts w:cs="Times New Roman"/>
          <w:noProof/>
          <w:highlight w:val="yellow"/>
        </w:rPr>
        <w:t>[42, 67]</w:t>
      </w:r>
      <w:r w:rsidR="00560E1D" w:rsidRPr="008C08D7">
        <w:rPr>
          <w:highlight w:val="yellow"/>
        </w:rPr>
        <w:fldChar w:fldCharType="end"/>
      </w:r>
      <w:r w:rsidR="00593240" w:rsidRPr="008C08D7">
        <w:rPr>
          <w:rFonts w:cs="Times New Roman"/>
          <w:highlight w:val="yellow"/>
        </w:rPr>
        <w:t>.</w:t>
      </w:r>
      <w:r w:rsidR="00593240">
        <w:rPr>
          <w:rFonts w:cs="Times New Roman"/>
        </w:rPr>
        <w:t xml:space="preserve"> One study </w:t>
      </w:r>
      <w:r>
        <w:rPr>
          <w:rFonts w:cs="Times New Roman"/>
        </w:rPr>
        <w:t xml:space="preserve">did not discuss the results relating to intensity of FDS </w:t>
      </w:r>
      <w:r w:rsidR="00560E1D" w:rsidRPr="008C08D7">
        <w:rPr>
          <w:highlight w:val="yellow"/>
        </w:rPr>
        <w:fldChar w:fldCharType="begin"/>
      </w:r>
      <w:r w:rsidR="00560E1D" w:rsidRPr="008C08D7">
        <w:rPr>
          <w:rFonts w:cs="Times New Roman"/>
          <w:highlight w:val="yellow"/>
        </w:rPr>
        <w:instrText xml:space="preserve"> ADDIN EN.CITE &lt;EndNote&gt;&lt;Cite&gt;&lt;Author&gt;Cope&lt;/Author&gt;&lt;Year&gt;2017&lt;/Year&gt;&lt;IDText&gt;Evaluation of a pilot innovative cognitive-behavioral therapy-based psychoeducation group treatment for functional non-epileptic attacks&lt;/IDText&gt;&lt;DisplayText&gt;[44]&lt;/DisplayText&gt;&lt;record&gt;&lt;dates&gt;&lt;pub-dates&gt;&lt;date&gt;May&lt;/date&gt;&lt;/pub-dates&gt;&lt;year&gt;2017&lt;/year&gt;&lt;/dates&gt;&lt;urls&gt;&lt;related-urls&gt;&lt;url&gt;&amp;lt;Go to ISI&amp;gt;://WOS:000402447700040&lt;/url&gt;&lt;/related-urls&gt;&lt;/urls&gt;&lt;isbn&gt;1525-5050&lt;/isbn&gt;&lt;work-type&gt;Article&lt;/work-type&gt;&lt;titles&gt;&lt;title&gt;Evaluation of a pilot innovative cognitive-behavioral therapy-based psychoeducation group treatment for functional non-epileptic attacks&lt;/title&gt;&lt;secondary-title&gt;Epilepsy &amp;amp; Behavior&lt;/secondary-title&gt;&lt;/titles&gt;&lt;pages&gt;238-244&lt;/pages&gt;&lt;contributors&gt;&lt;authors&gt;&lt;author&gt;Cope, Sarah R.&lt;/author&gt;&lt;author&gt;Smith, Jared G.&lt;/author&gt;&lt;author&gt;King, Tara&lt;/author&gt;&lt;author&gt;Agrawal, Niruj&lt;/author&gt;&lt;/authors&gt;&lt;/contributors&gt;&lt;added-date format="utc"&gt;1696338012&lt;/added-date&gt;&lt;ref-type name="Journal Article"&gt;17&lt;/ref-type&gt;&lt;rec-number&gt;40271&lt;/rec-number&gt;&lt;last-updated-date format="utc"&gt;1696338012&lt;/last-updated-date&gt;&lt;accession-num&gt;WOS:000402447700040&lt;/accession-num&gt;&lt;electronic-resource-num&gt;10.1016/j.yebeh.2017.02.014&lt;/electronic-resource-num&gt;&lt;volume&gt;70&lt;/volume&gt;&lt;/record&gt;&lt;/Cite&gt;&lt;/EndNote&gt;</w:instrText>
      </w:r>
      <w:r w:rsidR="00560E1D" w:rsidRPr="008C08D7">
        <w:rPr>
          <w:highlight w:val="yellow"/>
        </w:rPr>
        <w:fldChar w:fldCharType="separate"/>
      </w:r>
      <w:r w:rsidR="00560E1D" w:rsidRPr="008C08D7">
        <w:rPr>
          <w:rFonts w:cs="Times New Roman"/>
          <w:noProof/>
          <w:highlight w:val="yellow"/>
        </w:rPr>
        <w:t>[44]</w:t>
      </w:r>
      <w:r w:rsidR="00560E1D" w:rsidRPr="008C08D7">
        <w:rPr>
          <w:highlight w:val="yellow"/>
        </w:rPr>
        <w:fldChar w:fldCharType="end"/>
      </w:r>
      <w:r w:rsidR="00560E1D">
        <w:rPr>
          <w:rFonts w:cs="Times New Roman"/>
        </w:rPr>
        <w:t xml:space="preserve">. </w:t>
      </w:r>
      <w:r w:rsidR="00593240">
        <w:rPr>
          <w:rFonts w:cs="Times New Roman"/>
        </w:rPr>
        <w:t xml:space="preserve">Although the number of studies reporting seizure severity, intensity, and </w:t>
      </w:r>
      <w:proofErr w:type="spellStart"/>
      <w:r w:rsidR="00593240">
        <w:rPr>
          <w:rFonts w:cs="Times New Roman"/>
        </w:rPr>
        <w:t>bothersomeness</w:t>
      </w:r>
      <w:proofErr w:type="spellEnd"/>
      <w:r w:rsidR="00593240">
        <w:rPr>
          <w:rFonts w:cs="Times New Roman"/>
        </w:rPr>
        <w:t xml:space="preserve"> met our minimum threshold, the </w:t>
      </w:r>
      <w:del w:id="172" w:author="Chris Gaskell" w:date="2023-10-18T19:29:00Z">
        <w:r w:rsidR="00593240" w:rsidDel="00FE21AC">
          <w:rPr>
            <w:rFonts w:cs="Times New Roman"/>
          </w:rPr>
          <w:delText xml:space="preserve">heterogeneity </w:delText>
        </w:r>
      </w:del>
      <w:ins w:id="173" w:author="Chris Gaskell" w:date="2023-10-18T19:29:00Z">
        <w:r w:rsidR="00FE21AC">
          <w:rPr>
            <w:rFonts w:cs="Times New Roman"/>
          </w:rPr>
          <w:t xml:space="preserve">variation </w:t>
        </w:r>
      </w:ins>
      <w:del w:id="174" w:author="Chris Gaskell" w:date="2023-10-18T19:29:00Z">
        <w:r w:rsidR="00593240" w:rsidDel="00FE21AC">
          <w:rPr>
            <w:rFonts w:cs="Times New Roman"/>
          </w:rPr>
          <w:delText xml:space="preserve">of </w:delText>
        </w:r>
      </w:del>
      <w:ins w:id="175" w:author="Chris Gaskell" w:date="2023-10-18T19:29:00Z">
        <w:r w:rsidR="00FE21AC">
          <w:rPr>
            <w:rFonts w:cs="Times New Roman"/>
          </w:rPr>
          <w:t xml:space="preserve">in </w:t>
        </w:r>
      </w:ins>
      <w:r w:rsidR="00593240">
        <w:rPr>
          <w:rFonts w:cs="Times New Roman"/>
        </w:rPr>
        <w:t>report</w:t>
      </w:r>
      <w:ins w:id="176" w:author="Chris Gaskell" w:date="2023-10-18T19:29:00Z">
        <w:r w:rsidR="00FE21AC">
          <w:rPr>
            <w:rFonts w:cs="Times New Roman"/>
          </w:rPr>
          <w:t>ing of</w:t>
        </w:r>
      </w:ins>
      <w:del w:id="177" w:author="Chris Gaskell" w:date="2023-10-18T19:29:00Z">
        <w:r w:rsidR="00593240" w:rsidDel="00FE21AC">
          <w:rPr>
            <w:rFonts w:cs="Times New Roman"/>
          </w:rPr>
          <w:delText>ed</w:delText>
        </w:r>
      </w:del>
      <w:r w:rsidR="00593240">
        <w:rPr>
          <w:rFonts w:cs="Times New Roman"/>
        </w:rPr>
        <w:t xml:space="preserve"> outcomes precluded meta-analysis. </w:t>
      </w:r>
    </w:p>
    <w:p w14:paraId="74BA9363" w14:textId="77777777" w:rsidR="00560E1D" w:rsidRPr="00560E1D" w:rsidRDefault="00560E1D">
      <w:pPr>
        <w:pStyle w:val="FirstParagraph"/>
        <w:pPrChange w:id="178" w:author="Chris Gaskell" w:date="2023-10-18T19:29:00Z">
          <w:pPr>
            <w:pStyle w:val="BodyText"/>
          </w:pPr>
        </w:pPrChange>
      </w:pPr>
    </w:p>
    <w:p w14:paraId="4AEC360F" w14:textId="6AFF2831" w:rsidR="00B73614" w:rsidRPr="00A70484" w:rsidRDefault="00B73614" w:rsidP="00B73614">
      <w:pPr>
        <w:pStyle w:val="FirstParagraph"/>
        <w:ind w:firstLine="0"/>
        <w:rPr>
          <w:rFonts w:cs="Times New Roman"/>
        </w:rPr>
      </w:pPr>
      <w:r w:rsidRPr="00A70484">
        <w:rPr>
          <w:rFonts w:eastAsiaTheme="majorEastAsia" w:cs="Times New Roman"/>
          <w:b/>
          <w:bCs/>
          <w:i/>
          <w:iCs/>
          <w:color w:val="000000" w:themeColor="text1"/>
        </w:rPr>
        <w:t xml:space="preserve">Seizure </w:t>
      </w:r>
      <w:r w:rsidR="00E02B92">
        <w:rPr>
          <w:rFonts w:eastAsiaTheme="majorEastAsia" w:cs="Times New Roman"/>
          <w:b/>
          <w:bCs/>
          <w:i/>
          <w:iCs/>
          <w:color w:val="000000" w:themeColor="text1"/>
        </w:rPr>
        <w:t>d</w:t>
      </w:r>
      <w:r w:rsidRPr="00A70484">
        <w:rPr>
          <w:rFonts w:eastAsiaTheme="majorEastAsia" w:cs="Times New Roman"/>
          <w:b/>
          <w:bCs/>
          <w:i/>
          <w:iCs/>
          <w:color w:val="000000" w:themeColor="text1"/>
        </w:rPr>
        <w:t>uration</w:t>
      </w:r>
    </w:p>
    <w:p w14:paraId="345F73E6" w14:textId="1362CC99" w:rsidR="005C5E42" w:rsidDel="00A274D9" w:rsidRDefault="00A70484" w:rsidP="00586568">
      <w:pPr>
        <w:pStyle w:val="FirstParagraph"/>
        <w:rPr>
          <w:del w:id="179" w:author="Chris Gaskell" w:date="2023-10-18T19:29:00Z"/>
          <w:rFonts w:cs="Times New Roman"/>
        </w:rPr>
      </w:pPr>
      <w:r>
        <w:rPr>
          <w:rFonts w:cs="Times New Roman"/>
        </w:rPr>
        <w:t>This was examined in one study</w:t>
      </w:r>
      <w:r w:rsidR="00BC4162">
        <w:rPr>
          <w:rFonts w:cs="Times New Roman"/>
        </w:rPr>
        <w:t xml:space="preserve"> </w:t>
      </w:r>
      <w:r w:rsidR="00BC4162">
        <w:fldChar w:fldCharType="begin"/>
      </w:r>
      <w:r w:rsidR="004226FF">
        <w:rPr>
          <w:rFonts w:cs="Times New Roman"/>
        </w:rPr>
        <w:instrText xml:space="preserve"> ADDIN EN.CITE &lt;EndNote&gt;&lt;Cite&gt;&lt;Author&gt;Baslet&lt;/Author&gt;&lt;Year&gt;2020&lt;/Year&gt;&lt;IDText&gt;Mindfulness-based therapy for psychogenic nonepileptic seizures&lt;/IDText&gt;&lt;DisplayText&gt;[31]&lt;/DisplayText&gt;&lt;record&gt;&lt;dates&gt;&lt;pub-dates&gt;&lt;date&gt;Feb&lt;/date&gt;&lt;/pub-dates&gt;&lt;year&gt;2020&lt;/year&gt;&lt;/dates&gt;&lt;urls&gt;&lt;related-urls&gt;&lt;url&gt;&amp;lt;Go to ISI&amp;gt;://WOS:000510239200035&lt;/url&gt;&lt;/related-urls&gt;&lt;/urls&gt;&lt;isbn&gt;1525-5050&lt;/isbn&gt;&lt;work-type&gt;Article&lt;/work-type&gt;&lt;titles&gt;&lt;title&gt;Mindfulness-based therapy for psychogenic nonepileptic seizures&lt;/title&gt;&lt;secondary-title&gt;Epilepsy &amp;amp; Behavior&lt;/secondary-title&gt;&lt;/titles&gt;&lt;contributors&gt;&lt;authors&gt;&lt;author&gt;Baslet, Gaston&lt;/author&gt;&lt;author&gt;Ehlert, Alexa&lt;/author&gt;&lt;author&gt;Oser, Megan&lt;/author&gt;&lt;author&gt;Dworetzky, Barbara A.&lt;/author&gt;&lt;/authors&gt;&lt;/contributors&gt;&lt;custom7&gt;106534&lt;/custom7&gt;&lt;added-date format="utc"&gt;1696338067&lt;/added-date&gt;&lt;ref-type name="Journal Article"&gt;17&lt;/ref-type&gt;&lt;rec-number&gt;40295&lt;/rec-number&gt;&lt;last-updated-date format="utc"&gt;1696338067&lt;/last-updated-date&gt;&lt;accession-num&gt;WOS:000510239200035&lt;/accession-num&gt;&lt;electronic-resource-num&gt;10.1016/j.yebeh.2019.106534&lt;/electronic-resource-num&gt;&lt;volume&gt;103&lt;/volume&gt;&lt;/record&gt;&lt;/Cite&gt;&lt;/EndNote&gt;</w:instrText>
      </w:r>
      <w:r w:rsidR="00BC4162">
        <w:fldChar w:fldCharType="separate"/>
      </w:r>
      <w:r w:rsidR="004226FF">
        <w:rPr>
          <w:rFonts w:cs="Times New Roman"/>
          <w:noProof/>
        </w:rPr>
        <w:t>[31]</w:t>
      </w:r>
      <w:r w:rsidR="00BC4162">
        <w:fldChar w:fldCharType="end"/>
      </w:r>
      <w:r w:rsidR="000A3E42">
        <w:rPr>
          <w:rFonts w:cs="Times New Roman"/>
        </w:rPr>
        <w:t xml:space="preserve">. Information was captured using patient’s weekly seizure log. </w:t>
      </w:r>
      <w:bookmarkStart w:id="180" w:name="seizure-cluster"/>
      <w:bookmarkEnd w:id="165"/>
      <w:r w:rsidR="00593240">
        <w:rPr>
          <w:rFonts w:cs="Times New Roman"/>
        </w:rPr>
        <w:t>The authors reported a reduction in seizure duration following</w:t>
      </w:r>
      <w:r w:rsidR="00992667">
        <w:rPr>
          <w:rFonts w:cs="Times New Roman"/>
        </w:rPr>
        <w:t xml:space="preserve"> a</w:t>
      </w:r>
      <w:r w:rsidR="00593240">
        <w:rPr>
          <w:rFonts w:cs="Times New Roman"/>
        </w:rPr>
        <w:t xml:space="preserve"> 12</w:t>
      </w:r>
      <w:r w:rsidR="00992667">
        <w:rPr>
          <w:rFonts w:cs="Times New Roman"/>
        </w:rPr>
        <w:t>-</w:t>
      </w:r>
      <w:r w:rsidR="00593240">
        <w:rPr>
          <w:rFonts w:cs="Times New Roman"/>
        </w:rPr>
        <w:t xml:space="preserve">session mindfulness-based therapy </w:t>
      </w:r>
      <w:r w:rsidR="008C08D7">
        <w:rPr>
          <w:rFonts w:cs="Times New Roman"/>
        </w:rPr>
        <w:t>but it was</w:t>
      </w:r>
      <w:r w:rsidR="00593240">
        <w:rPr>
          <w:rFonts w:cs="Times New Roman"/>
        </w:rPr>
        <w:t xml:space="preserve"> not statistically significant (</w:t>
      </w:r>
      <w:r w:rsidR="00593240" w:rsidRPr="008C08D7">
        <w:rPr>
          <w:rFonts w:cs="Times New Roman"/>
          <w:i/>
          <w:iCs/>
        </w:rPr>
        <w:t>p</w:t>
      </w:r>
      <w:r w:rsidR="00593240">
        <w:rPr>
          <w:rFonts w:cs="Times New Roman"/>
        </w:rPr>
        <w:t>=</w:t>
      </w:r>
      <w:r w:rsidR="008C08D7">
        <w:rPr>
          <w:rFonts w:cs="Times New Roman"/>
        </w:rPr>
        <w:t>0.1</w:t>
      </w:r>
      <w:r w:rsidR="00593240">
        <w:rPr>
          <w:rFonts w:cs="Times New Roman"/>
        </w:rPr>
        <w:t>).</w:t>
      </w:r>
    </w:p>
    <w:p w14:paraId="47A5457C" w14:textId="77777777" w:rsidR="00BC4162" w:rsidRPr="00BC4162" w:rsidRDefault="00BC4162">
      <w:pPr>
        <w:pStyle w:val="FirstParagraph"/>
        <w:pPrChange w:id="181" w:author="Chris Gaskell" w:date="2023-10-18T19:29:00Z">
          <w:pPr>
            <w:pStyle w:val="BodyText"/>
          </w:pPr>
        </w:pPrChange>
      </w:pPr>
    </w:p>
    <w:p w14:paraId="3D96BC2B" w14:textId="5ABD84BA" w:rsidR="000F1C0D" w:rsidRPr="000F1C0D" w:rsidRDefault="00CD0CA3" w:rsidP="000F1C0D">
      <w:pPr>
        <w:pStyle w:val="BodyText"/>
        <w:rPr>
          <w:rFonts w:eastAsiaTheme="majorEastAsia" w:cs="Times New Roman"/>
          <w:b/>
          <w:bCs/>
          <w:i/>
          <w:iCs/>
          <w:color w:val="000000" w:themeColor="text1"/>
        </w:rPr>
      </w:pPr>
      <w:r w:rsidRPr="00A70484">
        <w:rPr>
          <w:rFonts w:eastAsiaTheme="majorEastAsia" w:cs="Times New Roman"/>
          <w:b/>
          <w:bCs/>
          <w:i/>
          <w:iCs/>
          <w:color w:val="000000" w:themeColor="text1"/>
        </w:rPr>
        <w:t xml:space="preserve">Seizure </w:t>
      </w:r>
      <w:r w:rsidR="00E02B92">
        <w:rPr>
          <w:rFonts w:eastAsiaTheme="majorEastAsia" w:cs="Times New Roman"/>
          <w:b/>
          <w:bCs/>
          <w:i/>
          <w:iCs/>
          <w:color w:val="000000" w:themeColor="text1"/>
        </w:rPr>
        <w:t>cl</w:t>
      </w:r>
      <w:r w:rsidRPr="00A70484">
        <w:rPr>
          <w:rFonts w:eastAsiaTheme="majorEastAsia" w:cs="Times New Roman"/>
          <w:b/>
          <w:bCs/>
          <w:i/>
          <w:iCs/>
          <w:color w:val="000000" w:themeColor="text1"/>
        </w:rPr>
        <w:t>usters</w:t>
      </w:r>
    </w:p>
    <w:bookmarkEnd w:id="180"/>
    <w:p w14:paraId="771C9A8E" w14:textId="46939A0F" w:rsidR="00593240" w:rsidDel="00A274D9" w:rsidRDefault="00A70484" w:rsidP="00A70484">
      <w:pPr>
        <w:pStyle w:val="BodyText"/>
        <w:ind w:firstLine="720"/>
        <w:rPr>
          <w:del w:id="182" w:author="Chris Gaskell" w:date="2023-10-18T19:29:00Z"/>
          <w:rFonts w:cs="Times New Roman"/>
        </w:rPr>
      </w:pPr>
      <w:r w:rsidRPr="00A70484">
        <w:rPr>
          <w:rFonts w:cs="Times New Roman"/>
        </w:rPr>
        <w:t xml:space="preserve">This was </w:t>
      </w:r>
      <w:r w:rsidR="0008799C">
        <w:rPr>
          <w:rFonts w:cs="Times New Roman"/>
        </w:rPr>
        <w:t>investigated</w:t>
      </w:r>
      <w:r w:rsidRPr="00A70484">
        <w:rPr>
          <w:rFonts w:cs="Times New Roman"/>
        </w:rPr>
        <w:t xml:space="preserve"> in one study</w:t>
      </w:r>
      <w:r w:rsidR="00BC4162">
        <w:rPr>
          <w:rFonts w:cs="Times New Roman"/>
        </w:rPr>
        <w:t xml:space="preserve"> </w:t>
      </w:r>
      <w:r w:rsidR="00BC4162">
        <w:fldChar w:fldCharType="begin"/>
      </w:r>
      <w:r w:rsidR="004226FF">
        <w:rPr>
          <w:rFonts w:cs="Times New Roman"/>
        </w:rPr>
        <w:instrText xml:space="preserve"> ADDIN EN.CITE &lt;EndNote&gt;&lt;Cite&gt;&lt;Author&gt;Baird&lt;/Author&gt;&lt;Year&gt;2017&lt;/Year&gt;&lt;IDText&gt;Cluster reduction in patients in a pilot treatment trial for psychogenic nonepileptic seizures&lt;/IDText&gt;&lt;DisplayText&gt;[36]&lt;/DisplayText&gt;&lt;record&gt;&lt;dates&gt;&lt;pub-dates&gt;&lt;date&gt;Aug&lt;/date&gt;&lt;/pub-dates&gt;&lt;year&gt;2017&lt;/year&gt;&lt;/dates&gt;&lt;urls&gt;&lt;related-urls&gt;&lt;url&gt;&amp;lt;Go to ISI&amp;gt;://WOS:000407660000043&lt;/url&gt;&lt;/related-urls&gt;&lt;/urls&gt;&lt;isbn&gt;1525-5050&lt;/isbn&gt;&lt;work-type&gt;Article&lt;/work-type&gt;&lt;titles&gt;&lt;title&gt;Cluster reduction in patients in a pilot treatment trial for psychogenic nonepileptic seizures&lt;/title&gt;&lt;secondary-title&gt;Epilepsy &amp;amp; Behavior&lt;/secondary-title&gt;&lt;/titles&gt;&lt;pages&gt;273-279&lt;/pages&gt;&lt;contributors&gt;&lt;authors&gt;&lt;author&gt;Baird, Grayson L.&lt;/author&gt;&lt;author&gt;Harlow, Lisa L.&lt;/author&gt;&lt;author&gt;Machan, Jason T.&lt;/author&gt;&lt;author&gt;LaFrance, W. Curt, Jr.&lt;/author&gt;&lt;/authors&gt;&lt;/contributors&gt;&lt;added-date format="utc"&gt;1696337971&lt;/added-date&gt;&lt;ref-type name="Journal Article"&gt;17&lt;/ref-type&gt;&lt;rec-number&gt;40268&lt;/rec-number&gt;&lt;last-updated-date format="utc"&gt;1696337971&lt;/last-updated-date&gt;&lt;accession-num&gt;WOS:000407660000043&lt;/accession-num&gt;&lt;electronic-resource-num&gt;10.1016/j.yebeh.2017.04.015&lt;/electronic-resource-num&gt;&lt;volume&gt;73&lt;/volume&gt;&lt;/record&gt;&lt;/Cite&gt;&lt;/EndNote&gt;</w:instrText>
      </w:r>
      <w:r w:rsidR="00BC4162">
        <w:fldChar w:fldCharType="separate"/>
      </w:r>
      <w:r w:rsidR="004226FF">
        <w:rPr>
          <w:rFonts w:cs="Times New Roman"/>
          <w:noProof/>
        </w:rPr>
        <w:t>[36]</w:t>
      </w:r>
      <w:r w:rsidR="00BC4162">
        <w:fldChar w:fldCharType="end"/>
      </w:r>
      <w:r w:rsidR="000F1C0D">
        <w:rPr>
          <w:rFonts w:cs="Times New Roman"/>
        </w:rPr>
        <w:t xml:space="preserve">. </w:t>
      </w:r>
      <w:r w:rsidR="00593240">
        <w:rPr>
          <w:rFonts w:cs="Times New Roman"/>
        </w:rPr>
        <w:t xml:space="preserve">Researchers </w:t>
      </w:r>
      <w:r w:rsidR="0008799C">
        <w:rPr>
          <w:rFonts w:cs="Times New Roman"/>
        </w:rPr>
        <w:t>examined</w:t>
      </w:r>
      <w:r w:rsidR="00593240" w:rsidRPr="00A70484">
        <w:rPr>
          <w:rFonts w:cs="Times New Roman"/>
        </w:rPr>
        <w:t xml:space="preserve"> the number of seizures experienced by a patient over a specific time interval that exceed</w:t>
      </w:r>
      <w:r w:rsidR="00593240">
        <w:rPr>
          <w:rFonts w:cs="Times New Roman"/>
        </w:rPr>
        <w:t>ed</w:t>
      </w:r>
      <w:r w:rsidR="00593240" w:rsidRPr="00A70484">
        <w:rPr>
          <w:rFonts w:cs="Times New Roman"/>
        </w:rPr>
        <w:t xml:space="preserve"> what would </w:t>
      </w:r>
      <w:r w:rsidR="00593240">
        <w:rPr>
          <w:rFonts w:cs="Times New Roman"/>
        </w:rPr>
        <w:t xml:space="preserve">have </w:t>
      </w:r>
      <w:r w:rsidR="00593240" w:rsidRPr="00A70484">
        <w:rPr>
          <w:rFonts w:cs="Times New Roman"/>
        </w:rPr>
        <w:t>be</w:t>
      </w:r>
      <w:r w:rsidR="00593240">
        <w:rPr>
          <w:rFonts w:cs="Times New Roman"/>
        </w:rPr>
        <w:t>en</w:t>
      </w:r>
      <w:r w:rsidR="00593240" w:rsidRPr="00A70484">
        <w:rPr>
          <w:rFonts w:cs="Times New Roman"/>
        </w:rPr>
        <w:t xml:space="preserve"> expected. </w:t>
      </w:r>
      <w:r w:rsidR="00593240">
        <w:rPr>
          <w:rFonts w:cs="Times New Roman"/>
        </w:rPr>
        <w:t>Participants randomised to receive either CBT- informed psychotherapy or CBT-informed psychotherapy plus sertraline reported a reduction of daily and weekly clusters.</w:t>
      </w:r>
    </w:p>
    <w:p w14:paraId="2E80A5F0" w14:textId="77777777" w:rsidR="00BA7C41" w:rsidRPr="00BA7C41" w:rsidRDefault="00BA7C41">
      <w:pPr>
        <w:pStyle w:val="BodyText"/>
        <w:ind w:firstLine="720"/>
        <w:pPrChange w:id="183" w:author="Chris Gaskell" w:date="2023-10-18T19:29:00Z">
          <w:pPr>
            <w:pStyle w:val="BodyText2"/>
          </w:pPr>
        </w:pPrChange>
      </w:pPr>
    </w:p>
    <w:p w14:paraId="040AF946" w14:textId="62B3B24F" w:rsidR="00F510A3" w:rsidRPr="00591798" w:rsidRDefault="00F510A3" w:rsidP="00F510A3">
      <w:pPr>
        <w:pStyle w:val="Heading2"/>
        <w:rPr>
          <w:rFonts w:cs="Times New Roman"/>
          <w:szCs w:val="24"/>
        </w:rPr>
      </w:pPr>
      <w:r w:rsidRPr="00591798">
        <w:rPr>
          <w:rFonts w:cs="Times New Roman"/>
          <w:szCs w:val="24"/>
        </w:rPr>
        <w:t>Meta Analyses</w:t>
      </w:r>
    </w:p>
    <w:p w14:paraId="6EB57B63" w14:textId="40C1C03F" w:rsidR="000A3E42" w:rsidRDefault="00A576E5" w:rsidP="004D5B38">
      <w:pPr>
        <w:pStyle w:val="BodyText"/>
        <w:ind w:firstLine="720"/>
        <w:rPr>
          <w:rFonts w:cs="Times New Roman"/>
        </w:rPr>
      </w:pPr>
      <w:r w:rsidRPr="00591798">
        <w:rPr>
          <w:rFonts w:cs="Times New Roman"/>
        </w:rPr>
        <w:t>Of the 43 studies</w:t>
      </w:r>
      <w:r w:rsidR="001A5623">
        <w:rPr>
          <w:rFonts w:cs="Times New Roman"/>
        </w:rPr>
        <w:t>,</w:t>
      </w:r>
      <w:r w:rsidR="00300F7C">
        <w:rPr>
          <w:rFonts w:cs="Times New Roman"/>
        </w:rPr>
        <w:t xml:space="preserve"> 39 reported</w:t>
      </w:r>
      <w:r w:rsidRPr="00591798">
        <w:rPr>
          <w:rFonts w:cs="Times New Roman"/>
        </w:rPr>
        <w:t xml:space="preserve"> quantitative outcomes </w:t>
      </w:r>
      <w:r w:rsidR="00300F7C">
        <w:rPr>
          <w:rFonts w:cs="Times New Roman"/>
        </w:rPr>
        <w:t xml:space="preserve">with </w:t>
      </w:r>
      <w:r w:rsidRPr="00591798">
        <w:rPr>
          <w:rFonts w:cs="Times New Roman"/>
        </w:rPr>
        <w:t>sufficient</w:t>
      </w:r>
      <w:r w:rsidR="00300F7C">
        <w:rPr>
          <w:rFonts w:cs="Times New Roman"/>
        </w:rPr>
        <w:t xml:space="preserve"> detail for </w:t>
      </w:r>
      <w:r w:rsidR="001A5623">
        <w:rPr>
          <w:rFonts w:cs="Times New Roman"/>
        </w:rPr>
        <w:t>inclusion in a</w:t>
      </w:r>
      <w:r w:rsidRPr="00591798">
        <w:rPr>
          <w:rFonts w:cs="Times New Roman"/>
        </w:rPr>
        <w:t xml:space="preserve"> meta-analysis</w:t>
      </w:r>
      <w:r w:rsidR="00577649">
        <w:rPr>
          <w:rFonts w:cs="Times New Roman"/>
        </w:rPr>
        <w:t xml:space="preserve"> </w:t>
      </w:r>
      <w:r w:rsidR="004D5B38">
        <w:rPr>
          <w:rFonts w:cs="Times New Roman"/>
        </w:rPr>
        <w:fldChar w:fldCharType="begin">
          <w:fldData xml:space="preserve">PEVuZE5vdGU+PENpdGU+PEF1dGhvcj5DaGVuPC9BdXRob3I+PFllYXI+MjAxNDwvWWVhcj48SURU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</w:fldData>
        </w:fldChar>
      </w:r>
      <w:r w:rsidR="001966F7">
        <w:rPr>
          <w:rFonts w:cs="Times New Roman"/>
        </w:rPr>
        <w:instrText xml:space="preserve"> ADDIN EN.CITE </w:instrText>
      </w:r>
      <w:r w:rsidR="001966F7">
        <w:rPr>
          <w:rFonts w:cs="Times New Roman"/>
        </w:rPr>
        <w:fldChar w:fldCharType="begin">
          <w:fldData xml:space="preserve">PEVuZE5vdGU+PENpdGU+PEF1dGhvcj5DaGVuPC9BdXRob3I+PFllYXI+MjAxNDwvWWVhcj48SURU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</w:fldData>
        </w:fldChar>
      </w:r>
      <w:r w:rsidR="001966F7">
        <w:rPr>
          <w:rFonts w:cs="Times New Roman"/>
        </w:rPr>
        <w:instrText xml:space="preserve"> ADDIN EN.CITE.DATA </w:instrText>
      </w:r>
      <w:r w:rsidR="001966F7">
        <w:rPr>
          <w:rFonts w:cs="Times New Roman"/>
        </w:rPr>
      </w:r>
      <w:r w:rsidR="001966F7">
        <w:rPr>
          <w:rFonts w:cs="Times New Roman"/>
        </w:rPr>
        <w:fldChar w:fldCharType="end"/>
      </w:r>
      <w:r w:rsidR="004D5B38">
        <w:rPr>
          <w:rFonts w:cs="Times New Roman"/>
        </w:rPr>
      </w:r>
      <w:r w:rsidR="004D5B38">
        <w:rPr>
          <w:rFonts w:cs="Times New Roman"/>
        </w:rPr>
        <w:fldChar w:fldCharType="separate"/>
      </w:r>
      <w:r w:rsidR="001966F7">
        <w:rPr>
          <w:rFonts w:cs="Times New Roman"/>
          <w:noProof/>
        </w:rPr>
        <w:t>[</w:t>
      </w:r>
      <w:ins w:id="184" w:author="Chris Gaskell" w:date="2023-10-18T19:30:00Z">
        <w:r w:rsidR="00A274D9">
          <w:rPr>
            <w:rFonts w:cs="Times New Roman"/>
            <w:noProof/>
          </w:rPr>
          <w:t xml:space="preserve">excluding </w:t>
        </w:r>
      </w:ins>
      <w:r w:rsidR="001966F7">
        <w:rPr>
          <w:rFonts w:cs="Times New Roman"/>
          <w:noProof/>
        </w:rPr>
        <w:t>42, 49, 64, 67]</w:t>
      </w:r>
      <w:r w:rsidR="004D5B38">
        <w:rPr>
          <w:rFonts w:cs="Times New Roman"/>
        </w:rPr>
        <w:fldChar w:fldCharType="end"/>
      </w:r>
      <w:r w:rsidRPr="00591798">
        <w:rPr>
          <w:rFonts w:cs="Times New Roman"/>
        </w:rPr>
        <w:t xml:space="preserve">. </w:t>
      </w:r>
      <w:r>
        <w:rPr>
          <w:rFonts w:cs="Times New Roman"/>
        </w:rPr>
        <w:t xml:space="preserve">From </w:t>
      </w:r>
      <w:r w:rsidR="007801D5">
        <w:rPr>
          <w:rFonts w:cs="Times New Roman"/>
        </w:rPr>
        <w:t xml:space="preserve">the different seizure constructs/outcomes described above, </w:t>
      </w:r>
      <w:r w:rsidR="00EB37B4">
        <w:rPr>
          <w:rFonts w:cs="Times New Roman"/>
        </w:rPr>
        <w:t xml:space="preserve">only seizure </w:t>
      </w:r>
      <w:r w:rsidR="00487D85">
        <w:rPr>
          <w:rFonts w:cs="Times New Roman"/>
        </w:rPr>
        <w:t>frequency-related</w:t>
      </w:r>
      <w:r w:rsidR="00EB37B4">
        <w:rPr>
          <w:rFonts w:cs="Times New Roman"/>
        </w:rPr>
        <w:t xml:space="preserve"> outcomes met ou</w:t>
      </w:r>
      <w:r w:rsidR="00503FB3">
        <w:rPr>
          <w:rFonts w:cs="Times New Roman"/>
        </w:rPr>
        <w:t>r</w:t>
      </w:r>
      <w:r w:rsidR="00EB37B4">
        <w:rPr>
          <w:rFonts w:cs="Times New Roman"/>
        </w:rPr>
        <w:t xml:space="preserve"> threshold of </w:t>
      </w:r>
      <w:r w:rsidR="004A6896">
        <w:rPr>
          <w:rFonts w:cs="Times New Roman"/>
        </w:rPr>
        <w:t>ten</w:t>
      </w:r>
      <w:r w:rsidR="00EB37B4">
        <w:rPr>
          <w:rFonts w:cs="Times New Roman"/>
        </w:rPr>
        <w:t xml:space="preserve"> contributing studies</w:t>
      </w:r>
      <w:r w:rsidR="00731484">
        <w:rPr>
          <w:rFonts w:cs="Times New Roman"/>
        </w:rPr>
        <w:t>.</w:t>
      </w:r>
    </w:p>
    <w:p w14:paraId="6E4C24C7" w14:textId="744B04E8" w:rsidR="000A3E42" w:rsidDel="00D8038F" w:rsidRDefault="006B7891" w:rsidP="00196D35">
      <w:pPr>
        <w:pStyle w:val="BodyText"/>
        <w:ind w:firstLine="720"/>
        <w:rPr>
          <w:del w:id="185" w:author="Chris Gaskell" w:date="2023-10-18T19:30:00Z"/>
          <w:rFonts w:cs="Times New Roman"/>
        </w:rPr>
      </w:pPr>
      <w:r>
        <w:rPr>
          <w:rFonts w:cs="Times New Roman"/>
        </w:rPr>
        <w:lastRenderedPageBreak/>
        <w:t>Meta-analyses were subsequently conducted for (</w:t>
      </w:r>
      <w:proofErr w:type="spellStart"/>
      <w:r>
        <w:rPr>
          <w:rFonts w:cs="Times New Roman"/>
        </w:rPr>
        <w:t>i</w:t>
      </w:r>
      <w:proofErr w:type="spellEnd"/>
      <w:r>
        <w:rPr>
          <w:rFonts w:cs="Times New Roman"/>
        </w:rPr>
        <w:t xml:space="preserve">) seizure freedom </w:t>
      </w:r>
      <w:r w:rsidR="00487D85">
        <w:rPr>
          <w:rFonts w:cs="Times New Roman"/>
        </w:rPr>
        <w:t xml:space="preserve">post-treatment, </w:t>
      </w:r>
      <w:r w:rsidR="003D3E5B">
        <w:rPr>
          <w:rFonts w:cs="Times New Roman"/>
        </w:rPr>
        <w:t xml:space="preserve">(ii) seizure freedom </w:t>
      </w:r>
      <w:r w:rsidR="007A40A0">
        <w:rPr>
          <w:rFonts w:cs="Times New Roman"/>
        </w:rPr>
        <w:t xml:space="preserve">at </w:t>
      </w:r>
      <w:r w:rsidR="00487D85">
        <w:rPr>
          <w:rFonts w:cs="Times New Roman"/>
        </w:rPr>
        <w:t>follow-up</w:t>
      </w:r>
      <w:r w:rsidR="003D3E5B">
        <w:rPr>
          <w:rFonts w:cs="Times New Roman"/>
        </w:rPr>
        <w:t>,</w:t>
      </w:r>
      <w:r w:rsidR="00C8567F">
        <w:rPr>
          <w:rFonts w:cs="Times New Roman"/>
        </w:rPr>
        <w:t xml:space="preserve"> (iii) seizure </w:t>
      </w:r>
      <w:r w:rsidR="00992667">
        <w:rPr>
          <w:rFonts w:cs="Times New Roman"/>
        </w:rPr>
        <w:t xml:space="preserve">frequency </w:t>
      </w:r>
      <w:r w:rsidR="00C8567F">
        <w:rPr>
          <w:rFonts w:cs="Times New Roman"/>
        </w:rPr>
        <w:t xml:space="preserve">improvement </w:t>
      </w:r>
      <w:r w:rsidR="00AC7836">
        <w:rPr>
          <w:rFonts w:cs="Times New Roman"/>
        </w:rPr>
        <w:t>post-treatment</w:t>
      </w:r>
      <w:r w:rsidR="00C8567F">
        <w:rPr>
          <w:rFonts w:cs="Times New Roman"/>
        </w:rPr>
        <w:t xml:space="preserve"> (iv)</w:t>
      </w:r>
      <w:r w:rsidR="00487D85">
        <w:rPr>
          <w:rFonts w:cs="Times New Roman"/>
        </w:rPr>
        <w:t>,</w:t>
      </w:r>
      <w:r w:rsidR="00C8567F">
        <w:rPr>
          <w:rFonts w:cs="Times New Roman"/>
        </w:rPr>
        <w:t xml:space="preserve"> seizure frequency improvement </w:t>
      </w:r>
      <w:r w:rsidR="007A40A0">
        <w:rPr>
          <w:rFonts w:cs="Times New Roman"/>
        </w:rPr>
        <w:t xml:space="preserve">at </w:t>
      </w:r>
      <w:r w:rsidR="00487D85">
        <w:rPr>
          <w:rFonts w:cs="Times New Roman"/>
        </w:rPr>
        <w:t>follow-up,</w:t>
      </w:r>
      <w:r w:rsidR="00C8567F">
        <w:rPr>
          <w:rFonts w:cs="Times New Roman"/>
        </w:rPr>
        <w:t xml:space="preserve"> (v) </w:t>
      </w:r>
      <w:r w:rsidR="00C8567F" w:rsidRPr="00AC7836">
        <w:rPr>
          <w:rFonts w:cs="Times New Roman"/>
        </w:rPr>
        <w:t>seizure frequency mean change</w:t>
      </w:r>
      <w:r w:rsidR="00F60E11" w:rsidRPr="00AC7836">
        <w:rPr>
          <w:rFonts w:cs="Times New Roman"/>
        </w:rPr>
        <w:t xml:space="preserve"> </w:t>
      </w:r>
      <w:r w:rsidR="00487D85">
        <w:rPr>
          <w:rFonts w:cs="Times New Roman"/>
        </w:rPr>
        <w:t xml:space="preserve">post-treatment </w:t>
      </w:r>
      <w:r w:rsidR="00C8567F" w:rsidRPr="00AC7836">
        <w:rPr>
          <w:rFonts w:cs="Times New Roman"/>
        </w:rPr>
        <w:t>and (vi) seizure frequency median change</w:t>
      </w:r>
      <w:r w:rsidR="00F60E11" w:rsidRPr="00AC7836">
        <w:rPr>
          <w:rFonts w:cs="Times New Roman"/>
        </w:rPr>
        <w:t xml:space="preserve"> </w:t>
      </w:r>
      <w:r w:rsidR="00487D85">
        <w:rPr>
          <w:rFonts w:cs="Times New Roman"/>
        </w:rPr>
        <w:t>post-treatment</w:t>
      </w:r>
      <w:del w:id="186" w:author="Chris Gaskell" w:date="2023-10-18T19:30:00Z">
        <w:r w:rsidR="00C8567F" w:rsidRPr="00AC7836" w:rsidDel="00D8038F">
          <w:rPr>
            <w:rFonts w:cs="Times New Roman"/>
          </w:rPr>
          <w:delText>.</w:delText>
        </w:r>
      </w:del>
    </w:p>
    <w:p w14:paraId="291F37C0" w14:textId="77777777" w:rsidR="00731484" w:rsidRPr="00731484" w:rsidRDefault="00731484">
      <w:pPr>
        <w:pStyle w:val="BodyText"/>
        <w:ind w:firstLine="720"/>
        <w:pPrChange w:id="187" w:author="Chris Gaskell" w:date="2023-10-18T19:30:00Z">
          <w:pPr>
            <w:pStyle w:val="BodyText2"/>
          </w:pPr>
        </w:pPrChange>
      </w:pPr>
    </w:p>
    <w:p w14:paraId="2F53E1AF" w14:textId="6984C681" w:rsidR="00FB2D46" w:rsidRDefault="00FB2D46" w:rsidP="00FB2D46">
      <w:pPr>
        <w:pStyle w:val="FirstParagraph"/>
        <w:ind w:firstLine="0"/>
        <w:rPr>
          <w:rFonts w:cs="Times New Roman"/>
        </w:rPr>
      </w:pPr>
      <w:r>
        <w:rPr>
          <w:rFonts w:cs="Times New Roman"/>
          <w:b/>
          <w:bCs/>
        </w:rPr>
        <w:tab/>
      </w:r>
      <w:bookmarkStart w:id="188" w:name="seizure-freedom"/>
      <w:r w:rsidR="003F44CB" w:rsidRPr="007B38F1">
        <w:rPr>
          <w:rFonts w:cs="Times New Roman"/>
          <w:b/>
          <w:bCs/>
        </w:rPr>
        <w:t xml:space="preserve">Seizure </w:t>
      </w:r>
      <w:r>
        <w:rPr>
          <w:rFonts w:cs="Times New Roman"/>
          <w:b/>
          <w:bCs/>
        </w:rPr>
        <w:t>F</w:t>
      </w:r>
      <w:r w:rsidR="003F44CB" w:rsidRPr="007B38F1">
        <w:rPr>
          <w:rFonts w:cs="Times New Roman"/>
          <w:b/>
          <w:bCs/>
        </w:rPr>
        <w:t>reedom</w:t>
      </w:r>
    </w:p>
    <w:p w14:paraId="7CF4F8D2" w14:textId="744A9C29" w:rsidR="000A3E42" w:rsidDel="00D8038F" w:rsidRDefault="00B73614" w:rsidP="000A3E42">
      <w:pPr>
        <w:pStyle w:val="BodyText"/>
        <w:ind w:firstLine="720"/>
        <w:rPr>
          <w:del w:id="189" w:author="Chris Gaskell" w:date="2023-10-18T19:30:00Z"/>
          <w:rFonts w:cs="Times New Roman"/>
        </w:rPr>
      </w:pPr>
      <w:r w:rsidRPr="00591798">
        <w:rPr>
          <w:rFonts w:cs="Times New Roman"/>
        </w:rPr>
        <w:t xml:space="preserve">Overall, </w:t>
      </w:r>
      <w:r w:rsidR="00FE0770" w:rsidRPr="00591798">
        <w:rPr>
          <w:rFonts w:cs="Times New Roman"/>
        </w:rPr>
        <w:t>28</w:t>
      </w:r>
      <w:r w:rsidR="005528D5" w:rsidRPr="00591798">
        <w:rPr>
          <w:rFonts w:cs="Times New Roman"/>
        </w:rPr>
        <w:t xml:space="preserve"> studies (</w:t>
      </w:r>
      <w:r w:rsidR="001703F7" w:rsidRPr="00591798">
        <w:rPr>
          <w:rFonts w:cs="Times New Roman"/>
          <w:i/>
          <w:iCs/>
        </w:rPr>
        <w:t>k</w:t>
      </w:r>
      <w:r w:rsidR="001703F7" w:rsidRPr="00591798">
        <w:rPr>
          <w:rFonts w:cs="Times New Roman"/>
        </w:rPr>
        <w:t>=44</w:t>
      </w:r>
      <w:r w:rsidR="005528D5" w:rsidRPr="00591798">
        <w:rPr>
          <w:rFonts w:cs="Times New Roman"/>
        </w:rPr>
        <w:t>) assessed s</w:t>
      </w:r>
      <w:r w:rsidR="003F44CB" w:rsidRPr="00591798">
        <w:rPr>
          <w:rFonts w:cs="Times New Roman"/>
        </w:rPr>
        <w:t>eizure freedom</w:t>
      </w:r>
      <w:del w:id="190" w:author="Chris Gaskell" w:date="2023-10-18T19:31:00Z">
        <w:r w:rsidRPr="00591798" w:rsidDel="00D8038F">
          <w:rPr>
            <w:rFonts w:cs="Times New Roman"/>
          </w:rPr>
          <w:delText>,</w:delText>
        </w:r>
      </w:del>
      <w:r w:rsidR="001703F7" w:rsidRPr="00591798">
        <w:rPr>
          <w:rFonts w:cs="Times New Roman"/>
        </w:rPr>
        <w:t xml:space="preserve"> </w:t>
      </w:r>
      <w:del w:id="191" w:author="Chris Gaskell" w:date="2023-10-18T19:31:00Z">
        <w:r w:rsidR="000F6902" w:rsidDel="00D8038F">
          <w:rPr>
            <w:rFonts w:cs="Times New Roman"/>
          </w:rPr>
          <w:delText xml:space="preserve">and </w:delText>
        </w:r>
        <w:r w:rsidR="004A6896" w:rsidRPr="000F6902" w:rsidDel="00D8038F">
          <w:rPr>
            <w:rFonts w:cs="Times New Roman"/>
            <w:i/>
            <w:iCs/>
          </w:rPr>
          <w:delText>k</w:delText>
        </w:r>
        <w:r w:rsidR="004A6896" w:rsidDel="00D8038F">
          <w:rPr>
            <w:rFonts w:cs="Times New Roman"/>
          </w:rPr>
          <w:delText>=</w:delText>
        </w:r>
        <w:r w:rsidR="001703F7" w:rsidRPr="00591798" w:rsidDel="00D8038F">
          <w:rPr>
            <w:rFonts w:cs="Times New Roman"/>
          </w:rPr>
          <w:delText>42</w:delText>
        </w:r>
      </w:del>
      <w:ins w:id="192" w:author="Chris Gaskell" w:date="2023-10-18T19:31:00Z">
        <w:r w:rsidR="00D8038F">
          <w:rPr>
            <w:rFonts w:cs="Times New Roman"/>
          </w:rPr>
          <w:t>with 42 outcomes</w:t>
        </w:r>
      </w:ins>
      <w:r w:rsidR="001703F7" w:rsidRPr="00591798">
        <w:rPr>
          <w:rFonts w:cs="Times New Roman"/>
        </w:rPr>
        <w:t xml:space="preserve"> </w:t>
      </w:r>
      <w:del w:id="193" w:author="Chris Gaskell" w:date="2023-10-18T19:31:00Z">
        <w:r w:rsidR="001703F7" w:rsidRPr="00591798" w:rsidDel="00D8038F">
          <w:rPr>
            <w:rFonts w:cs="Times New Roman"/>
          </w:rPr>
          <w:delText xml:space="preserve">were </w:delText>
        </w:r>
      </w:del>
      <w:r w:rsidR="000F6902">
        <w:rPr>
          <w:rFonts w:cs="Times New Roman"/>
        </w:rPr>
        <w:t>reported</w:t>
      </w:r>
      <w:r w:rsidR="001703F7" w:rsidRPr="00591798">
        <w:rPr>
          <w:rFonts w:cs="Times New Roman"/>
        </w:rPr>
        <w:t xml:space="preserve"> in forms that could be included in the meta-analysis.</w:t>
      </w:r>
      <w:bookmarkStart w:id="194" w:name="treatment-phase"/>
    </w:p>
    <w:p w14:paraId="46A0EF3F" w14:textId="77777777" w:rsidR="008C08D7" w:rsidRPr="008C08D7" w:rsidRDefault="008C08D7">
      <w:pPr>
        <w:pStyle w:val="BodyText"/>
        <w:ind w:firstLine="720"/>
        <w:pPrChange w:id="195" w:author="Chris Gaskell" w:date="2023-10-18T19:30:00Z">
          <w:pPr>
            <w:pStyle w:val="BodyText2"/>
          </w:pPr>
        </w:pPrChange>
      </w:pPr>
    </w:p>
    <w:p w14:paraId="75C395B4" w14:textId="231040EC" w:rsidR="00B72D73" w:rsidRDefault="007A40A0" w:rsidP="00B72D73">
      <w:pPr>
        <w:pStyle w:val="BodyText"/>
        <w:ind w:firstLine="720"/>
      </w:pPr>
      <w:r>
        <w:rPr>
          <w:b/>
          <w:bCs/>
          <w:i/>
        </w:rPr>
        <w:t>T</w:t>
      </w:r>
      <w:r w:rsidR="00B4594E" w:rsidRPr="007B38F1">
        <w:rPr>
          <w:b/>
          <w:bCs/>
          <w:i/>
        </w:rPr>
        <w:t>reatment</w:t>
      </w:r>
      <w:r>
        <w:rPr>
          <w:b/>
          <w:bCs/>
          <w:i/>
        </w:rPr>
        <w:t xml:space="preserve"> effect</w:t>
      </w:r>
      <w:r w:rsidR="00B73614" w:rsidRPr="00591798">
        <w:rPr>
          <w:i/>
        </w:rPr>
        <w:t xml:space="preserve">: </w:t>
      </w:r>
      <w:r w:rsidR="00B72D73" w:rsidRPr="00591798">
        <w:t xml:space="preserve">The pooled </w:t>
      </w:r>
      <w:r w:rsidR="00B72D73">
        <w:t xml:space="preserve">estimate for the seizure-freedom rate </w:t>
      </w:r>
      <w:r w:rsidR="00B72D73" w:rsidRPr="00591798">
        <w:t xml:space="preserve">at the end of </w:t>
      </w:r>
      <w:r w:rsidR="00B72D73">
        <w:t xml:space="preserve">psychological </w:t>
      </w:r>
      <w:r w:rsidR="00B72D73" w:rsidRPr="00591798">
        <w:t xml:space="preserve">treatment </w:t>
      </w:r>
      <w:r w:rsidR="00B72D73">
        <w:t>was 40% (95%CI=32-48%</w:t>
      </w:r>
      <w:r w:rsidR="003E0D70">
        <w:t>, GRADE=low</w:t>
      </w:r>
      <w:r w:rsidR="00B72D73">
        <w:t xml:space="preserve">) </w:t>
      </w:r>
      <w:r w:rsidR="00B72D73" w:rsidRPr="00591798">
        <w:t>across the 28 studies (</w:t>
      </w:r>
      <w:r w:rsidR="00B72D73" w:rsidRPr="00591798">
        <w:rPr>
          <w:i/>
          <w:iCs/>
        </w:rPr>
        <w:t>N</w:t>
      </w:r>
      <w:r w:rsidR="00B72D73" w:rsidRPr="00591798">
        <w:t>=673) in the random-effects meta-analysis</w:t>
      </w:r>
      <w:r w:rsidR="008C08D7">
        <w:t xml:space="preserve"> (Fig</w:t>
      </w:r>
      <w:r w:rsidR="00F0765F">
        <w:t>ure</w:t>
      </w:r>
      <w:r w:rsidR="008C08D7">
        <w:t xml:space="preserve"> 3)</w:t>
      </w:r>
      <w:r w:rsidR="00B72D73" w:rsidRPr="00591798">
        <w:t xml:space="preserve">. </w:t>
      </w:r>
      <w:r w:rsidR="00B72D73">
        <w:t xml:space="preserve">A leave-one-out analysis to </w:t>
      </w:r>
      <w:r w:rsidR="00B72D73" w:rsidRPr="00591798">
        <w:t xml:space="preserve">account for highly influential studies, provided estimates </w:t>
      </w:r>
      <w:r w:rsidR="00B72D73">
        <w:t xml:space="preserve">of pooled seizure frequency </w:t>
      </w:r>
      <w:r w:rsidR="00B72D73" w:rsidRPr="00591798">
        <w:t>between 38% and 41%.</w:t>
      </w:r>
      <w:r w:rsidR="00B72D73">
        <w:t xml:space="preserve"> </w:t>
      </w:r>
      <w:r w:rsidR="00B72D73" w:rsidRPr="00591798">
        <w:t>Heterogeneity was significant (Q</w:t>
      </w:r>
      <w:r w:rsidR="00B72D73">
        <w:t>[</w:t>
      </w:r>
      <w:proofErr w:type="spellStart"/>
      <w:r w:rsidR="00B72D73" w:rsidRPr="00591798">
        <w:t>df</w:t>
      </w:r>
      <w:proofErr w:type="spellEnd"/>
      <w:r w:rsidR="00B72D73" w:rsidRPr="009E5498">
        <w:t>=</w:t>
      </w:r>
      <w:r w:rsidR="00B72D73" w:rsidRPr="007B38F1">
        <w:t>27</w:t>
      </w:r>
      <w:proofErr w:type="gramStart"/>
      <w:r w:rsidR="00B72D73">
        <w:t>]</w:t>
      </w:r>
      <w:r w:rsidR="00B72D73" w:rsidRPr="00591798">
        <w:t>,=</w:t>
      </w:r>
      <w:proofErr w:type="gramEnd"/>
      <w:r w:rsidR="00B72D73" w:rsidRPr="00591798">
        <w:t>91.</w:t>
      </w:r>
      <w:r w:rsidR="00B72D73">
        <w:t>9</w:t>
      </w:r>
      <w:r w:rsidR="00B72D73" w:rsidRPr="00591798">
        <w:t xml:space="preserve">, </w:t>
      </w:r>
      <w:r w:rsidR="00B72D73" w:rsidRPr="007B38F1">
        <w:rPr>
          <w:i/>
          <w:iCs/>
        </w:rPr>
        <w:t>p</w:t>
      </w:r>
      <w:r w:rsidR="00B72D73" w:rsidRPr="00591798">
        <w:t xml:space="preserve">=&lt;0.001). </w:t>
      </w:r>
      <w:ins w:id="196" w:author="Chris Gaskell" w:date="2023-10-19T19:07:00Z">
        <w:r w:rsidR="00C81772">
          <w:t>T</w:t>
        </w:r>
        <w:r w:rsidR="00C81772" w:rsidRPr="00C81772">
          <w:t>he variability in true effect sizes across</w:t>
        </w:r>
      </w:ins>
      <w:ins w:id="197" w:author="Chris Gaskell" w:date="2023-10-19T19:08:00Z">
        <w:r w:rsidR="00C81772">
          <w:t xml:space="preserve"> studies</w:t>
        </w:r>
      </w:ins>
      <w:ins w:id="198" w:author="Chris Gaskell" w:date="2023-10-19T19:07:00Z">
        <w:r w:rsidR="00C81772" w:rsidRPr="00C81772">
          <w:t xml:space="preserve"> </w:t>
        </w:r>
      </w:ins>
      <w:del w:id="199" w:author="Chris Gaskell" w:date="2023-10-19T19:07:00Z">
        <w:r w:rsidR="00B72D73" w:rsidRPr="00591798" w:rsidDel="00C81772">
          <w:delText xml:space="preserve">The variance component </w:delText>
        </w:r>
      </w:del>
      <w:r w:rsidR="00B72D73">
        <w:t>(</w:t>
      </w:r>
      <w:r w:rsidR="00B72D73">
        <w:sym w:font="Symbol" w:char="F074"/>
      </w:r>
      <w:r w:rsidR="00B72D73" w:rsidRPr="007B38F1">
        <w:rPr>
          <w:vertAlign w:val="superscript"/>
        </w:rPr>
        <w:t>2</w:t>
      </w:r>
      <w:r w:rsidR="00B72D73" w:rsidRPr="00591798">
        <w:t xml:space="preserve">) was </w:t>
      </w:r>
      <w:commentRangeStart w:id="200"/>
      <w:r w:rsidR="00B72D73" w:rsidRPr="00591798">
        <w:t>0</w:t>
      </w:r>
      <w:commentRangeEnd w:id="200"/>
      <w:r w:rsidR="00B72D73">
        <w:rPr>
          <w:rStyle w:val="CommentReference"/>
          <w:rFonts w:asciiTheme="minorHAnsi" w:hAnsiTheme="minorHAnsi"/>
        </w:rPr>
        <w:commentReference w:id="200"/>
      </w:r>
      <w:r w:rsidR="00B72D73" w:rsidRPr="00591798">
        <w:t>.03. The proportion of variation in effect-sizes that could not be attributed to sampling error (I</w:t>
      </w:r>
      <w:r w:rsidR="00B72D73" w:rsidRPr="00591798">
        <w:rPr>
          <w:vertAlign w:val="superscript"/>
        </w:rPr>
        <w:t>2</w:t>
      </w:r>
      <w:r w:rsidR="00B72D73" w:rsidRPr="00591798">
        <w:t>) was 7</w:t>
      </w:r>
      <w:r w:rsidR="00B72D73">
        <w:t>1</w:t>
      </w:r>
      <w:r w:rsidR="00B72D73" w:rsidRPr="00591798">
        <w:t>% (95%CI=5</w:t>
      </w:r>
      <w:r w:rsidR="00B72D73">
        <w:t>1</w:t>
      </w:r>
      <w:r w:rsidR="00B72D73" w:rsidRPr="00591798">
        <w:t>-84</w:t>
      </w:r>
      <w:r w:rsidR="00B72D73">
        <w:t>%</w:t>
      </w:r>
      <w:r w:rsidR="00B72D73" w:rsidRPr="00591798">
        <w:t xml:space="preserve">). </w:t>
      </w:r>
      <w:r w:rsidR="00B72D73">
        <w:t>In terms of</w:t>
      </w:r>
      <w:r w:rsidR="00B72D73" w:rsidRPr="00591798">
        <w:t xml:space="preserve"> </w:t>
      </w:r>
      <w:r w:rsidR="00B72D73">
        <w:t xml:space="preserve">potential </w:t>
      </w:r>
      <w:r w:rsidR="00B72D73" w:rsidRPr="00591798">
        <w:t>publication bias,</w:t>
      </w:r>
      <w:r w:rsidR="00B72D73">
        <w:t xml:space="preserve"> the </w:t>
      </w:r>
      <w:r w:rsidR="00B72D73" w:rsidRPr="00591798">
        <w:t>Egger’s test was not statistically significant (</w:t>
      </w:r>
      <w:r w:rsidR="00B72D73" w:rsidRPr="00591798">
        <w:rPr>
          <w:rFonts w:ascii="Cambria Math" w:hAnsi="Cambria Math" w:cs="Cambria Math"/>
        </w:rPr>
        <w:t>𝛽</w:t>
      </w:r>
      <w:r w:rsidR="00B72D73" w:rsidRPr="00591798">
        <w:t>=0.58 [CI=0.35-0.81], </w:t>
      </w:r>
      <w:r w:rsidR="00B72D73" w:rsidRPr="00591798">
        <w:rPr>
          <w:i/>
          <w:iCs/>
        </w:rPr>
        <w:t>p</w:t>
      </w:r>
      <w:r w:rsidR="00B72D73" w:rsidRPr="00591798">
        <w:t>=0.33) indicating an absence of evidence for small study null effect</w:t>
      </w:r>
      <w:r w:rsidR="00B72D73">
        <w:t>s, and t</w:t>
      </w:r>
      <w:r w:rsidR="00B72D73" w:rsidRPr="00591798">
        <w:t xml:space="preserve">he funnel plot shows a </w:t>
      </w:r>
      <w:r w:rsidR="00B72D73">
        <w:t>symmetrical distribution of studies</w:t>
      </w:r>
      <w:r w:rsidR="008C08D7">
        <w:t xml:space="preserve"> (</w:t>
      </w:r>
      <w:r w:rsidR="00302991">
        <w:t>Supplementary Figure</w:t>
      </w:r>
      <w:r w:rsidR="008C08D7">
        <w:t xml:space="preserve"> </w:t>
      </w:r>
      <w:r w:rsidR="00302991">
        <w:t>2</w:t>
      </w:r>
      <w:r w:rsidR="008C08D7">
        <w:t>)</w:t>
      </w:r>
      <w:r w:rsidR="00B72D73" w:rsidRPr="00591798">
        <w:t>.</w:t>
      </w:r>
    </w:p>
    <w:p w14:paraId="22CC842E" w14:textId="77777777" w:rsidR="008C08D7" w:rsidRPr="008C08D7" w:rsidRDefault="008C08D7" w:rsidP="008C08D7">
      <w:pPr>
        <w:pStyle w:val="BodyText2"/>
      </w:pPr>
    </w:p>
    <w:p w14:paraId="4D3BF693" w14:textId="3F7A9402" w:rsidR="008C08D7" w:rsidRDefault="00B73614" w:rsidP="008C08D7">
      <w:pPr>
        <w:pStyle w:val="FirstParagraph"/>
        <w:ind w:firstLine="0"/>
        <w:rPr>
          <w:rFonts w:cs="Times New Roman"/>
          <w:b/>
          <w:bCs/>
        </w:rPr>
      </w:pPr>
      <w:r w:rsidRPr="00591798">
        <w:rPr>
          <w:rFonts w:cs="Times New Roman"/>
          <w:b/>
          <w:bCs/>
        </w:rPr>
        <w:t>Figure 3</w:t>
      </w:r>
      <w:r w:rsidR="00302991">
        <w:rPr>
          <w:rFonts w:cs="Times New Roman"/>
          <w:b/>
          <w:bCs/>
        </w:rPr>
        <w:t>a</w:t>
      </w:r>
      <w:r w:rsidRPr="00591798">
        <w:rPr>
          <w:rFonts w:cs="Times New Roman"/>
          <w:b/>
          <w:bCs/>
        </w:rPr>
        <w:t>:</w:t>
      </w:r>
    </w:p>
    <w:p w14:paraId="476A454A" w14:textId="4766C90E" w:rsidR="00731484" w:rsidRPr="008C08D7" w:rsidRDefault="00731484" w:rsidP="008C08D7">
      <w:pPr>
        <w:pStyle w:val="FirstParagraph"/>
        <w:spacing w:line="240" w:lineRule="auto"/>
        <w:ind w:firstLine="0"/>
        <w:rPr>
          <w:rFonts w:cs="Times New Roman"/>
          <w:b/>
          <w:bCs/>
        </w:rPr>
      </w:pPr>
      <w:r w:rsidRPr="008C08D7">
        <w:rPr>
          <w:rFonts w:cs="Times New Roman"/>
          <w:i/>
          <w:iCs/>
        </w:rPr>
        <w:t xml:space="preserve">Forest plot of seizure freedom rates at the end of treatment (pre- versus post-treatment). Error bars and the width of the diamond reflect the 95% Confidence Interval (95% CI) within each study and for the meta-analysis, respectively. </w:t>
      </w:r>
    </w:p>
    <w:p w14:paraId="563C7FF0" w14:textId="57C0B5AF" w:rsidR="00B73614" w:rsidRPr="00591798" w:rsidRDefault="00A4391A" w:rsidP="00B73614">
      <w:r>
        <w:rPr>
          <w:noProof/>
        </w:rPr>
        <w:lastRenderedPageBreak/>
        <w:drawing>
          <wp:inline distT="0" distB="0" distL="0" distR="0" wp14:anchorId="04883CEF" wp14:editId="3F2022E6">
            <wp:extent cx="5943600" cy="4754880"/>
            <wp:effectExtent l="0" t="0" r="0" b="0"/>
            <wp:docPr id="56" name="Picture 56"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aph of a number of individual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70AEADF" w14:textId="535556A3" w:rsidR="00B73614" w:rsidRPr="00591798" w:rsidRDefault="00057AAC" w:rsidP="00B73614">
      <w:pPr>
        <w:pStyle w:val="BodyText2"/>
        <w:rPr>
          <w:rFonts w:ascii="Times New Roman" w:hAnsi="Times New Roman" w:cs="Times New Roman"/>
        </w:rPr>
      </w:pPr>
      <w:r>
        <w:rPr>
          <w:rFonts w:ascii="Times New Roman" w:hAnsi="Times New Roman" w:cs="Times New Roman"/>
        </w:rPr>
        <w:t xml:space="preserve">CI = Confidence intervals (95%): </w:t>
      </w:r>
      <w:r w:rsidR="008C08D7">
        <w:rPr>
          <w:rFonts w:ascii="Times New Roman" w:hAnsi="Times New Roman" w:cs="Times New Roman"/>
        </w:rPr>
        <w:t>N=number of participants</w:t>
      </w:r>
      <w:r w:rsidR="00B73614" w:rsidRPr="00591798">
        <w:rPr>
          <w:rFonts w:ascii="Times New Roman" w:hAnsi="Times New Roman" w:cs="Times New Roman"/>
        </w:rPr>
        <w:br w:type="page"/>
      </w:r>
    </w:p>
    <w:p w14:paraId="3F97813F" w14:textId="7F513859" w:rsidR="00315A50" w:rsidDel="00A27D27" w:rsidRDefault="002964F8" w:rsidP="00302991">
      <w:pPr>
        <w:pStyle w:val="Heading4"/>
        <w:spacing w:line="480" w:lineRule="auto"/>
        <w:ind w:firstLine="720"/>
        <w:rPr>
          <w:del w:id="201" w:author="Chris Gaskell" w:date="2023-10-18T19:33:00Z"/>
          <w:rFonts w:ascii="Times New Roman" w:hAnsi="Times New Roman" w:cs="Times New Roman"/>
          <w:i w:val="0"/>
          <w:iCs/>
          <w:color w:val="000000" w:themeColor="text1"/>
        </w:rPr>
      </w:pPr>
      <w:bookmarkStart w:id="202" w:name="moderators"/>
      <w:bookmarkEnd w:id="194"/>
      <w:r w:rsidRPr="00591798">
        <w:rPr>
          <w:rFonts w:ascii="Times New Roman" w:hAnsi="Times New Roman" w:cs="Times New Roman"/>
          <w:b/>
          <w:bCs w:val="0"/>
          <w:color w:val="000000" w:themeColor="text1"/>
        </w:rPr>
        <w:lastRenderedPageBreak/>
        <w:t>Moderators</w:t>
      </w:r>
      <w:r w:rsidR="00591798">
        <w:rPr>
          <w:rFonts w:ascii="Times New Roman" w:hAnsi="Times New Roman" w:cs="Times New Roman"/>
          <w:b/>
          <w:bCs w:val="0"/>
          <w:color w:val="000000" w:themeColor="text1"/>
        </w:rPr>
        <w:t xml:space="preserve"> of</w:t>
      </w:r>
      <w:r w:rsidR="00726AFA">
        <w:rPr>
          <w:rFonts w:ascii="Times New Roman" w:hAnsi="Times New Roman" w:cs="Times New Roman"/>
          <w:b/>
          <w:bCs w:val="0"/>
          <w:color w:val="000000" w:themeColor="text1"/>
        </w:rPr>
        <w:t xml:space="preserve"> </w:t>
      </w:r>
      <w:r w:rsidR="00C94AC5">
        <w:rPr>
          <w:rFonts w:ascii="Times New Roman" w:hAnsi="Times New Roman" w:cs="Times New Roman"/>
          <w:b/>
          <w:bCs w:val="0"/>
          <w:color w:val="000000" w:themeColor="text1"/>
        </w:rPr>
        <w:t>the seizure treatment effect</w:t>
      </w:r>
      <w:r w:rsidR="00B73614" w:rsidRPr="00591798">
        <w:rPr>
          <w:rFonts w:ascii="Times New Roman" w:hAnsi="Times New Roman" w:cs="Times New Roman"/>
          <w:b/>
          <w:bCs w:val="0"/>
          <w:color w:val="000000" w:themeColor="text1"/>
        </w:rPr>
        <w:t>:</w:t>
      </w:r>
      <w:r w:rsidR="00302991">
        <w:rPr>
          <w:rFonts w:ascii="Times New Roman" w:hAnsi="Times New Roman" w:cs="Times New Roman"/>
          <w:b/>
          <w:bCs w:val="0"/>
          <w:color w:val="000000" w:themeColor="text1"/>
        </w:rPr>
        <w:t xml:space="preserve"> </w:t>
      </w:r>
      <w:r w:rsidR="00302991">
        <w:rPr>
          <w:rFonts w:ascii="Times New Roman" w:hAnsi="Times New Roman" w:cs="Times New Roman"/>
          <w:i w:val="0"/>
          <w:iCs/>
          <w:color w:val="000000" w:themeColor="text1"/>
        </w:rPr>
        <w:t xml:space="preserve">Supplementary </w:t>
      </w:r>
      <w:r w:rsidR="00F06B46">
        <w:rPr>
          <w:rFonts w:ascii="Times New Roman" w:hAnsi="Times New Roman" w:cs="Times New Roman"/>
          <w:i w:val="0"/>
          <w:iCs/>
          <w:color w:val="000000" w:themeColor="text1"/>
        </w:rPr>
        <w:t>T</w:t>
      </w:r>
      <w:r w:rsidR="00302991">
        <w:rPr>
          <w:rFonts w:ascii="Times New Roman" w:hAnsi="Times New Roman" w:cs="Times New Roman"/>
          <w:i w:val="0"/>
          <w:iCs/>
          <w:color w:val="000000" w:themeColor="text1"/>
        </w:rPr>
        <w:t xml:space="preserve">able </w:t>
      </w:r>
      <w:r w:rsidR="00F06B46">
        <w:rPr>
          <w:rFonts w:ascii="Times New Roman" w:hAnsi="Times New Roman" w:cs="Times New Roman"/>
          <w:i w:val="0"/>
          <w:iCs/>
          <w:color w:val="000000" w:themeColor="text1"/>
        </w:rPr>
        <w:t>7</w:t>
      </w:r>
      <w:r w:rsidR="00302991">
        <w:rPr>
          <w:rFonts w:ascii="Times New Roman" w:hAnsi="Times New Roman" w:cs="Times New Roman"/>
          <w:i w:val="0"/>
          <w:iCs/>
          <w:color w:val="000000" w:themeColor="text1"/>
        </w:rPr>
        <w:t xml:space="preserve"> shows </w:t>
      </w:r>
      <w:r w:rsidR="003F44CB" w:rsidRPr="00591798">
        <w:rPr>
          <w:rFonts w:ascii="Times New Roman" w:hAnsi="Times New Roman" w:cs="Times New Roman"/>
          <w:i w:val="0"/>
          <w:iCs/>
          <w:color w:val="000000" w:themeColor="text1"/>
        </w:rPr>
        <w:t xml:space="preserve">the model statistics for each moderator included in the meta-analysis </w:t>
      </w:r>
      <w:r w:rsidR="00591798">
        <w:rPr>
          <w:rFonts w:ascii="Times New Roman" w:hAnsi="Times New Roman" w:cs="Times New Roman"/>
          <w:i w:val="0"/>
          <w:iCs/>
          <w:color w:val="000000" w:themeColor="text1"/>
        </w:rPr>
        <w:t xml:space="preserve">for the acute treatment phase </w:t>
      </w:r>
      <w:r w:rsidR="003F44CB" w:rsidRPr="00591798">
        <w:rPr>
          <w:rFonts w:ascii="Times New Roman" w:hAnsi="Times New Roman" w:cs="Times New Roman"/>
          <w:i w:val="0"/>
          <w:iCs/>
          <w:color w:val="000000" w:themeColor="text1"/>
        </w:rPr>
        <w:t xml:space="preserve">and outlines the </w:t>
      </w:r>
      <w:del w:id="203" w:author="Chris Gaskell" w:date="2023-10-18T19:32:00Z">
        <w:r w:rsidR="003F44CB" w:rsidRPr="00591798" w:rsidDel="00904EEC">
          <w:rPr>
            <w:rFonts w:ascii="Times New Roman" w:hAnsi="Times New Roman" w:cs="Times New Roman"/>
            <w:i w:val="0"/>
            <w:iCs/>
            <w:color w:val="000000" w:themeColor="text1"/>
          </w:rPr>
          <w:delText xml:space="preserve">average </w:delText>
        </w:r>
      </w:del>
      <w:ins w:id="204" w:author="Chris Gaskell" w:date="2023-10-18T19:32:00Z">
        <w:r w:rsidR="00904EEC">
          <w:rPr>
            <w:rFonts w:ascii="Times New Roman" w:hAnsi="Times New Roman" w:cs="Times New Roman"/>
            <w:i w:val="0"/>
            <w:iCs/>
            <w:color w:val="000000" w:themeColor="text1"/>
          </w:rPr>
          <w:t>pooled</w:t>
        </w:r>
        <w:r w:rsidR="00904EEC" w:rsidRPr="00591798">
          <w:rPr>
            <w:rFonts w:ascii="Times New Roman" w:hAnsi="Times New Roman" w:cs="Times New Roman"/>
            <w:i w:val="0"/>
            <w:iCs/>
            <w:color w:val="000000" w:themeColor="text1"/>
          </w:rPr>
          <w:t xml:space="preserve"> </w:t>
        </w:r>
      </w:ins>
      <w:r w:rsidR="00BF2146">
        <w:rPr>
          <w:rFonts w:ascii="Times New Roman" w:hAnsi="Times New Roman" w:cs="Times New Roman"/>
          <w:i w:val="0"/>
          <w:iCs/>
          <w:color w:val="000000" w:themeColor="text1"/>
        </w:rPr>
        <w:t>effect</w:t>
      </w:r>
      <w:ins w:id="205" w:author="Chris Gaskell" w:date="2023-10-18T19:32:00Z">
        <w:r w:rsidR="00904EEC">
          <w:rPr>
            <w:rFonts w:ascii="Times New Roman" w:hAnsi="Times New Roman" w:cs="Times New Roman"/>
            <w:i w:val="0"/>
            <w:iCs/>
            <w:color w:val="000000" w:themeColor="text1"/>
          </w:rPr>
          <w:t>-</w:t>
        </w:r>
      </w:ins>
      <w:del w:id="206" w:author="Chris Gaskell" w:date="2023-10-18T19:32:00Z">
        <w:r w:rsidR="00BF2146" w:rsidDel="00904EEC">
          <w:rPr>
            <w:rFonts w:ascii="Times New Roman" w:hAnsi="Times New Roman" w:cs="Times New Roman"/>
            <w:i w:val="0"/>
            <w:iCs/>
            <w:color w:val="000000" w:themeColor="text1"/>
          </w:rPr>
          <w:delText xml:space="preserve"> </w:delText>
        </w:r>
      </w:del>
      <w:r w:rsidR="00BF2146">
        <w:rPr>
          <w:rFonts w:ascii="Times New Roman" w:hAnsi="Times New Roman" w:cs="Times New Roman"/>
          <w:i w:val="0"/>
          <w:iCs/>
          <w:color w:val="000000" w:themeColor="text1"/>
        </w:rPr>
        <w:t>sizes</w:t>
      </w:r>
      <w:r w:rsidR="003F44CB" w:rsidRPr="00591798">
        <w:rPr>
          <w:rFonts w:ascii="Times New Roman" w:hAnsi="Times New Roman" w:cs="Times New Roman"/>
          <w:i w:val="0"/>
          <w:iCs/>
          <w:color w:val="000000" w:themeColor="text1"/>
        </w:rPr>
        <w:t xml:space="preserve"> by moderator level</w:t>
      </w:r>
      <w:ins w:id="207" w:author="Chris Gaskell" w:date="2023-10-18T19:33:00Z">
        <w:r w:rsidR="00C917A0">
          <w:rPr>
            <w:rFonts w:ascii="Times New Roman" w:hAnsi="Times New Roman" w:cs="Times New Roman"/>
            <w:i w:val="0"/>
            <w:iCs/>
            <w:color w:val="000000" w:themeColor="text1"/>
          </w:rPr>
          <w:t xml:space="preserve"> (for moderator </w:t>
        </w:r>
      </w:ins>
      <w:del w:id="208" w:author="Chris Gaskell" w:date="2023-10-18T19:33:00Z">
        <w:r w:rsidR="003F44CB" w:rsidRPr="00591798" w:rsidDel="00C917A0">
          <w:rPr>
            <w:rFonts w:ascii="Times New Roman" w:hAnsi="Times New Roman" w:cs="Times New Roman"/>
            <w:i w:val="0"/>
            <w:iCs/>
            <w:color w:val="000000" w:themeColor="text1"/>
          </w:rPr>
          <w:delText xml:space="preserve">. </w:delText>
        </w:r>
      </w:del>
      <w:del w:id="209" w:author="Chris Gaskell" w:date="2023-10-18T19:32:00Z">
        <w:r w:rsidR="003F44CB" w:rsidRPr="00591798" w:rsidDel="00C917A0">
          <w:rPr>
            <w:rFonts w:ascii="Times New Roman" w:hAnsi="Times New Roman" w:cs="Times New Roman"/>
            <w:i w:val="0"/>
            <w:iCs/>
            <w:color w:val="000000" w:themeColor="text1"/>
          </w:rPr>
          <w:delText xml:space="preserve">Summary </w:delText>
        </w:r>
      </w:del>
      <w:del w:id="210" w:author="Chris Gaskell" w:date="2023-10-18T19:33:00Z">
        <w:r w:rsidR="003F44CB" w:rsidRPr="00591798" w:rsidDel="00C917A0">
          <w:rPr>
            <w:rFonts w:ascii="Times New Roman" w:hAnsi="Times New Roman" w:cs="Times New Roman"/>
            <w:i w:val="0"/>
            <w:iCs/>
            <w:color w:val="000000" w:themeColor="text1"/>
          </w:rPr>
          <w:delText xml:space="preserve">effect-sizes are illustrated in </w:delText>
        </w:r>
        <w:r w:rsidR="00302991" w:rsidDel="00C917A0">
          <w:rPr>
            <w:rFonts w:ascii="Times New Roman" w:hAnsi="Times New Roman" w:cs="Times New Roman"/>
            <w:i w:val="0"/>
            <w:iCs/>
            <w:color w:val="000000" w:themeColor="text1"/>
          </w:rPr>
          <w:delText>a</w:delText>
        </w:r>
        <w:r w:rsidR="003F44CB" w:rsidRPr="00591798" w:rsidDel="00C917A0">
          <w:rPr>
            <w:rFonts w:ascii="Times New Roman" w:hAnsi="Times New Roman" w:cs="Times New Roman"/>
            <w:i w:val="0"/>
            <w:iCs/>
            <w:color w:val="000000" w:themeColor="text1"/>
          </w:rPr>
          <w:delText xml:space="preserve"> </w:delText>
        </w:r>
      </w:del>
      <w:r w:rsidR="003F44CB" w:rsidRPr="00591798">
        <w:rPr>
          <w:rFonts w:ascii="Times New Roman" w:hAnsi="Times New Roman" w:cs="Times New Roman"/>
          <w:i w:val="0"/>
          <w:iCs/>
          <w:color w:val="000000" w:themeColor="text1"/>
        </w:rPr>
        <w:t xml:space="preserve">forest plot </w:t>
      </w:r>
      <w:del w:id="211" w:author="Chris Gaskell" w:date="2023-10-18T19:33:00Z">
        <w:r w:rsidR="003F44CB" w:rsidRPr="00591798" w:rsidDel="00C917A0">
          <w:rPr>
            <w:rFonts w:ascii="Times New Roman" w:hAnsi="Times New Roman" w:cs="Times New Roman"/>
            <w:i w:val="0"/>
            <w:iCs/>
            <w:color w:val="000000" w:themeColor="text1"/>
          </w:rPr>
          <w:delText>(</w:delText>
        </w:r>
      </w:del>
      <w:r w:rsidR="00302991">
        <w:rPr>
          <w:rFonts w:ascii="Times New Roman" w:hAnsi="Times New Roman" w:cs="Times New Roman"/>
          <w:i w:val="0"/>
          <w:iCs/>
          <w:color w:val="000000" w:themeColor="text1"/>
        </w:rPr>
        <w:t xml:space="preserve">see </w:t>
      </w:r>
      <w:r w:rsidR="00AF4ED6" w:rsidRPr="005F5D2C">
        <w:rPr>
          <w:rFonts w:ascii="Times New Roman" w:hAnsi="Times New Roman" w:cs="Times New Roman"/>
          <w:i w:val="0"/>
          <w:iCs/>
          <w:color w:val="000000" w:themeColor="text1"/>
        </w:rPr>
        <w:t>Supplementary Fig</w:t>
      </w:r>
      <w:r w:rsidR="005F5D2C" w:rsidRPr="005F5D2C">
        <w:rPr>
          <w:rFonts w:ascii="Times New Roman" w:hAnsi="Times New Roman" w:cs="Times New Roman"/>
          <w:i w:val="0"/>
          <w:iCs/>
          <w:color w:val="000000" w:themeColor="text1"/>
        </w:rPr>
        <w:t>ure</w:t>
      </w:r>
      <w:r w:rsidR="00AF4ED6" w:rsidRPr="005F5D2C">
        <w:rPr>
          <w:rFonts w:ascii="Times New Roman" w:hAnsi="Times New Roman" w:cs="Times New Roman"/>
          <w:i w:val="0"/>
          <w:iCs/>
          <w:color w:val="000000" w:themeColor="text1"/>
        </w:rPr>
        <w:t> 1</w:t>
      </w:r>
      <w:r w:rsidR="003F44CB" w:rsidRPr="005F5D2C">
        <w:rPr>
          <w:rFonts w:ascii="Times New Roman" w:hAnsi="Times New Roman" w:cs="Times New Roman"/>
          <w:i w:val="0"/>
          <w:iCs/>
          <w:color w:val="000000" w:themeColor="text1"/>
        </w:rPr>
        <w:t xml:space="preserve">). </w:t>
      </w:r>
      <w:r w:rsidR="00BD701B">
        <w:rPr>
          <w:rFonts w:ascii="Times New Roman" w:hAnsi="Times New Roman" w:cs="Times New Roman"/>
          <w:i w:val="0"/>
          <w:iCs/>
          <w:color w:val="000000" w:themeColor="text1"/>
        </w:rPr>
        <w:t>The only moderator model that produced a significant finding was</w:t>
      </w:r>
      <w:r w:rsidR="00423A14">
        <w:rPr>
          <w:rFonts w:ascii="Times New Roman" w:hAnsi="Times New Roman" w:cs="Times New Roman"/>
          <w:i w:val="0"/>
          <w:iCs/>
          <w:color w:val="000000" w:themeColor="text1"/>
        </w:rPr>
        <w:t xml:space="preserve"> treatment setting,</w:t>
      </w:r>
      <w:r w:rsidR="00BD701B">
        <w:rPr>
          <w:rFonts w:ascii="Times New Roman" w:hAnsi="Times New Roman" w:cs="Times New Roman"/>
          <w:i w:val="0"/>
          <w:iCs/>
          <w:color w:val="000000" w:themeColor="text1"/>
        </w:rPr>
        <w:t xml:space="preserve"> </w:t>
      </w:r>
      <w:r w:rsidR="006A2607">
        <w:rPr>
          <w:rFonts w:ascii="Times New Roman" w:hAnsi="Times New Roman" w:cs="Times New Roman"/>
          <w:i w:val="0"/>
          <w:iCs/>
          <w:color w:val="000000" w:themeColor="text1"/>
        </w:rPr>
        <w:t xml:space="preserve">with </w:t>
      </w:r>
      <w:r w:rsidR="00444753">
        <w:rPr>
          <w:rFonts w:ascii="Times New Roman" w:hAnsi="Times New Roman" w:cs="Times New Roman"/>
          <w:i w:val="0"/>
          <w:iCs/>
          <w:color w:val="000000" w:themeColor="text1"/>
        </w:rPr>
        <w:t>outpatient therapy</w:t>
      </w:r>
      <w:r w:rsidR="00384A52">
        <w:rPr>
          <w:rFonts w:ascii="Times New Roman" w:hAnsi="Times New Roman" w:cs="Times New Roman"/>
          <w:i w:val="0"/>
          <w:iCs/>
          <w:color w:val="000000" w:themeColor="text1"/>
        </w:rPr>
        <w:t xml:space="preserve"> samples showing larger</w:t>
      </w:r>
      <w:r w:rsidR="00E108E2">
        <w:rPr>
          <w:rFonts w:ascii="Times New Roman" w:hAnsi="Times New Roman" w:cs="Times New Roman"/>
          <w:i w:val="0"/>
          <w:iCs/>
          <w:color w:val="000000" w:themeColor="text1"/>
        </w:rPr>
        <w:t xml:space="preserve"> </w:t>
      </w:r>
      <w:r w:rsidR="00384A52">
        <w:rPr>
          <w:rFonts w:ascii="Times New Roman" w:hAnsi="Times New Roman" w:cs="Times New Roman"/>
          <w:i w:val="0"/>
          <w:iCs/>
          <w:color w:val="000000" w:themeColor="text1"/>
        </w:rPr>
        <w:t xml:space="preserve">rates of seizure freedom </w:t>
      </w:r>
      <w:r w:rsidR="00E108E2">
        <w:rPr>
          <w:rFonts w:ascii="Times New Roman" w:hAnsi="Times New Roman" w:cs="Times New Roman"/>
          <w:i w:val="0"/>
          <w:iCs/>
          <w:color w:val="000000" w:themeColor="text1"/>
        </w:rPr>
        <w:t xml:space="preserve">(44%) as compared to tele-therapy (10%, </w:t>
      </w:r>
      <w:r w:rsidR="00E108E2" w:rsidRPr="00E06096">
        <w:rPr>
          <w:rFonts w:ascii="Times New Roman" w:hAnsi="Times New Roman" w:cs="Times New Roman"/>
          <w:color w:val="000000" w:themeColor="text1"/>
        </w:rPr>
        <w:t>p</w:t>
      </w:r>
      <w:r w:rsidR="00E108E2">
        <w:rPr>
          <w:rFonts w:ascii="Times New Roman" w:hAnsi="Times New Roman" w:cs="Times New Roman"/>
          <w:i w:val="0"/>
          <w:iCs/>
          <w:color w:val="000000" w:themeColor="text1"/>
        </w:rPr>
        <w:t>=0.019).</w:t>
      </w:r>
    </w:p>
    <w:p w14:paraId="40A36319" w14:textId="77777777" w:rsidR="005F5D2C" w:rsidDel="00A27D27" w:rsidRDefault="005F5D2C" w:rsidP="00591798">
      <w:pPr>
        <w:shd w:val="clear" w:color="auto" w:fill="FFFFFF"/>
        <w:tabs>
          <w:tab w:val="left" w:pos="6946"/>
        </w:tabs>
        <w:rPr>
          <w:del w:id="212" w:author="Chris Gaskell" w:date="2023-10-18T19:34:00Z"/>
          <w:color w:val="333333"/>
          <w:sz w:val="27"/>
          <w:szCs w:val="27"/>
          <w:lang w:val="sv-SE"/>
        </w:rPr>
      </w:pPr>
    </w:p>
    <w:p w14:paraId="69A788C7" w14:textId="77777777" w:rsidR="00A27D27" w:rsidRPr="005F5D2C" w:rsidRDefault="00A27D27">
      <w:pPr>
        <w:pStyle w:val="Heading4"/>
        <w:spacing w:line="480" w:lineRule="auto"/>
        <w:ind w:firstLine="720"/>
        <w:rPr>
          <w:ins w:id="213" w:author="Chris Gaskell" w:date="2023-10-18T19:34:00Z"/>
        </w:rPr>
        <w:pPrChange w:id="214" w:author="Chris Gaskell" w:date="2023-10-18T19:33:00Z">
          <w:pPr>
            <w:pStyle w:val="BodyText"/>
          </w:pPr>
        </w:pPrChange>
      </w:pPr>
    </w:p>
    <w:p w14:paraId="77724829" w14:textId="77777777" w:rsidR="00591798" w:rsidRPr="001D0AE5" w:rsidRDefault="00591798" w:rsidP="00591798">
      <w:pPr>
        <w:shd w:val="clear" w:color="auto" w:fill="FFFFFF"/>
        <w:tabs>
          <w:tab w:val="left" w:pos="6946"/>
        </w:tabs>
        <w:rPr>
          <w:color w:val="333333"/>
          <w:sz w:val="27"/>
          <w:szCs w:val="27"/>
          <w:lang w:val="sv-SE"/>
        </w:rPr>
      </w:pPr>
    </w:p>
    <w:p w14:paraId="0A49F468" w14:textId="6A999C22" w:rsidR="00246550" w:rsidRDefault="00C94AC5">
      <w:pPr>
        <w:spacing w:line="480" w:lineRule="auto"/>
        <w:ind w:firstLine="720"/>
        <w:rPr>
          <w:iCs/>
          <w:color w:val="000000" w:themeColor="text1"/>
        </w:rPr>
        <w:pPrChange w:id="215" w:author="Chris Gaskell" w:date="2023-10-18T19:34:00Z">
          <w:pPr>
            <w:spacing w:line="480" w:lineRule="auto"/>
          </w:pPr>
        </w:pPrChange>
      </w:pPr>
      <w:bookmarkStart w:id="216" w:name="follow-up-1"/>
      <w:bookmarkEnd w:id="202"/>
      <w:r>
        <w:rPr>
          <w:b/>
          <w:color w:val="000000" w:themeColor="text1"/>
        </w:rPr>
        <w:t>F</w:t>
      </w:r>
      <w:r w:rsidR="00726AFA">
        <w:rPr>
          <w:b/>
          <w:color w:val="000000" w:themeColor="text1"/>
        </w:rPr>
        <w:t>ollow-up</w:t>
      </w:r>
      <w:r w:rsidR="00655840">
        <w:rPr>
          <w:b/>
          <w:color w:val="000000" w:themeColor="text1"/>
        </w:rPr>
        <w:t xml:space="preserve"> </w:t>
      </w:r>
      <w:r w:rsidR="00F542D7">
        <w:rPr>
          <w:b/>
          <w:color w:val="000000" w:themeColor="text1"/>
        </w:rPr>
        <w:t>effect</w:t>
      </w:r>
      <w:r w:rsidR="00591798" w:rsidRPr="00591798">
        <w:rPr>
          <w:b/>
          <w:iCs/>
          <w:color w:val="000000" w:themeColor="text1"/>
        </w:rPr>
        <w:t xml:space="preserve">: </w:t>
      </w:r>
      <w:r w:rsidR="003F44CB" w:rsidRPr="00591798">
        <w:rPr>
          <w:iCs/>
          <w:color w:val="000000" w:themeColor="text1"/>
        </w:rPr>
        <w:t>Across the 1</w:t>
      </w:r>
      <w:r w:rsidR="00315A50" w:rsidRPr="00591798">
        <w:rPr>
          <w:iCs/>
          <w:color w:val="000000" w:themeColor="text1"/>
        </w:rPr>
        <w:t>2</w:t>
      </w:r>
      <w:r w:rsidR="003F44CB" w:rsidRPr="00591798">
        <w:rPr>
          <w:iCs/>
          <w:color w:val="000000" w:themeColor="text1"/>
        </w:rPr>
        <w:t xml:space="preserve"> studies </w:t>
      </w:r>
      <w:r w:rsidR="00315A50" w:rsidRPr="00591798">
        <w:rPr>
          <w:iCs/>
          <w:color w:val="000000" w:themeColor="text1"/>
        </w:rPr>
        <w:t>(</w:t>
      </w:r>
      <w:r w:rsidR="00315A50" w:rsidRPr="0047009E">
        <w:rPr>
          <w:i/>
          <w:iCs/>
          <w:color w:val="000000" w:themeColor="text1"/>
        </w:rPr>
        <w:t>k</w:t>
      </w:r>
      <w:r w:rsidR="00315A50" w:rsidRPr="00591798">
        <w:rPr>
          <w:iCs/>
          <w:color w:val="000000" w:themeColor="text1"/>
        </w:rPr>
        <w:t>=</w:t>
      </w:r>
      <w:r w:rsidR="003F44CB" w:rsidRPr="00591798">
        <w:rPr>
          <w:iCs/>
          <w:color w:val="000000" w:themeColor="text1"/>
        </w:rPr>
        <w:t>1</w:t>
      </w:r>
      <w:r w:rsidR="00315A50" w:rsidRPr="00591798">
        <w:rPr>
          <w:iCs/>
          <w:color w:val="000000" w:themeColor="text1"/>
        </w:rPr>
        <w:t xml:space="preserve">4, </w:t>
      </w:r>
      <w:r w:rsidR="003F44CB" w:rsidRPr="00591798">
        <w:rPr>
          <w:iCs/>
          <w:color w:val="000000" w:themeColor="text1"/>
        </w:rPr>
        <w:t>n=4</w:t>
      </w:r>
      <w:r w:rsidR="00315A50" w:rsidRPr="00591798">
        <w:rPr>
          <w:iCs/>
          <w:color w:val="000000" w:themeColor="text1"/>
        </w:rPr>
        <w:t>86</w:t>
      </w:r>
      <w:r w:rsidR="003F44CB" w:rsidRPr="00591798">
        <w:rPr>
          <w:iCs/>
          <w:color w:val="000000" w:themeColor="text1"/>
        </w:rPr>
        <w:t>) included in the meta-analysis</w:t>
      </w:r>
      <w:r w:rsidR="00591798">
        <w:rPr>
          <w:iCs/>
          <w:color w:val="000000" w:themeColor="text1"/>
        </w:rPr>
        <w:t xml:space="preserve"> for pre-treatment versus </w:t>
      </w:r>
      <w:commentRangeStart w:id="217"/>
      <w:commentRangeStart w:id="218"/>
      <w:commentRangeStart w:id="219"/>
      <w:r w:rsidR="00591798">
        <w:rPr>
          <w:iCs/>
          <w:color w:val="000000" w:themeColor="text1"/>
        </w:rPr>
        <w:t>follow-up</w:t>
      </w:r>
      <w:commentRangeEnd w:id="217"/>
      <w:r w:rsidR="00B601FF">
        <w:rPr>
          <w:rStyle w:val="CommentReference"/>
        </w:rPr>
        <w:commentReference w:id="217"/>
      </w:r>
      <w:commentRangeEnd w:id="218"/>
      <w:r w:rsidR="00F17992">
        <w:rPr>
          <w:rStyle w:val="CommentReference"/>
        </w:rPr>
        <w:commentReference w:id="218"/>
      </w:r>
      <w:commentRangeEnd w:id="219"/>
      <w:r w:rsidR="00401884">
        <w:rPr>
          <w:rStyle w:val="CommentReference"/>
        </w:rPr>
        <w:commentReference w:id="219"/>
      </w:r>
      <w:r w:rsidR="0047009E">
        <w:rPr>
          <w:iCs/>
          <w:color w:val="000000" w:themeColor="text1"/>
        </w:rPr>
        <w:t xml:space="preserve"> seizure freedom</w:t>
      </w:r>
      <w:r w:rsidR="00414947">
        <w:rPr>
          <w:iCs/>
          <w:color w:val="000000" w:themeColor="text1"/>
        </w:rPr>
        <w:t xml:space="preserve"> (mean</w:t>
      </w:r>
      <w:r w:rsidR="00C40FCE">
        <w:rPr>
          <w:iCs/>
          <w:color w:val="000000" w:themeColor="text1"/>
        </w:rPr>
        <w:t>=11.2</w:t>
      </w:r>
      <w:r w:rsidR="00716161">
        <w:rPr>
          <w:iCs/>
          <w:color w:val="000000" w:themeColor="text1"/>
        </w:rPr>
        <w:t xml:space="preserve"> </w:t>
      </w:r>
      <w:r w:rsidR="00414947">
        <w:rPr>
          <w:iCs/>
          <w:color w:val="000000" w:themeColor="text1"/>
        </w:rPr>
        <w:t>months</w:t>
      </w:r>
      <w:r w:rsidR="00A8030D">
        <w:rPr>
          <w:iCs/>
          <w:color w:val="000000" w:themeColor="text1"/>
        </w:rPr>
        <w:t xml:space="preserve"> </w:t>
      </w:r>
      <w:r w:rsidR="003E2C39">
        <w:rPr>
          <w:iCs/>
          <w:color w:val="000000" w:themeColor="text1"/>
        </w:rPr>
        <w:t>post-treatment</w:t>
      </w:r>
      <w:r w:rsidR="00A8030D">
        <w:rPr>
          <w:iCs/>
          <w:color w:val="000000" w:themeColor="text1"/>
        </w:rPr>
        <w:t xml:space="preserve"> end</w:t>
      </w:r>
      <w:r w:rsidR="00676C20">
        <w:rPr>
          <w:iCs/>
          <w:color w:val="000000" w:themeColor="text1"/>
        </w:rPr>
        <w:t xml:space="preserve"> [</w:t>
      </w:r>
      <w:r w:rsidR="00414947">
        <w:rPr>
          <w:iCs/>
          <w:color w:val="000000" w:themeColor="text1"/>
        </w:rPr>
        <w:t>range=</w:t>
      </w:r>
      <w:r w:rsidR="003E2C39">
        <w:rPr>
          <w:iCs/>
          <w:color w:val="000000" w:themeColor="text1"/>
        </w:rPr>
        <w:t>1</w:t>
      </w:r>
      <w:r w:rsidR="00676C20">
        <w:rPr>
          <w:iCs/>
          <w:color w:val="000000" w:themeColor="text1"/>
        </w:rPr>
        <w:t xml:space="preserve"> week to </w:t>
      </w:r>
      <w:r w:rsidR="0047009E">
        <w:rPr>
          <w:iCs/>
          <w:color w:val="000000" w:themeColor="text1"/>
        </w:rPr>
        <w:t>42 months</w:t>
      </w:r>
      <w:r w:rsidR="00676C20">
        <w:rPr>
          <w:iCs/>
          <w:color w:val="000000" w:themeColor="text1"/>
        </w:rPr>
        <w:t>]</w:t>
      </w:r>
      <w:r w:rsidR="00414947">
        <w:rPr>
          <w:iCs/>
          <w:color w:val="000000" w:themeColor="text1"/>
        </w:rPr>
        <w:t>)</w:t>
      </w:r>
      <w:r w:rsidR="003F44CB" w:rsidRPr="00591798">
        <w:rPr>
          <w:iCs/>
          <w:color w:val="000000" w:themeColor="text1"/>
        </w:rPr>
        <w:t xml:space="preserve"> </w:t>
      </w:r>
      <w:r w:rsidR="00315A50" w:rsidRPr="00591798">
        <w:rPr>
          <w:iCs/>
          <w:color w:val="000000" w:themeColor="text1"/>
        </w:rPr>
        <w:t xml:space="preserve">the pooled </w:t>
      </w:r>
      <w:del w:id="220" w:author="Chris Gaskell" w:date="2023-10-18T19:34:00Z">
        <w:r w:rsidR="00655840" w:rsidDel="00C97E24">
          <w:rPr>
            <w:iCs/>
            <w:color w:val="000000" w:themeColor="text1"/>
          </w:rPr>
          <w:delText>reduction</w:delText>
        </w:r>
        <w:r w:rsidR="00315A50" w:rsidRPr="00591798" w:rsidDel="00C97E24">
          <w:rPr>
            <w:iCs/>
            <w:color w:val="000000" w:themeColor="text1"/>
          </w:rPr>
          <w:delText xml:space="preserve"> </w:delText>
        </w:r>
      </w:del>
      <w:ins w:id="221" w:author="Chris Gaskell" w:date="2023-10-18T19:34:00Z">
        <w:r w:rsidR="00C97E24">
          <w:rPr>
            <w:iCs/>
            <w:color w:val="000000" w:themeColor="text1"/>
          </w:rPr>
          <w:t>freedom rate</w:t>
        </w:r>
        <w:r w:rsidR="00C97E24" w:rsidRPr="00591798">
          <w:rPr>
            <w:iCs/>
            <w:color w:val="000000" w:themeColor="text1"/>
          </w:rPr>
          <w:t xml:space="preserve"> </w:t>
        </w:r>
      </w:ins>
      <w:r w:rsidR="003F44CB" w:rsidRPr="00591798">
        <w:rPr>
          <w:iCs/>
          <w:color w:val="000000" w:themeColor="text1"/>
        </w:rPr>
        <w:t xml:space="preserve">was </w:t>
      </w:r>
      <w:r w:rsidR="005E4C6E">
        <w:rPr>
          <w:iCs/>
          <w:color w:val="000000" w:themeColor="text1"/>
        </w:rPr>
        <w:t>3</w:t>
      </w:r>
      <w:r w:rsidR="00315A50" w:rsidRPr="00591798">
        <w:rPr>
          <w:iCs/>
          <w:color w:val="000000" w:themeColor="text1"/>
        </w:rPr>
        <w:t>6</w:t>
      </w:r>
      <w:r w:rsidR="005E4C6E">
        <w:rPr>
          <w:iCs/>
          <w:color w:val="000000" w:themeColor="text1"/>
        </w:rPr>
        <w:t>%</w:t>
      </w:r>
      <w:r w:rsidR="003F44CB" w:rsidRPr="00591798">
        <w:rPr>
          <w:iCs/>
          <w:color w:val="000000" w:themeColor="text1"/>
        </w:rPr>
        <w:t xml:space="preserve"> (95%CI=2</w:t>
      </w:r>
      <w:r w:rsidR="00315A50" w:rsidRPr="00591798">
        <w:rPr>
          <w:iCs/>
          <w:color w:val="000000" w:themeColor="text1"/>
        </w:rPr>
        <w:t>6</w:t>
      </w:r>
      <w:r w:rsidR="005E4C6E">
        <w:rPr>
          <w:iCs/>
          <w:color w:val="000000" w:themeColor="text1"/>
        </w:rPr>
        <w:t>-</w:t>
      </w:r>
      <w:r w:rsidR="003F44CB" w:rsidRPr="00591798">
        <w:rPr>
          <w:iCs/>
          <w:color w:val="000000" w:themeColor="text1"/>
        </w:rPr>
        <w:t>46</w:t>
      </w:r>
      <w:r w:rsidR="005E4C6E">
        <w:rPr>
          <w:iCs/>
          <w:color w:val="000000" w:themeColor="text1"/>
        </w:rPr>
        <w:t>%</w:t>
      </w:r>
      <w:r w:rsidR="003F44CB" w:rsidRPr="00591798">
        <w:rPr>
          <w:iCs/>
          <w:color w:val="000000" w:themeColor="text1"/>
        </w:rPr>
        <w:t>)</w:t>
      </w:r>
      <w:r w:rsidR="00302991">
        <w:rPr>
          <w:iCs/>
          <w:color w:val="000000" w:themeColor="text1"/>
        </w:rPr>
        <w:t xml:space="preserve"> (</w:t>
      </w:r>
      <w:r w:rsidR="00BD2A7E">
        <w:rPr>
          <w:iCs/>
          <w:color w:val="000000" w:themeColor="text1"/>
        </w:rPr>
        <w:t>Fig</w:t>
      </w:r>
      <w:r w:rsidR="00446907">
        <w:rPr>
          <w:iCs/>
          <w:color w:val="000000" w:themeColor="text1"/>
        </w:rPr>
        <w:t>ure</w:t>
      </w:r>
      <w:r w:rsidR="00BD2A7E">
        <w:rPr>
          <w:iCs/>
          <w:color w:val="000000" w:themeColor="text1"/>
        </w:rPr>
        <w:t xml:space="preserve"> 3b</w:t>
      </w:r>
      <w:r w:rsidR="00302991">
        <w:rPr>
          <w:rFonts w:eastAsiaTheme="majorEastAsia"/>
          <w:bCs/>
          <w:iCs/>
          <w:color w:val="000000" w:themeColor="text1"/>
        </w:rPr>
        <w:t>)</w:t>
      </w:r>
      <w:r w:rsidR="00315A50" w:rsidRPr="00591798">
        <w:rPr>
          <w:iCs/>
          <w:color w:val="000000" w:themeColor="text1"/>
        </w:rPr>
        <w:t xml:space="preserve">. </w:t>
      </w:r>
      <w:r w:rsidR="003F44CB" w:rsidRPr="00591798">
        <w:rPr>
          <w:iCs/>
          <w:color w:val="000000" w:themeColor="text1"/>
        </w:rPr>
        <w:t>Heterogeneity was significant (Q(</w:t>
      </w:r>
      <w:proofErr w:type="spellStart"/>
      <w:r w:rsidR="003F44CB" w:rsidRPr="00591798">
        <w:rPr>
          <w:iCs/>
          <w:color w:val="000000" w:themeColor="text1"/>
        </w:rPr>
        <w:t>df</w:t>
      </w:r>
      <w:proofErr w:type="spellEnd"/>
      <w:r w:rsidR="003F44CB" w:rsidRPr="00591798">
        <w:rPr>
          <w:iCs/>
          <w:color w:val="000000" w:themeColor="text1"/>
        </w:rPr>
        <w:t>=</w:t>
      </w:r>
      <w:r w:rsidR="00B67405">
        <w:rPr>
          <w:iCs/>
          <w:color w:val="000000" w:themeColor="text1"/>
        </w:rPr>
        <w:t>13</w:t>
      </w:r>
      <w:proofErr w:type="gramStart"/>
      <w:r w:rsidR="003F44CB" w:rsidRPr="00591798">
        <w:rPr>
          <w:iCs/>
          <w:color w:val="000000" w:themeColor="text1"/>
        </w:rPr>
        <w:t>),=</w:t>
      </w:r>
      <w:proofErr w:type="gramEnd"/>
      <w:r w:rsidR="00315A50" w:rsidRPr="00591798">
        <w:rPr>
          <w:iCs/>
          <w:color w:val="000000" w:themeColor="text1"/>
        </w:rPr>
        <w:t>51.3</w:t>
      </w:r>
      <w:r w:rsidR="003F44CB" w:rsidRPr="00591798">
        <w:rPr>
          <w:iCs/>
          <w:color w:val="000000" w:themeColor="text1"/>
        </w:rPr>
        <w:t xml:space="preserve">, </w:t>
      </w:r>
      <w:r w:rsidR="003F44CB" w:rsidRPr="0047009E">
        <w:rPr>
          <w:i/>
          <w:iCs/>
          <w:color w:val="000000" w:themeColor="text1"/>
        </w:rPr>
        <w:t>p</w:t>
      </w:r>
      <w:r w:rsidR="003F44CB" w:rsidRPr="00591798">
        <w:rPr>
          <w:iCs/>
          <w:color w:val="000000" w:themeColor="text1"/>
        </w:rPr>
        <w:t>=&lt;0.001)</w:t>
      </w:r>
      <w:r w:rsidR="00315A50" w:rsidRPr="00591798">
        <w:rPr>
          <w:iCs/>
          <w:color w:val="000000" w:themeColor="text1"/>
        </w:rPr>
        <w:t>, t</w:t>
      </w:r>
      <w:r w:rsidR="003F44CB" w:rsidRPr="00591798">
        <w:rPr>
          <w:iCs/>
          <w:color w:val="000000" w:themeColor="text1"/>
        </w:rPr>
        <w:t>he variance component was</w:t>
      </w:r>
      <w:r w:rsidR="00B67405">
        <w:rPr>
          <w:iCs/>
          <w:color w:val="000000" w:themeColor="text1"/>
        </w:rPr>
        <w:t xml:space="preserve"> </w:t>
      </w:r>
      <w:r w:rsidR="00B67405" w:rsidRPr="00B67405">
        <w:rPr>
          <w:iCs/>
          <w:color w:val="000000" w:themeColor="text1"/>
        </w:rPr>
        <w:sym w:font="Symbol" w:char="F074"/>
      </w:r>
      <w:r w:rsidR="00B67405" w:rsidRPr="007B38F1">
        <w:rPr>
          <w:rFonts w:eastAsiaTheme="majorEastAsia"/>
          <w:i/>
          <w:iCs/>
          <w:color w:val="000000" w:themeColor="text1"/>
          <w:vertAlign w:val="superscript"/>
        </w:rPr>
        <w:t>2</w:t>
      </w:r>
      <w:r w:rsidR="00B67405">
        <w:rPr>
          <w:iCs/>
          <w:color w:val="000000" w:themeColor="text1"/>
        </w:rPr>
        <w:t>=</w:t>
      </w:r>
      <w:r w:rsidR="003F44CB" w:rsidRPr="00591798">
        <w:rPr>
          <w:iCs/>
          <w:color w:val="000000" w:themeColor="text1"/>
        </w:rPr>
        <w:t>0.02</w:t>
      </w:r>
      <w:r w:rsidR="00315A50" w:rsidRPr="00591798">
        <w:rPr>
          <w:iCs/>
          <w:color w:val="000000" w:themeColor="text1"/>
        </w:rPr>
        <w:t>, and the</w:t>
      </w:r>
      <w:r w:rsidR="003F44CB" w:rsidRPr="00591798">
        <w:rPr>
          <w:iCs/>
          <w:color w:val="000000" w:themeColor="text1"/>
        </w:rPr>
        <w:t xml:space="preserve"> I</w:t>
      </w:r>
      <w:r w:rsidR="003F44CB" w:rsidRPr="00591798">
        <w:rPr>
          <w:iCs/>
          <w:color w:val="000000" w:themeColor="text1"/>
          <w:vertAlign w:val="superscript"/>
        </w:rPr>
        <w:t>2</w:t>
      </w:r>
      <w:r w:rsidR="003F44CB" w:rsidRPr="00591798">
        <w:rPr>
          <w:iCs/>
          <w:color w:val="000000" w:themeColor="text1"/>
        </w:rPr>
        <w:t xml:space="preserve"> </w:t>
      </w:r>
      <w:r w:rsidR="0047009E">
        <w:rPr>
          <w:iCs/>
          <w:color w:val="000000" w:themeColor="text1"/>
        </w:rPr>
        <w:t xml:space="preserve">was </w:t>
      </w:r>
      <w:r w:rsidR="00315A50" w:rsidRPr="00591798">
        <w:rPr>
          <w:iCs/>
          <w:color w:val="000000" w:themeColor="text1"/>
        </w:rPr>
        <w:t>74.</w:t>
      </w:r>
      <w:r w:rsidR="00AE3B9C">
        <w:rPr>
          <w:iCs/>
          <w:color w:val="000000" w:themeColor="text1"/>
        </w:rPr>
        <w:t>3</w:t>
      </w:r>
      <w:r w:rsidR="00315A50" w:rsidRPr="00591798">
        <w:rPr>
          <w:iCs/>
          <w:color w:val="000000" w:themeColor="text1"/>
        </w:rPr>
        <w:t>% (CI=47.5-91.</w:t>
      </w:r>
      <w:r w:rsidR="00AE3B9C">
        <w:rPr>
          <w:iCs/>
          <w:color w:val="000000" w:themeColor="text1"/>
        </w:rPr>
        <w:t>9</w:t>
      </w:r>
      <w:r w:rsidR="00315A50" w:rsidRPr="00591798">
        <w:rPr>
          <w:iCs/>
          <w:color w:val="000000" w:themeColor="text1"/>
        </w:rPr>
        <w:t>). L</w:t>
      </w:r>
      <w:r w:rsidR="004B3005" w:rsidRPr="00591798">
        <w:rPr>
          <w:iCs/>
          <w:color w:val="000000" w:themeColor="text1"/>
        </w:rPr>
        <w:t>eave-one-out analysis provided estimates</w:t>
      </w:r>
      <w:r w:rsidR="00AE3B9C">
        <w:rPr>
          <w:iCs/>
          <w:color w:val="000000" w:themeColor="text1"/>
        </w:rPr>
        <w:t xml:space="preserve"> </w:t>
      </w:r>
      <w:r w:rsidR="004B3005" w:rsidRPr="00591798">
        <w:rPr>
          <w:iCs/>
          <w:color w:val="000000" w:themeColor="text1"/>
        </w:rPr>
        <w:t>between</w:t>
      </w:r>
      <w:r w:rsidR="00315A50" w:rsidRPr="00591798">
        <w:rPr>
          <w:iCs/>
          <w:color w:val="000000" w:themeColor="text1"/>
        </w:rPr>
        <w:t xml:space="preserve"> </w:t>
      </w:r>
      <w:commentRangeStart w:id="222"/>
      <w:r w:rsidR="004B3005" w:rsidRPr="00591798">
        <w:rPr>
          <w:iCs/>
          <w:color w:val="000000" w:themeColor="text1"/>
        </w:rPr>
        <w:t>3</w:t>
      </w:r>
      <w:r w:rsidR="00315A50" w:rsidRPr="00591798">
        <w:rPr>
          <w:iCs/>
          <w:color w:val="000000" w:themeColor="text1"/>
        </w:rPr>
        <w:t>3</w:t>
      </w:r>
      <w:r w:rsidR="004B3005" w:rsidRPr="00591798">
        <w:rPr>
          <w:iCs/>
          <w:color w:val="000000" w:themeColor="text1"/>
        </w:rPr>
        <w:t>% and 3</w:t>
      </w:r>
      <w:r w:rsidR="00315A50" w:rsidRPr="00591798">
        <w:rPr>
          <w:iCs/>
          <w:color w:val="000000" w:themeColor="text1"/>
        </w:rPr>
        <w:t>8</w:t>
      </w:r>
      <w:r w:rsidR="004B3005" w:rsidRPr="00591798">
        <w:rPr>
          <w:iCs/>
          <w:color w:val="000000" w:themeColor="text1"/>
        </w:rPr>
        <w:t>%.</w:t>
      </w:r>
      <w:r w:rsidR="00315A50" w:rsidRPr="00591798">
        <w:rPr>
          <w:iCs/>
          <w:color w:val="000000" w:themeColor="text1"/>
        </w:rPr>
        <w:t xml:space="preserve"> </w:t>
      </w:r>
      <w:commentRangeEnd w:id="222"/>
      <w:r w:rsidR="00F17992">
        <w:rPr>
          <w:rStyle w:val="CommentReference"/>
        </w:rPr>
        <w:commentReference w:id="222"/>
      </w:r>
      <w:r w:rsidR="00315A50" w:rsidRPr="00591798">
        <w:rPr>
          <w:iCs/>
          <w:color w:val="000000" w:themeColor="text1"/>
        </w:rPr>
        <w:t xml:space="preserve">The accompanying </w:t>
      </w:r>
      <w:r w:rsidR="004B3005" w:rsidRPr="00591798">
        <w:rPr>
          <w:iCs/>
          <w:color w:val="000000" w:themeColor="text1"/>
        </w:rPr>
        <w:t xml:space="preserve">funnel plot </w:t>
      </w:r>
      <w:r w:rsidR="00315A50" w:rsidRPr="00591798">
        <w:rPr>
          <w:iCs/>
          <w:color w:val="000000" w:themeColor="text1"/>
        </w:rPr>
        <w:t xml:space="preserve">is in Supplementary Figure </w:t>
      </w:r>
      <w:r w:rsidR="00DD6D01" w:rsidRPr="007B38F1">
        <w:rPr>
          <w:rFonts w:eastAsiaTheme="majorEastAsia"/>
          <w:bCs/>
          <w:color w:val="000000" w:themeColor="text1"/>
        </w:rPr>
        <w:t>3</w:t>
      </w:r>
      <w:r w:rsidR="00315A50" w:rsidRPr="00591798">
        <w:rPr>
          <w:iCs/>
          <w:color w:val="000000" w:themeColor="text1"/>
        </w:rPr>
        <w:t xml:space="preserve">. </w:t>
      </w:r>
      <w:r w:rsidR="004B3005" w:rsidRPr="00591798">
        <w:rPr>
          <w:iCs/>
          <w:color w:val="000000" w:themeColor="text1"/>
        </w:rPr>
        <w:t xml:space="preserve">The Egger’s </w:t>
      </w:r>
      <w:r w:rsidR="00315A50" w:rsidRPr="00591798">
        <w:rPr>
          <w:iCs/>
          <w:color w:val="000000" w:themeColor="text1"/>
        </w:rPr>
        <w:t xml:space="preserve">regression </w:t>
      </w:r>
      <w:r w:rsidR="004B3005" w:rsidRPr="00591798">
        <w:rPr>
          <w:iCs/>
          <w:color w:val="000000" w:themeColor="text1"/>
        </w:rPr>
        <w:t>test was not statistically significant (</w:t>
      </w:r>
      <w:r w:rsidR="004B3005" w:rsidRPr="00591798">
        <w:rPr>
          <w:rFonts w:ascii="Cambria Math" w:hAnsi="Cambria Math" w:cs="Cambria Math"/>
          <w:iCs/>
          <w:color w:val="000000" w:themeColor="text1"/>
        </w:rPr>
        <w:t>𝛽</w:t>
      </w:r>
      <w:r w:rsidR="004B3005" w:rsidRPr="00591798">
        <w:rPr>
          <w:iCs/>
          <w:color w:val="000000" w:themeColor="text1"/>
        </w:rPr>
        <w:t>=</w:t>
      </w:r>
      <w:r w:rsidR="00315A50" w:rsidRPr="00591798">
        <w:rPr>
          <w:iCs/>
          <w:color w:val="000000" w:themeColor="text1"/>
        </w:rPr>
        <w:t>0.58 [CI=0.35-0.82], </w:t>
      </w:r>
      <w:r w:rsidR="00DD6D01" w:rsidRPr="0047009E">
        <w:rPr>
          <w:i/>
          <w:iCs/>
          <w:color w:val="000000" w:themeColor="text1"/>
        </w:rPr>
        <w:t>p</w:t>
      </w:r>
      <w:r w:rsidR="00315A50" w:rsidRPr="00591798">
        <w:rPr>
          <w:iCs/>
          <w:color w:val="000000" w:themeColor="text1"/>
        </w:rPr>
        <w:t>=0.5</w:t>
      </w:r>
      <w:r w:rsidR="00617186">
        <w:rPr>
          <w:iCs/>
          <w:color w:val="000000" w:themeColor="text1"/>
        </w:rPr>
        <w:t>5</w:t>
      </w:r>
      <w:r w:rsidR="004B3005" w:rsidRPr="00591798">
        <w:rPr>
          <w:iCs/>
          <w:color w:val="000000" w:themeColor="text1"/>
        </w:rPr>
        <w:t xml:space="preserve">) indicating an absence of evidence </w:t>
      </w:r>
      <w:r w:rsidR="0047009E">
        <w:rPr>
          <w:iCs/>
          <w:color w:val="000000" w:themeColor="text1"/>
        </w:rPr>
        <w:t xml:space="preserve">of </w:t>
      </w:r>
      <w:r w:rsidR="004B3005" w:rsidRPr="00591798">
        <w:rPr>
          <w:iCs/>
          <w:color w:val="000000" w:themeColor="text1"/>
        </w:rPr>
        <w:t>small study null effects.</w:t>
      </w:r>
    </w:p>
    <w:p w14:paraId="7F3CB339" w14:textId="7CC0C388" w:rsidR="00302991" w:rsidRDefault="00302991" w:rsidP="007B38F1">
      <w:pPr>
        <w:spacing w:line="480" w:lineRule="auto"/>
        <w:rPr>
          <w:iCs/>
          <w:color w:val="000000" w:themeColor="text1"/>
        </w:rPr>
      </w:pPr>
    </w:p>
    <w:p w14:paraId="0A1A40DB" w14:textId="2C36D31F" w:rsidR="00057AAC" w:rsidRDefault="00057AAC" w:rsidP="007B38F1">
      <w:pPr>
        <w:spacing w:line="480" w:lineRule="auto"/>
        <w:rPr>
          <w:iCs/>
          <w:color w:val="000000" w:themeColor="text1"/>
        </w:rPr>
      </w:pPr>
    </w:p>
    <w:p w14:paraId="4E4E23A1" w14:textId="26B9A963" w:rsidR="00057AAC" w:rsidRDefault="00057AAC" w:rsidP="007B38F1">
      <w:pPr>
        <w:spacing w:line="480" w:lineRule="auto"/>
        <w:rPr>
          <w:iCs/>
          <w:color w:val="000000" w:themeColor="text1"/>
        </w:rPr>
      </w:pPr>
    </w:p>
    <w:p w14:paraId="3BA402E6" w14:textId="1E0FF36B" w:rsidR="00057AAC" w:rsidRDefault="00057AAC" w:rsidP="007B38F1">
      <w:pPr>
        <w:spacing w:line="480" w:lineRule="auto"/>
        <w:rPr>
          <w:iCs/>
          <w:color w:val="000000" w:themeColor="text1"/>
        </w:rPr>
      </w:pPr>
    </w:p>
    <w:p w14:paraId="64FA1CBF" w14:textId="6A2DB329" w:rsidR="00057AAC" w:rsidRDefault="00057AAC" w:rsidP="007B38F1">
      <w:pPr>
        <w:spacing w:line="480" w:lineRule="auto"/>
        <w:rPr>
          <w:iCs/>
          <w:color w:val="000000" w:themeColor="text1"/>
        </w:rPr>
      </w:pPr>
    </w:p>
    <w:p w14:paraId="763F1BAF" w14:textId="6E160913" w:rsidR="00057AAC" w:rsidRDefault="00057AAC" w:rsidP="007B38F1">
      <w:pPr>
        <w:spacing w:line="480" w:lineRule="auto"/>
        <w:rPr>
          <w:iCs/>
          <w:color w:val="000000" w:themeColor="text1"/>
        </w:rPr>
      </w:pPr>
    </w:p>
    <w:p w14:paraId="1FFC6C6F" w14:textId="77777777" w:rsidR="00057AAC" w:rsidRDefault="00057AAC" w:rsidP="007B38F1">
      <w:pPr>
        <w:spacing w:line="480" w:lineRule="auto"/>
        <w:rPr>
          <w:iCs/>
          <w:color w:val="000000" w:themeColor="text1"/>
        </w:rPr>
      </w:pPr>
    </w:p>
    <w:p w14:paraId="684B8998" w14:textId="5281D79A" w:rsidR="00302991" w:rsidRPr="00302991" w:rsidRDefault="00302991" w:rsidP="007B38F1">
      <w:pPr>
        <w:spacing w:line="480" w:lineRule="auto"/>
        <w:rPr>
          <w:b/>
          <w:bCs/>
          <w:iCs/>
          <w:color w:val="000000" w:themeColor="text1"/>
        </w:rPr>
      </w:pPr>
      <w:r w:rsidRPr="00302991">
        <w:rPr>
          <w:b/>
          <w:bCs/>
          <w:iCs/>
          <w:color w:val="000000" w:themeColor="text1"/>
        </w:rPr>
        <w:t>Figure 3b</w:t>
      </w:r>
      <w:r>
        <w:rPr>
          <w:b/>
          <w:bCs/>
          <w:iCs/>
          <w:color w:val="000000" w:themeColor="text1"/>
        </w:rPr>
        <w:t>:</w:t>
      </w:r>
    </w:p>
    <w:p w14:paraId="1367C6D7" w14:textId="23696AF2" w:rsidR="00BD2A7E" w:rsidRPr="000B114C" w:rsidRDefault="00BD2A7E" w:rsidP="00BD2A7E">
      <w:pPr>
        <w:spacing w:line="360" w:lineRule="auto"/>
        <w:rPr>
          <w:i/>
          <w:iCs/>
        </w:rPr>
      </w:pPr>
      <w:r w:rsidRPr="000B114C">
        <w:rPr>
          <w:i/>
          <w:iCs/>
        </w:rPr>
        <w:t>Forest plot of seizure freedom rates at the end of treatment (follow</w:t>
      </w:r>
      <w:r w:rsidR="005F5D2C">
        <w:rPr>
          <w:i/>
          <w:iCs/>
        </w:rPr>
        <w:t>-</w:t>
      </w:r>
      <w:r w:rsidRPr="000B114C">
        <w:rPr>
          <w:i/>
          <w:iCs/>
        </w:rPr>
        <w:t>up)</w:t>
      </w:r>
    </w:p>
    <w:p w14:paraId="0F43D431" w14:textId="3D5B9A8D" w:rsidR="00BD2A7E" w:rsidRDefault="00BD2A7E" w:rsidP="00446907">
      <w:pPr>
        <w:jc w:val="center"/>
        <w:rPr>
          <w:b/>
          <w:bCs/>
        </w:rPr>
      </w:pPr>
      <w:r>
        <w:rPr>
          <w:b/>
          <w:bCs/>
          <w:noProof/>
        </w:rPr>
        <w:lastRenderedPageBreak/>
        <w:drawing>
          <wp:inline distT="0" distB="0" distL="0" distR="0" wp14:anchorId="251A9BBD" wp14:editId="08D554EA">
            <wp:extent cx="5942921" cy="2751667"/>
            <wp:effectExtent l="0" t="0" r="1270" b="4445"/>
            <wp:docPr id="57" name="Picture 57" descr="A graph of a stu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graph of a study&#10;&#10;Description automatically generated with medium confidenc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2080" b="20044"/>
                    <a:stretch/>
                  </pic:blipFill>
                  <pic:spPr bwMode="auto">
                    <a:xfrm>
                      <a:off x="0" y="0"/>
                      <a:ext cx="5943600" cy="2751981"/>
                    </a:xfrm>
                    <a:prstGeom prst="rect">
                      <a:avLst/>
                    </a:prstGeom>
                    <a:noFill/>
                    <a:ln>
                      <a:noFill/>
                    </a:ln>
                    <a:extLst>
                      <a:ext uri="{53640926-AAD7-44D8-BBD7-CCE9431645EC}">
                        <a14:shadowObscured xmlns:a14="http://schemas.microsoft.com/office/drawing/2010/main"/>
                      </a:ext>
                    </a:extLst>
                  </pic:spPr>
                </pic:pic>
              </a:graphicData>
            </a:graphic>
          </wp:inline>
        </w:drawing>
      </w:r>
    </w:p>
    <w:p w14:paraId="1414F2BC" w14:textId="2A28B62A" w:rsidR="00302991" w:rsidRDefault="00057AAC" w:rsidP="007B38F1">
      <w:pPr>
        <w:spacing w:line="480" w:lineRule="auto"/>
      </w:pPr>
      <w:r>
        <w:t>CI = Confidence intervals (95%): N=number of participants</w:t>
      </w:r>
    </w:p>
    <w:p w14:paraId="76E14138" w14:textId="77777777" w:rsidR="00057AAC" w:rsidRDefault="00057AAC" w:rsidP="007B38F1">
      <w:pPr>
        <w:spacing w:line="480" w:lineRule="auto"/>
        <w:rPr>
          <w:iCs/>
          <w:color w:val="000000" w:themeColor="text1"/>
        </w:rPr>
      </w:pPr>
    </w:p>
    <w:p w14:paraId="5A490F44" w14:textId="61E2AAE9" w:rsidR="00246550" w:rsidRDefault="003F44CB" w:rsidP="004804AB">
      <w:pPr>
        <w:keepNext/>
        <w:spacing w:line="480" w:lineRule="auto"/>
        <w:ind w:firstLine="720"/>
        <w:rPr>
          <w:b/>
          <w:bCs/>
          <w:i/>
          <w:iCs/>
        </w:rPr>
      </w:pPr>
      <w:bookmarkStart w:id="223" w:name="seizure-improvement"/>
      <w:bookmarkEnd w:id="188"/>
      <w:bookmarkEnd w:id="216"/>
      <w:r w:rsidRPr="00591798">
        <w:rPr>
          <w:b/>
          <w:bCs/>
        </w:rPr>
        <w:t>Seizure Improvement</w:t>
      </w:r>
      <w:r w:rsidR="00246550">
        <w:rPr>
          <w:b/>
          <w:bCs/>
          <w:i/>
          <w:iCs/>
        </w:rPr>
        <w:t>.</w:t>
      </w:r>
    </w:p>
    <w:p w14:paraId="77205599" w14:textId="46764E59" w:rsidR="00CB0A42" w:rsidRDefault="00070AE2" w:rsidP="004A6896">
      <w:pPr>
        <w:spacing w:line="480" w:lineRule="auto"/>
        <w:ind w:firstLine="720"/>
      </w:pPr>
      <w:r>
        <w:t>Twenty-four</w:t>
      </w:r>
      <w:r w:rsidRPr="00591798">
        <w:t xml:space="preserve"> studies (</w:t>
      </w:r>
      <w:r w:rsidRPr="00591798">
        <w:rPr>
          <w:i/>
          <w:iCs/>
        </w:rPr>
        <w:t>k</w:t>
      </w:r>
      <w:r w:rsidRPr="00591798">
        <w:t>=35) assessed seizure improvement</w:t>
      </w:r>
      <w:r>
        <w:t xml:space="preserve"> as measured by 50% responder rate, which included participants who were seizure free (100% seizure frequency reduction)</w:t>
      </w:r>
      <w:r w:rsidRPr="00591798">
        <w:t>.</w:t>
      </w:r>
      <w:r w:rsidR="00B62990" w:rsidRPr="00591798">
        <w:t xml:space="preserve"> </w:t>
      </w:r>
      <w:r w:rsidR="00CB0A42">
        <w:t>Twenty-three</w:t>
      </w:r>
      <w:r w:rsidR="001D0624" w:rsidRPr="00591798">
        <w:t xml:space="preserve"> studies (</w:t>
      </w:r>
      <w:r w:rsidR="001D0624" w:rsidRPr="00591798">
        <w:rPr>
          <w:i/>
          <w:iCs/>
        </w:rPr>
        <w:t>k</w:t>
      </w:r>
      <w:r w:rsidR="001D0624" w:rsidRPr="00591798">
        <w:t>=23)</w:t>
      </w:r>
      <w:r w:rsidR="00B62990" w:rsidRPr="00591798">
        <w:t xml:space="preserve"> </w:t>
      </w:r>
      <w:r w:rsidR="00C94AC5">
        <w:t>assessed</w:t>
      </w:r>
      <w:r w:rsidR="00B62990" w:rsidRPr="00591798">
        <w:t xml:space="preserve"> </w:t>
      </w:r>
      <w:r w:rsidR="00C94AC5">
        <w:t xml:space="preserve">outcomes from </w:t>
      </w:r>
      <w:r w:rsidR="00B62990" w:rsidRPr="00591798">
        <w:t xml:space="preserve">the acute treatment </w:t>
      </w:r>
      <w:r w:rsidR="00FE1E6A" w:rsidRPr="00591798">
        <w:t>phase,</w:t>
      </w:r>
      <w:r w:rsidR="00B62990" w:rsidRPr="00591798">
        <w:t xml:space="preserve"> and </w:t>
      </w:r>
      <w:r w:rsidR="001D0624" w:rsidRPr="00591798">
        <w:t>11 studies</w:t>
      </w:r>
      <w:r w:rsidR="00B62990" w:rsidRPr="00591798">
        <w:t xml:space="preserve"> </w:t>
      </w:r>
      <w:r w:rsidR="001D0624" w:rsidRPr="00591798">
        <w:t>(</w:t>
      </w:r>
      <w:r w:rsidR="001D0624" w:rsidRPr="00591798">
        <w:rPr>
          <w:i/>
          <w:iCs/>
        </w:rPr>
        <w:t>k</w:t>
      </w:r>
      <w:r w:rsidR="001D0624" w:rsidRPr="00591798">
        <w:t xml:space="preserve">=12) </w:t>
      </w:r>
      <w:r w:rsidR="00C94AC5">
        <w:t>captured</w:t>
      </w:r>
      <w:r w:rsidR="00B62990" w:rsidRPr="00591798">
        <w:t xml:space="preserve"> </w:t>
      </w:r>
      <w:r w:rsidR="00C94AC5">
        <w:t xml:space="preserve">outcomes from </w:t>
      </w:r>
      <w:r w:rsidR="00B62990" w:rsidRPr="00591798">
        <w:t xml:space="preserve">the </w:t>
      </w:r>
      <w:r w:rsidR="0047009E">
        <w:t>follow-up</w:t>
      </w:r>
      <w:r w:rsidR="00B62990" w:rsidRPr="00591798">
        <w:t xml:space="preserve"> phase</w:t>
      </w:r>
      <w:r w:rsidR="003F44CB" w:rsidRPr="00591798">
        <w:t>.</w:t>
      </w:r>
      <w:r w:rsidR="00BB3527">
        <w:t xml:space="preserve"> </w:t>
      </w:r>
    </w:p>
    <w:p w14:paraId="52F335EA" w14:textId="7682B4E1" w:rsidR="000E5416" w:rsidRDefault="00C94AC5" w:rsidP="00726AFA">
      <w:pPr>
        <w:pStyle w:val="BodyText"/>
        <w:ind w:firstLine="720"/>
        <w:rPr>
          <w:rFonts w:cs="Times New Roman"/>
        </w:rPr>
      </w:pPr>
      <w:r>
        <w:rPr>
          <w:rFonts w:cs="Times New Roman"/>
          <w:b/>
          <w:bCs/>
          <w:i/>
          <w:iCs/>
        </w:rPr>
        <w:t>Treatment effect</w:t>
      </w:r>
      <w:r w:rsidR="00726AFA">
        <w:rPr>
          <w:rFonts w:cs="Times New Roman"/>
          <w:b/>
          <w:bCs/>
          <w:i/>
          <w:iCs/>
        </w:rPr>
        <w:t>:</w:t>
      </w:r>
      <w:bookmarkStart w:id="224" w:name="treatment-phase-1"/>
      <w:r w:rsidR="00726AFA">
        <w:rPr>
          <w:rFonts w:cs="Times New Roman"/>
          <w:b/>
          <w:bCs/>
          <w:i/>
          <w:iCs/>
        </w:rPr>
        <w:t xml:space="preserve"> </w:t>
      </w:r>
      <w:r w:rsidR="00CB0A42" w:rsidRPr="00591798">
        <w:rPr>
          <w:rFonts w:cs="Times New Roman"/>
        </w:rPr>
        <w:t xml:space="preserve">The pooled rate </w:t>
      </w:r>
      <w:r w:rsidR="00CB0A42">
        <w:rPr>
          <w:rFonts w:cs="Times New Roman"/>
        </w:rPr>
        <w:t xml:space="preserve">of patients experiencing </w:t>
      </w:r>
      <w:del w:id="225" w:author="Chris Gaskell" w:date="2023-10-18T19:36:00Z">
        <w:r w:rsidR="00CB0A42" w:rsidDel="002B3F7A">
          <w:rPr>
            <w:rFonts w:cs="Times New Roman"/>
          </w:rPr>
          <w:delText xml:space="preserve">an at least </w:delText>
        </w:r>
      </w:del>
      <w:ins w:id="226" w:author="Chris Gaskell" w:date="2023-10-18T19:36:00Z">
        <w:r w:rsidR="002B3F7A">
          <w:rPr>
            <w:rFonts w:cs="Times New Roman"/>
          </w:rPr>
          <w:t>≥</w:t>
        </w:r>
      </w:ins>
      <w:r w:rsidR="00CB0A42">
        <w:rPr>
          <w:rFonts w:cs="Times New Roman"/>
        </w:rPr>
        <w:t xml:space="preserve">50% </w:t>
      </w:r>
      <w:r w:rsidR="0027491B">
        <w:rPr>
          <w:rFonts w:cs="Times New Roman"/>
        </w:rPr>
        <w:t>improvement in</w:t>
      </w:r>
      <w:r w:rsidR="00A8030D">
        <w:rPr>
          <w:rFonts w:cs="Times New Roman"/>
        </w:rPr>
        <w:t xml:space="preserve"> seizures</w:t>
      </w:r>
      <w:r w:rsidR="003F44CB" w:rsidRPr="00591798">
        <w:rPr>
          <w:rFonts w:cs="Times New Roman"/>
        </w:rPr>
        <w:t xml:space="preserve"> at the end of treatment across the</w:t>
      </w:r>
      <w:r w:rsidR="00B62990" w:rsidRPr="00591798">
        <w:rPr>
          <w:rFonts w:cs="Times New Roman"/>
        </w:rPr>
        <w:t xml:space="preserve"> </w:t>
      </w:r>
      <w:r w:rsidR="00FE1E6A" w:rsidRPr="00591798">
        <w:rPr>
          <w:rFonts w:cs="Times New Roman"/>
        </w:rPr>
        <w:t>23</w:t>
      </w:r>
      <w:r w:rsidR="00B62990" w:rsidRPr="00591798">
        <w:rPr>
          <w:rFonts w:cs="Times New Roman"/>
        </w:rPr>
        <w:t xml:space="preserve"> studies</w:t>
      </w:r>
      <w:r w:rsidR="003F44CB" w:rsidRPr="00591798">
        <w:rPr>
          <w:rFonts w:cs="Times New Roman"/>
        </w:rPr>
        <w:t xml:space="preserve"> </w:t>
      </w:r>
      <w:r w:rsidR="00B62990" w:rsidRPr="00591798">
        <w:rPr>
          <w:rFonts w:cs="Times New Roman"/>
        </w:rPr>
        <w:t>(</w:t>
      </w:r>
      <w:r w:rsidR="00B62990" w:rsidRPr="00591798">
        <w:rPr>
          <w:rFonts w:cs="Times New Roman"/>
          <w:i/>
          <w:iCs/>
        </w:rPr>
        <w:t>k</w:t>
      </w:r>
      <w:r w:rsidR="00B62990" w:rsidRPr="00591798">
        <w:rPr>
          <w:rFonts w:cs="Times New Roman"/>
        </w:rPr>
        <w:t>=</w:t>
      </w:r>
      <w:r w:rsidR="003F44CB" w:rsidRPr="00591798">
        <w:rPr>
          <w:rFonts w:cs="Times New Roman"/>
        </w:rPr>
        <w:t>2</w:t>
      </w:r>
      <w:r w:rsidR="00B62990" w:rsidRPr="00591798">
        <w:rPr>
          <w:rFonts w:cs="Times New Roman"/>
        </w:rPr>
        <w:t xml:space="preserve">3, </w:t>
      </w:r>
      <w:r w:rsidR="00FE1E6A" w:rsidRPr="00591798">
        <w:rPr>
          <w:rFonts w:cs="Times New Roman"/>
        </w:rPr>
        <w:t>N</w:t>
      </w:r>
      <w:r w:rsidR="003F44CB" w:rsidRPr="00591798">
        <w:rPr>
          <w:rFonts w:cs="Times New Roman"/>
        </w:rPr>
        <w:t>=5</w:t>
      </w:r>
      <w:r w:rsidR="00B62990" w:rsidRPr="00591798">
        <w:rPr>
          <w:rFonts w:cs="Times New Roman"/>
        </w:rPr>
        <w:t>68</w:t>
      </w:r>
      <w:r w:rsidR="003F44CB" w:rsidRPr="00591798">
        <w:rPr>
          <w:rFonts w:cs="Times New Roman"/>
        </w:rPr>
        <w:t>)</w:t>
      </w:r>
      <w:r w:rsidR="00726AFA">
        <w:rPr>
          <w:rFonts w:cs="Times New Roman"/>
        </w:rPr>
        <w:t>,</w:t>
      </w:r>
      <w:r w:rsidR="003F44CB" w:rsidRPr="00591798">
        <w:rPr>
          <w:rFonts w:cs="Times New Roman"/>
        </w:rPr>
        <w:t xml:space="preserve"> was</w:t>
      </w:r>
      <w:r w:rsidR="00070AE2" w:rsidRPr="00591798">
        <w:rPr>
          <w:rFonts w:cs="Times New Roman"/>
        </w:rPr>
        <w:t xml:space="preserve"> 66% (95% CI=54</w:t>
      </w:r>
      <w:r w:rsidR="0027491B">
        <w:rPr>
          <w:rFonts w:cs="Times New Roman"/>
        </w:rPr>
        <w:t>-</w:t>
      </w:r>
      <w:r w:rsidR="00070AE2" w:rsidRPr="00591798">
        <w:rPr>
          <w:rFonts w:cs="Times New Roman"/>
        </w:rPr>
        <w:t>77</w:t>
      </w:r>
      <w:r w:rsidR="00070AE2">
        <w:rPr>
          <w:rFonts w:cs="Times New Roman"/>
        </w:rPr>
        <w:t>%</w:t>
      </w:r>
      <w:r w:rsidR="003E0D70">
        <w:rPr>
          <w:rFonts w:cs="Times New Roman"/>
        </w:rPr>
        <w:t xml:space="preserve">, </w:t>
      </w:r>
      <w:r w:rsidR="003E0D70">
        <w:t>GRADE=low</w:t>
      </w:r>
      <w:r w:rsidR="00070AE2" w:rsidRPr="00591798">
        <w:rPr>
          <w:rFonts w:cs="Times New Roman"/>
        </w:rPr>
        <w:t>)</w:t>
      </w:r>
      <w:r w:rsidR="00BD2A7E">
        <w:rPr>
          <w:rFonts w:cs="Times New Roman"/>
        </w:rPr>
        <w:t xml:space="preserve"> (Fig</w:t>
      </w:r>
      <w:r w:rsidR="0027491B">
        <w:rPr>
          <w:rFonts w:cs="Times New Roman"/>
        </w:rPr>
        <w:t>ure</w:t>
      </w:r>
      <w:r w:rsidR="00BD2A7E">
        <w:rPr>
          <w:rFonts w:cs="Times New Roman"/>
        </w:rPr>
        <w:t xml:space="preserve"> 4a)</w:t>
      </w:r>
      <w:r w:rsidR="00070AE2">
        <w:rPr>
          <w:rFonts w:cs="Times New Roman"/>
        </w:rPr>
        <w:t xml:space="preserve">. </w:t>
      </w:r>
      <w:r w:rsidR="003F44CB" w:rsidRPr="00591798">
        <w:rPr>
          <w:rFonts w:cs="Times New Roman"/>
        </w:rPr>
        <w:t>Heterogeneity was significant (</w:t>
      </w:r>
      <w:proofErr w:type="gramStart"/>
      <w:r w:rsidR="003F44CB" w:rsidRPr="00591798">
        <w:rPr>
          <w:rFonts w:cs="Times New Roman"/>
        </w:rPr>
        <w:t>Q</w:t>
      </w:r>
      <w:r w:rsidR="00265125">
        <w:rPr>
          <w:rFonts w:cs="Times New Roman"/>
        </w:rPr>
        <w:t>[</w:t>
      </w:r>
      <w:proofErr w:type="spellStart"/>
      <w:proofErr w:type="gramEnd"/>
      <w:r w:rsidR="003F44CB" w:rsidRPr="00591798">
        <w:rPr>
          <w:rFonts w:cs="Times New Roman"/>
        </w:rPr>
        <w:t>df</w:t>
      </w:r>
      <w:proofErr w:type="spellEnd"/>
      <w:r w:rsidR="003F44CB" w:rsidRPr="00591798">
        <w:rPr>
          <w:rFonts w:cs="Times New Roman"/>
        </w:rPr>
        <w:t xml:space="preserve"> = </w:t>
      </w:r>
      <w:r w:rsidR="00AB5D65">
        <w:rPr>
          <w:rFonts w:cs="Times New Roman"/>
        </w:rPr>
        <w:t>22</w:t>
      </w:r>
      <w:r w:rsidR="00265125">
        <w:rPr>
          <w:rFonts w:cs="Times New Roman"/>
        </w:rPr>
        <w:t>]</w:t>
      </w:r>
      <w:r w:rsidR="003F44CB" w:rsidRPr="00591798">
        <w:rPr>
          <w:rFonts w:cs="Times New Roman"/>
        </w:rPr>
        <w:t>=</w:t>
      </w:r>
      <w:r w:rsidR="00B62990" w:rsidRPr="00591798">
        <w:rPr>
          <w:rFonts w:cs="Times New Roman"/>
        </w:rPr>
        <w:t>141.</w:t>
      </w:r>
      <w:r w:rsidR="0044125F">
        <w:rPr>
          <w:rFonts w:cs="Times New Roman"/>
        </w:rPr>
        <w:t>5</w:t>
      </w:r>
      <w:r w:rsidR="003F44CB" w:rsidRPr="00591798">
        <w:rPr>
          <w:rFonts w:cs="Times New Roman"/>
        </w:rPr>
        <w:t xml:space="preserve">, </w:t>
      </w:r>
      <w:r w:rsidR="003F44CB" w:rsidRPr="007B38F1">
        <w:rPr>
          <w:rFonts w:cs="Times New Roman"/>
          <w:i/>
          <w:iCs/>
        </w:rPr>
        <w:t>p</w:t>
      </w:r>
      <w:r w:rsidR="003F44CB" w:rsidRPr="00591798">
        <w:rPr>
          <w:rFonts w:cs="Times New Roman"/>
        </w:rPr>
        <w:t>=&lt;0.001)</w:t>
      </w:r>
      <w:r w:rsidR="003E0D70">
        <w:rPr>
          <w:rFonts w:cs="Times New Roman"/>
        </w:rPr>
        <w:t>,</w:t>
      </w:r>
      <w:r w:rsidR="00B62990" w:rsidRPr="00591798">
        <w:rPr>
          <w:rFonts w:cs="Times New Roman"/>
        </w:rPr>
        <w:t xml:space="preserve"> t</w:t>
      </w:r>
      <w:r w:rsidR="003F44CB" w:rsidRPr="00591798">
        <w:rPr>
          <w:rFonts w:cs="Times New Roman"/>
        </w:rPr>
        <w:t>he variance component was</w:t>
      </w:r>
      <w:r w:rsidR="001431C2">
        <w:rPr>
          <w:rFonts w:cs="Times New Roman"/>
        </w:rPr>
        <w:t xml:space="preserve"> </w:t>
      </w:r>
      <w:r w:rsidR="001431C2" w:rsidRPr="00B67405">
        <w:rPr>
          <w:rFonts w:cs="Times New Roman"/>
          <w:iCs/>
          <w:color w:val="000000" w:themeColor="text1"/>
        </w:rPr>
        <w:sym w:font="Symbol" w:char="F074"/>
      </w:r>
      <w:r w:rsidR="001431C2" w:rsidRPr="00926286">
        <w:rPr>
          <w:rFonts w:cs="Times New Roman"/>
          <w:i/>
          <w:iCs/>
          <w:color w:val="000000" w:themeColor="text1"/>
          <w:vertAlign w:val="superscript"/>
        </w:rPr>
        <w:t>2</w:t>
      </w:r>
      <w:r w:rsidR="001431C2">
        <w:rPr>
          <w:rFonts w:cs="Times New Roman"/>
        </w:rPr>
        <w:t>=</w:t>
      </w:r>
      <w:r w:rsidR="003F44CB" w:rsidRPr="00591798">
        <w:rPr>
          <w:rFonts w:cs="Times New Roman"/>
        </w:rPr>
        <w:t>0.06</w:t>
      </w:r>
      <w:r w:rsidR="00B62990" w:rsidRPr="00591798">
        <w:rPr>
          <w:rFonts w:cs="Times New Roman"/>
        </w:rPr>
        <w:t xml:space="preserve">, and the </w:t>
      </w:r>
      <w:r w:rsidR="003F44CB" w:rsidRPr="00591798">
        <w:rPr>
          <w:rFonts w:cs="Times New Roman"/>
        </w:rPr>
        <w:t>I</w:t>
      </w:r>
      <w:r w:rsidR="003F44CB" w:rsidRPr="00591798">
        <w:rPr>
          <w:rFonts w:cs="Times New Roman"/>
          <w:vertAlign w:val="superscript"/>
        </w:rPr>
        <w:t>2</w:t>
      </w:r>
      <w:r w:rsidR="003F44CB" w:rsidRPr="00591798">
        <w:rPr>
          <w:rFonts w:cs="Times New Roman"/>
        </w:rPr>
        <w:t xml:space="preserve"> was </w:t>
      </w:r>
      <w:r w:rsidR="00B62990" w:rsidRPr="00591798">
        <w:rPr>
          <w:rFonts w:cs="Times New Roman"/>
        </w:rPr>
        <w:t>85.2% (95% CI=73.</w:t>
      </w:r>
      <w:r w:rsidR="002565A5">
        <w:rPr>
          <w:rFonts w:cs="Times New Roman"/>
        </w:rPr>
        <w:t>9</w:t>
      </w:r>
      <w:r w:rsidR="00B62990" w:rsidRPr="00591798">
        <w:rPr>
          <w:rFonts w:cs="Times New Roman"/>
        </w:rPr>
        <w:t xml:space="preserve">-92.6). </w:t>
      </w:r>
      <w:r w:rsidR="00B8015C" w:rsidRPr="00591798">
        <w:rPr>
          <w:rFonts w:cs="Times New Roman"/>
        </w:rPr>
        <w:t>The Egger’s test was not statistically significant (</w:t>
      </w:r>
      <w:r w:rsidR="00B8015C" w:rsidRPr="00591798">
        <w:rPr>
          <w:rFonts w:ascii="Cambria Math" w:hAnsi="Cambria Math" w:cs="Cambria Math"/>
        </w:rPr>
        <w:t>𝛽</w:t>
      </w:r>
      <w:r w:rsidR="00B8015C" w:rsidRPr="00591798">
        <w:rPr>
          <w:rFonts w:cs="Times New Roman"/>
        </w:rPr>
        <w:t xml:space="preserve">=0.69 [CI=0.35-1.02], </w:t>
      </w:r>
      <w:r w:rsidR="00B8015C" w:rsidRPr="00591798">
        <w:rPr>
          <w:rFonts w:cs="Times New Roman"/>
          <w:i/>
          <w:iCs/>
        </w:rPr>
        <w:t>p</w:t>
      </w:r>
      <w:r w:rsidR="00B8015C" w:rsidRPr="00591798">
        <w:rPr>
          <w:rFonts w:cs="Times New Roman"/>
        </w:rPr>
        <w:t>=0.14)</w:t>
      </w:r>
      <w:r w:rsidR="00B62990" w:rsidRPr="00591798">
        <w:rPr>
          <w:rFonts w:cs="Times New Roman"/>
        </w:rPr>
        <w:t>.</w:t>
      </w:r>
      <w:r w:rsidR="00BD2A7E">
        <w:rPr>
          <w:rFonts w:cs="Times New Roman"/>
        </w:rPr>
        <w:t xml:space="preserve"> </w:t>
      </w:r>
      <w:ins w:id="227" w:author="Chris Gaskell" w:date="2023-10-18T19:36:00Z">
        <w:r w:rsidR="00256DEC">
          <w:rPr>
            <w:rFonts w:cs="Times New Roman"/>
          </w:rPr>
          <w:t>The f</w:t>
        </w:r>
      </w:ins>
      <w:del w:id="228" w:author="Chris Gaskell" w:date="2023-10-18T19:36:00Z">
        <w:r w:rsidR="00BD2A7E" w:rsidDel="00256DEC">
          <w:rPr>
            <w:rFonts w:cs="Times New Roman"/>
          </w:rPr>
          <w:delText>F</w:delText>
        </w:r>
      </w:del>
      <w:r w:rsidR="00BD2A7E">
        <w:rPr>
          <w:rFonts w:cs="Times New Roman"/>
        </w:rPr>
        <w:t>unnel plot is located at Supplementary Figure 4</w:t>
      </w:r>
      <w:r w:rsidR="00650D21">
        <w:rPr>
          <w:rFonts w:cs="Times New Roman"/>
        </w:rPr>
        <w:t>.</w:t>
      </w:r>
    </w:p>
    <w:p w14:paraId="38182AA8" w14:textId="174D7121" w:rsidR="00BD2A7E" w:rsidRPr="00BD2A7E" w:rsidRDefault="00BD2A7E" w:rsidP="00BD2A7E">
      <w:pPr>
        <w:pStyle w:val="BodyText2"/>
        <w:rPr>
          <w:rFonts w:ascii="Times New Roman" w:hAnsi="Times New Roman" w:cs="Times New Roman"/>
          <w:b/>
          <w:bCs/>
        </w:rPr>
      </w:pPr>
      <w:r w:rsidRPr="00BD2A7E">
        <w:rPr>
          <w:rFonts w:ascii="Times New Roman" w:hAnsi="Times New Roman" w:cs="Times New Roman"/>
          <w:b/>
          <w:bCs/>
        </w:rPr>
        <w:t>Figure 4a</w:t>
      </w:r>
    </w:p>
    <w:p w14:paraId="1E44C875" w14:textId="77777777" w:rsidR="00BD2A7E" w:rsidRPr="00BD2A7E" w:rsidRDefault="00BD2A7E" w:rsidP="00BD2A7E">
      <w:pPr>
        <w:spacing w:line="360" w:lineRule="auto"/>
        <w:rPr>
          <w:i/>
          <w:iCs/>
        </w:rPr>
      </w:pPr>
      <w:r w:rsidRPr="00BD2A7E">
        <w:rPr>
          <w:i/>
          <w:iCs/>
        </w:rPr>
        <w:t>Forest plot of seizure improvement rates at the end of treatment (acute treatment phase)</w:t>
      </w:r>
    </w:p>
    <w:p w14:paraId="11CE3C94" w14:textId="1E0DEAE8" w:rsidR="00BD2A7E" w:rsidRDefault="00BD2A7E" w:rsidP="00BD2A7E">
      <w:pPr>
        <w:rPr>
          <w:b/>
          <w:bCs/>
        </w:rPr>
      </w:pPr>
      <w:r w:rsidRPr="00EF3064">
        <w:rPr>
          <w:b/>
          <w:bCs/>
        </w:rPr>
        <w:lastRenderedPageBreak/>
        <w:t xml:space="preserve"> </w:t>
      </w:r>
      <w:r>
        <w:rPr>
          <w:b/>
          <w:bCs/>
          <w:noProof/>
        </w:rPr>
        <w:drawing>
          <wp:inline distT="0" distB="0" distL="0" distR="0" wp14:anchorId="74F0B7DE" wp14:editId="51CABB5B">
            <wp:extent cx="5943600" cy="3589867"/>
            <wp:effectExtent l="0" t="0" r="0" b="4445"/>
            <wp:docPr id="58" name="Picture 58" descr="A graph of a stu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graph of a study&#10;&#10;Description automatically generated with medium confidenc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2821" b="8654"/>
                    <a:stretch/>
                  </pic:blipFill>
                  <pic:spPr bwMode="auto">
                    <a:xfrm>
                      <a:off x="0" y="0"/>
                      <a:ext cx="5947069" cy="3591962"/>
                    </a:xfrm>
                    <a:prstGeom prst="rect">
                      <a:avLst/>
                    </a:prstGeom>
                    <a:noFill/>
                    <a:ln>
                      <a:noFill/>
                    </a:ln>
                    <a:extLst>
                      <a:ext uri="{53640926-AAD7-44D8-BBD7-CCE9431645EC}">
                        <a14:shadowObscured xmlns:a14="http://schemas.microsoft.com/office/drawing/2010/main"/>
                      </a:ext>
                    </a:extLst>
                  </pic:spPr>
                </pic:pic>
              </a:graphicData>
            </a:graphic>
          </wp:inline>
        </w:drawing>
      </w:r>
    </w:p>
    <w:p w14:paraId="7FB2C3B0" w14:textId="46F29496" w:rsidR="00BD2A7E" w:rsidRPr="00BD2A7E" w:rsidRDefault="00057AAC" w:rsidP="00BD2A7E">
      <w:pPr>
        <w:rPr>
          <w:b/>
          <w:bCs/>
        </w:rPr>
      </w:pPr>
      <w:r>
        <w:t>CI = Confidence intervals (95%): N=number of participants</w:t>
      </w:r>
    </w:p>
    <w:p w14:paraId="79E60663" w14:textId="77777777" w:rsidR="00057AAC" w:rsidRDefault="00057AAC" w:rsidP="00070AE2">
      <w:pPr>
        <w:pStyle w:val="BodyText"/>
        <w:ind w:firstLine="720"/>
        <w:rPr>
          <w:rFonts w:cs="Times New Roman"/>
          <w:b/>
          <w:i/>
          <w:iCs/>
          <w:color w:val="000000" w:themeColor="text1"/>
        </w:rPr>
      </w:pPr>
      <w:bookmarkStart w:id="229" w:name="seizure-mean-and-median-change"/>
      <w:bookmarkEnd w:id="223"/>
      <w:bookmarkEnd w:id="224"/>
    </w:p>
    <w:p w14:paraId="711D81F9" w14:textId="57370A82" w:rsidR="00070AE2" w:rsidRDefault="00070AE2" w:rsidP="00070AE2">
      <w:pPr>
        <w:pStyle w:val="BodyText"/>
        <w:ind w:firstLine="720"/>
        <w:rPr>
          <w:rFonts w:cs="Times New Roman"/>
        </w:rPr>
      </w:pPr>
      <w:r w:rsidRPr="00F542D7">
        <w:rPr>
          <w:rFonts w:cs="Times New Roman"/>
          <w:b/>
          <w:i/>
          <w:iCs/>
          <w:color w:val="000000" w:themeColor="text1"/>
        </w:rPr>
        <w:t xml:space="preserve">Follow-up </w:t>
      </w:r>
      <w:r>
        <w:rPr>
          <w:rFonts w:cs="Times New Roman"/>
          <w:b/>
          <w:i/>
          <w:iCs/>
          <w:color w:val="000000" w:themeColor="text1"/>
        </w:rPr>
        <w:t>effect</w:t>
      </w:r>
      <w:r>
        <w:rPr>
          <w:rFonts w:cs="Times New Roman"/>
          <w:b/>
          <w:bCs/>
          <w:i/>
          <w:iCs/>
        </w:rPr>
        <w:t xml:space="preserve">: </w:t>
      </w:r>
      <w:r w:rsidRPr="00591798">
        <w:rPr>
          <w:rFonts w:cs="Times New Roman"/>
        </w:rPr>
        <w:t xml:space="preserve">The pooled rate </w:t>
      </w:r>
      <w:r>
        <w:rPr>
          <w:rFonts w:cs="Times New Roman"/>
        </w:rPr>
        <w:t xml:space="preserve">of patients </w:t>
      </w:r>
      <w:r w:rsidR="00CB0A42">
        <w:rPr>
          <w:rFonts w:cs="Times New Roman"/>
        </w:rPr>
        <w:t>with</w:t>
      </w:r>
      <w:r>
        <w:rPr>
          <w:rFonts w:cs="Times New Roman"/>
        </w:rPr>
        <w:t xml:space="preserve"> </w:t>
      </w:r>
      <w:ins w:id="230" w:author="Chris Gaskell" w:date="2023-10-18T19:37:00Z">
        <w:r w:rsidR="00984F2E">
          <w:rPr>
            <w:rFonts w:cs="Times New Roman"/>
          </w:rPr>
          <w:t>≥</w:t>
        </w:r>
      </w:ins>
      <w:r>
        <w:rPr>
          <w:rFonts w:cs="Times New Roman"/>
        </w:rPr>
        <w:t>50% improvement in seizure frequency</w:t>
      </w:r>
      <w:r w:rsidRPr="00591798">
        <w:rPr>
          <w:rFonts w:cs="Times New Roman"/>
        </w:rPr>
        <w:t xml:space="preserve"> at</w:t>
      </w:r>
      <w:r>
        <w:rPr>
          <w:rFonts w:cs="Times New Roman"/>
        </w:rPr>
        <w:t xml:space="preserve"> follow-up</w:t>
      </w:r>
      <w:r>
        <w:rPr>
          <w:rFonts w:cs="Times New Roman"/>
          <w:iCs/>
          <w:color w:val="000000" w:themeColor="text1"/>
        </w:rPr>
        <w:t xml:space="preserve"> </w:t>
      </w:r>
      <w:r w:rsidRPr="00591798">
        <w:rPr>
          <w:rFonts w:cs="Times New Roman"/>
        </w:rPr>
        <w:t xml:space="preserve">was </w:t>
      </w:r>
      <w:r>
        <w:rPr>
          <w:rFonts w:cs="Times New Roman"/>
        </w:rPr>
        <w:t xml:space="preserve">75% </w:t>
      </w:r>
      <w:r w:rsidRPr="00591798">
        <w:rPr>
          <w:rFonts w:cs="Times New Roman"/>
        </w:rPr>
        <w:t>(95% CI=64</w:t>
      </w:r>
      <w:r>
        <w:rPr>
          <w:rFonts w:cs="Times New Roman"/>
        </w:rPr>
        <w:t>-</w:t>
      </w:r>
      <w:r w:rsidRPr="00591798">
        <w:rPr>
          <w:rFonts w:cs="Times New Roman"/>
        </w:rPr>
        <w:t>85</w:t>
      </w:r>
      <w:r>
        <w:rPr>
          <w:rFonts w:cs="Times New Roman"/>
        </w:rPr>
        <w:t>%</w:t>
      </w:r>
      <w:r w:rsidRPr="00591798">
        <w:rPr>
          <w:rFonts w:cs="Times New Roman"/>
        </w:rPr>
        <w:t>)</w:t>
      </w:r>
      <w:r>
        <w:rPr>
          <w:rFonts w:cs="Times New Roman"/>
          <w:iCs/>
          <w:color w:val="000000" w:themeColor="text1"/>
        </w:rPr>
        <w:t xml:space="preserve"> </w:t>
      </w:r>
      <w:r w:rsidRPr="00591798">
        <w:rPr>
          <w:rFonts w:cs="Times New Roman"/>
        </w:rPr>
        <w:t>across the 11 studies (</w:t>
      </w:r>
      <w:r w:rsidRPr="00591798">
        <w:rPr>
          <w:rFonts w:cs="Times New Roman"/>
          <w:i/>
          <w:iCs/>
        </w:rPr>
        <w:t>k</w:t>
      </w:r>
      <w:r w:rsidRPr="00591798">
        <w:rPr>
          <w:rFonts w:cs="Times New Roman"/>
        </w:rPr>
        <w:t>=12, N=369)</w:t>
      </w:r>
      <w:r w:rsidR="00BD2A7E">
        <w:rPr>
          <w:rFonts w:cs="Times New Roman"/>
        </w:rPr>
        <w:t xml:space="preserve"> (Figure 4b)</w:t>
      </w:r>
      <w:r w:rsidRPr="00591798">
        <w:rPr>
          <w:rFonts w:cs="Times New Roman"/>
        </w:rPr>
        <w:t xml:space="preserve">. </w:t>
      </w:r>
      <w:r w:rsidR="00CB0A42">
        <w:rPr>
          <w:rFonts w:cs="Times New Roman"/>
        </w:rPr>
        <w:t xml:space="preserve">The mean duration of follow-up </w:t>
      </w:r>
      <w:r w:rsidR="00CB0A42">
        <w:rPr>
          <w:rFonts w:cs="Times New Roman"/>
          <w:iCs/>
          <w:color w:val="000000" w:themeColor="text1"/>
        </w:rPr>
        <w:t xml:space="preserve">was 9.4 months post-treatment end (range =1 week – 42 months). </w:t>
      </w:r>
      <w:r w:rsidR="00CB0A42" w:rsidRPr="00591798">
        <w:rPr>
          <w:rFonts w:cs="Times New Roman"/>
        </w:rPr>
        <w:t>Heterogeneity was significant (Q</w:t>
      </w:r>
      <w:r w:rsidR="00CB0A42">
        <w:rPr>
          <w:rFonts w:cs="Times New Roman"/>
        </w:rPr>
        <w:t>[</w:t>
      </w:r>
      <w:proofErr w:type="spellStart"/>
      <w:r w:rsidR="00CB0A42" w:rsidRPr="00591798">
        <w:rPr>
          <w:rFonts w:cs="Times New Roman"/>
        </w:rPr>
        <w:t>df</w:t>
      </w:r>
      <w:proofErr w:type="spellEnd"/>
      <w:r w:rsidR="00CB0A42" w:rsidRPr="00591798">
        <w:rPr>
          <w:rFonts w:cs="Times New Roman"/>
        </w:rPr>
        <w:t>=</w:t>
      </w:r>
      <w:proofErr w:type="gramStart"/>
      <w:r w:rsidR="00CB0A42">
        <w:rPr>
          <w:rFonts w:cs="Times New Roman"/>
        </w:rPr>
        <w:t>11]</w:t>
      </w:r>
      <w:r w:rsidR="00CB0A42" w:rsidRPr="00591798">
        <w:rPr>
          <w:rFonts w:cs="Times New Roman"/>
        </w:rPr>
        <w:t>=</w:t>
      </w:r>
      <w:proofErr w:type="gramEnd"/>
      <w:r w:rsidR="00CB0A42" w:rsidRPr="00591798">
        <w:rPr>
          <w:rFonts w:cs="Times New Roman"/>
          <w:color w:val="333333"/>
          <w:shd w:val="clear" w:color="auto" w:fill="FFFFFF"/>
        </w:rPr>
        <w:t>52.</w:t>
      </w:r>
      <w:r w:rsidR="00CB0A42">
        <w:rPr>
          <w:rFonts w:cs="Times New Roman"/>
          <w:color w:val="333333"/>
          <w:shd w:val="clear" w:color="auto" w:fill="FFFFFF"/>
        </w:rPr>
        <w:t>1</w:t>
      </w:r>
      <w:r w:rsidR="00CB0A42" w:rsidRPr="00591798">
        <w:rPr>
          <w:rFonts w:cs="Times New Roman"/>
        </w:rPr>
        <w:t xml:space="preserve">, </w:t>
      </w:r>
      <w:r w:rsidR="00CB0A42" w:rsidRPr="007B38F1">
        <w:rPr>
          <w:rFonts w:cs="Times New Roman"/>
          <w:i/>
          <w:iCs/>
        </w:rPr>
        <w:t>p</w:t>
      </w:r>
      <w:r w:rsidR="00CB0A42" w:rsidRPr="00591798">
        <w:rPr>
          <w:rFonts w:cs="Times New Roman"/>
        </w:rPr>
        <w:t xml:space="preserve">=&lt;0.001). </w:t>
      </w:r>
      <w:r w:rsidR="00CB0A42">
        <w:rPr>
          <w:rFonts w:cs="Times New Roman"/>
        </w:rPr>
        <w:t>T</w:t>
      </w:r>
      <w:r w:rsidR="00CB0A42" w:rsidRPr="00591798">
        <w:rPr>
          <w:rFonts w:cs="Times New Roman"/>
        </w:rPr>
        <w:t xml:space="preserve">he variance component was </w:t>
      </w:r>
      <w:r w:rsidR="00CB0A42" w:rsidRPr="00B67405">
        <w:rPr>
          <w:rFonts w:cs="Times New Roman"/>
          <w:iCs/>
          <w:color w:val="000000" w:themeColor="text1"/>
        </w:rPr>
        <w:sym w:font="Symbol" w:char="F074"/>
      </w:r>
      <w:r w:rsidR="00CB0A42" w:rsidRPr="00926286">
        <w:rPr>
          <w:rFonts w:cs="Times New Roman"/>
          <w:i/>
          <w:iCs/>
          <w:color w:val="000000" w:themeColor="text1"/>
          <w:vertAlign w:val="superscript"/>
        </w:rPr>
        <w:t>2</w:t>
      </w:r>
      <w:r w:rsidR="0027491B">
        <w:rPr>
          <w:rFonts w:cs="Times New Roman"/>
        </w:rPr>
        <w:t>=0</w:t>
      </w:r>
      <w:r w:rsidR="00CB0A42" w:rsidRPr="00591798">
        <w:rPr>
          <w:rFonts w:cs="Times New Roman"/>
        </w:rPr>
        <w:t>.03, and the I</w:t>
      </w:r>
      <w:r w:rsidR="00CB0A42" w:rsidRPr="00591798">
        <w:rPr>
          <w:rFonts w:cs="Times New Roman"/>
          <w:vertAlign w:val="superscript"/>
        </w:rPr>
        <w:t>2</w:t>
      </w:r>
      <w:r w:rsidR="00CB0A42" w:rsidRPr="00591798">
        <w:rPr>
          <w:rFonts w:cs="Times New Roman"/>
        </w:rPr>
        <w:t xml:space="preserve"> was 73.12% (95%CI=41.9-90.</w:t>
      </w:r>
      <w:r w:rsidR="00CB0A42">
        <w:rPr>
          <w:rFonts w:cs="Times New Roman"/>
        </w:rPr>
        <w:t>9</w:t>
      </w:r>
      <w:r w:rsidR="00CB0A42" w:rsidRPr="00591798">
        <w:rPr>
          <w:rFonts w:cs="Times New Roman"/>
        </w:rPr>
        <w:t>). The Egger’s test was not statistically significant (</w:t>
      </w:r>
      <w:r w:rsidR="00CB0A42" w:rsidRPr="00591798">
        <w:rPr>
          <w:rFonts w:ascii="Cambria Math" w:hAnsi="Cambria Math" w:cs="Cambria Math"/>
        </w:rPr>
        <w:t>𝛽</w:t>
      </w:r>
      <w:r w:rsidR="00CB0A42" w:rsidRPr="00591798">
        <w:rPr>
          <w:rFonts w:cs="Times New Roman"/>
        </w:rPr>
        <w:t>=0.69 [CI=0.62-1.14], </w:t>
      </w:r>
      <w:r w:rsidR="00CB0A42" w:rsidRPr="00591798">
        <w:rPr>
          <w:rFonts w:cs="Times New Roman"/>
          <w:i/>
          <w:iCs/>
        </w:rPr>
        <w:t>p</w:t>
      </w:r>
      <w:r w:rsidR="00CB0A42" w:rsidRPr="00591798">
        <w:rPr>
          <w:rFonts w:cs="Times New Roman"/>
        </w:rPr>
        <w:t>=0.23).</w:t>
      </w:r>
      <w:r w:rsidR="00BD2A7E" w:rsidRPr="00BD2A7E">
        <w:rPr>
          <w:rFonts w:cs="Times New Roman"/>
        </w:rPr>
        <w:t xml:space="preserve"> </w:t>
      </w:r>
      <w:r w:rsidR="00BD2A7E">
        <w:rPr>
          <w:rFonts w:cs="Times New Roman"/>
        </w:rPr>
        <w:t>Funnel plot is located at Supplementary Figure 5</w:t>
      </w:r>
      <w:r w:rsidR="00650D21">
        <w:rPr>
          <w:rFonts w:cs="Times New Roman"/>
        </w:rPr>
        <w:t>.</w:t>
      </w:r>
    </w:p>
    <w:p w14:paraId="37CA918A" w14:textId="38534601" w:rsidR="00BD2A7E" w:rsidRDefault="00BD2A7E" w:rsidP="00BD2A7E">
      <w:pPr>
        <w:pStyle w:val="BodyText2"/>
      </w:pPr>
    </w:p>
    <w:p w14:paraId="6DB178FD" w14:textId="1831FB23" w:rsidR="00BD2A7E" w:rsidRDefault="00BD2A7E" w:rsidP="00BD2A7E">
      <w:pPr>
        <w:pStyle w:val="BodyText2"/>
      </w:pPr>
    </w:p>
    <w:p w14:paraId="6BCD9859" w14:textId="77777777" w:rsidR="00BD2A7E" w:rsidRPr="007B38F1" w:rsidRDefault="00BD2A7E" w:rsidP="00BD2A7E">
      <w:pPr>
        <w:spacing w:line="360" w:lineRule="auto"/>
        <w:rPr>
          <w:b/>
          <w:bCs/>
        </w:rPr>
      </w:pPr>
      <w:r w:rsidRPr="007B38F1">
        <w:rPr>
          <w:b/>
          <w:bCs/>
        </w:rPr>
        <w:t xml:space="preserve">Figure </w:t>
      </w:r>
      <w:r>
        <w:rPr>
          <w:b/>
          <w:bCs/>
        </w:rPr>
        <w:t>4b</w:t>
      </w:r>
      <w:r w:rsidRPr="007B38F1">
        <w:rPr>
          <w:b/>
          <w:bCs/>
        </w:rPr>
        <w:t>:</w:t>
      </w:r>
    </w:p>
    <w:p w14:paraId="495A8BD6" w14:textId="77777777" w:rsidR="00BD2A7E" w:rsidRPr="0027491B" w:rsidRDefault="00BD2A7E" w:rsidP="00BD2A7E">
      <w:pPr>
        <w:spacing w:line="360" w:lineRule="auto"/>
        <w:rPr>
          <w:i/>
          <w:iCs/>
        </w:rPr>
      </w:pPr>
      <w:r w:rsidRPr="0027491B">
        <w:rPr>
          <w:i/>
          <w:iCs/>
        </w:rPr>
        <w:t>Forest plot of seizure improvement rates at follow up.</w:t>
      </w:r>
    </w:p>
    <w:p w14:paraId="31B3742C" w14:textId="77777777" w:rsidR="00BD2A7E" w:rsidRPr="005F78CB" w:rsidRDefault="00BD2A7E" w:rsidP="00BD2A7E">
      <w:pPr>
        <w:spacing w:line="360" w:lineRule="auto"/>
      </w:pPr>
      <w:r>
        <w:rPr>
          <w:noProof/>
        </w:rPr>
        <w:lastRenderedPageBreak/>
        <w:drawing>
          <wp:inline distT="0" distB="0" distL="0" distR="0" wp14:anchorId="62C32EDD" wp14:editId="74E9D276">
            <wp:extent cx="5942882" cy="2396067"/>
            <wp:effectExtent l="0" t="0" r="1270" b="4445"/>
            <wp:docPr id="59" name="Picture 59" descr="A graph of a stu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graph of a study&#10;&#10;Description automatically generated with medium confiden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6353" b="23249"/>
                    <a:stretch/>
                  </pic:blipFill>
                  <pic:spPr bwMode="auto">
                    <a:xfrm>
                      <a:off x="0" y="0"/>
                      <a:ext cx="5943600" cy="2396356"/>
                    </a:xfrm>
                    <a:prstGeom prst="rect">
                      <a:avLst/>
                    </a:prstGeom>
                    <a:noFill/>
                    <a:ln>
                      <a:noFill/>
                    </a:ln>
                    <a:extLst>
                      <a:ext uri="{53640926-AAD7-44D8-BBD7-CCE9431645EC}">
                        <a14:shadowObscured xmlns:a14="http://schemas.microsoft.com/office/drawing/2010/main"/>
                      </a:ext>
                    </a:extLst>
                  </pic:spPr>
                </pic:pic>
              </a:graphicData>
            </a:graphic>
          </wp:inline>
        </w:drawing>
      </w:r>
      <w:r w:rsidDel="00F44653">
        <w:rPr>
          <w:noProof/>
        </w:rPr>
        <w:t xml:space="preserve"> </w:t>
      </w:r>
    </w:p>
    <w:p w14:paraId="4C7C973F" w14:textId="77777777" w:rsidR="00BD2A7E" w:rsidRDefault="00BD2A7E" w:rsidP="00BD2A7E">
      <w:pPr>
        <w:spacing w:line="360" w:lineRule="auto"/>
        <w:rPr>
          <w:b/>
          <w:bCs/>
        </w:rPr>
      </w:pPr>
    </w:p>
    <w:p w14:paraId="46AF297B" w14:textId="5748D23D" w:rsidR="00057AAC" w:rsidRPr="00057AAC" w:rsidRDefault="00057AAC" w:rsidP="00057AAC">
      <w:pPr>
        <w:pStyle w:val="BodyText2"/>
      </w:pPr>
      <w:r w:rsidRPr="00057AAC">
        <w:rPr>
          <w:rFonts w:ascii="Times New Roman" w:hAnsi="Times New Roman" w:cs="Times New Roman"/>
        </w:rPr>
        <w:t>CI = Confidence intervals (95%): N=number of participants</w:t>
      </w:r>
    </w:p>
    <w:p w14:paraId="045BA3F0" w14:textId="77777777" w:rsidR="00057AAC" w:rsidRPr="00057AAC" w:rsidRDefault="00057AAC" w:rsidP="00057AAC"/>
    <w:p w14:paraId="76FA5638" w14:textId="77777777" w:rsidR="00057AAC" w:rsidRDefault="00B677D9" w:rsidP="00057AAC">
      <w:pPr>
        <w:spacing w:line="480" w:lineRule="auto"/>
        <w:ind w:firstLine="720"/>
      </w:pPr>
      <w:commentRangeStart w:id="231"/>
      <w:commentRangeStart w:id="232"/>
      <w:r w:rsidRPr="00057AAC">
        <w:rPr>
          <w:b/>
          <w:bCs/>
        </w:rPr>
        <w:t xml:space="preserve">Group </w:t>
      </w:r>
      <w:r w:rsidR="00726AFA" w:rsidRPr="00057AAC">
        <w:rPr>
          <w:b/>
          <w:bCs/>
        </w:rPr>
        <w:t>l</w:t>
      </w:r>
      <w:r w:rsidRPr="00057AAC">
        <w:rPr>
          <w:b/>
          <w:bCs/>
        </w:rPr>
        <w:t xml:space="preserve">evel </w:t>
      </w:r>
      <w:r w:rsidR="00726AFA" w:rsidRPr="00057AAC">
        <w:rPr>
          <w:b/>
          <w:bCs/>
        </w:rPr>
        <w:t>c</w:t>
      </w:r>
      <w:r w:rsidRPr="00057AAC">
        <w:rPr>
          <w:b/>
          <w:bCs/>
        </w:rPr>
        <w:t>hange (</w:t>
      </w:r>
      <w:r w:rsidR="00726AFA" w:rsidRPr="00057AAC">
        <w:rPr>
          <w:b/>
          <w:bCs/>
        </w:rPr>
        <w:t>m</w:t>
      </w:r>
      <w:r w:rsidR="003F44CB" w:rsidRPr="00057AAC">
        <w:rPr>
          <w:b/>
          <w:bCs/>
        </w:rPr>
        <w:t xml:space="preserve">ean and </w:t>
      </w:r>
      <w:r w:rsidR="00726AFA" w:rsidRPr="00057AAC">
        <w:rPr>
          <w:b/>
          <w:bCs/>
        </w:rPr>
        <w:t>m</w:t>
      </w:r>
      <w:r w:rsidR="003F44CB" w:rsidRPr="00057AAC">
        <w:rPr>
          <w:b/>
          <w:bCs/>
        </w:rPr>
        <w:t>edian</w:t>
      </w:r>
      <w:commentRangeEnd w:id="231"/>
      <w:r w:rsidR="00410731" w:rsidRPr="00057AAC">
        <w:rPr>
          <w:rFonts w:eastAsiaTheme="minorHAnsi"/>
          <w:b/>
          <w:bCs/>
        </w:rPr>
        <w:commentReference w:id="231"/>
      </w:r>
      <w:commentRangeEnd w:id="232"/>
      <w:r w:rsidR="00333063">
        <w:rPr>
          <w:rStyle w:val="CommentReference"/>
          <w:rFonts w:asciiTheme="minorHAnsi" w:eastAsiaTheme="minorHAnsi" w:hAnsiTheme="minorHAnsi" w:cstheme="minorBidi"/>
          <w:lang w:eastAsia="en-US"/>
        </w:rPr>
        <w:commentReference w:id="232"/>
      </w:r>
      <w:r w:rsidRPr="00057AAC">
        <w:rPr>
          <w:b/>
          <w:bCs/>
        </w:rPr>
        <w:t>)</w:t>
      </w:r>
      <w:r w:rsidR="00726AFA" w:rsidRPr="00057AAC">
        <w:rPr>
          <w:b/>
          <w:bCs/>
        </w:rPr>
        <w:t>:</w:t>
      </w:r>
      <w:r w:rsidR="00726AFA" w:rsidRPr="00726AFA">
        <w:rPr>
          <w:i/>
          <w:iCs/>
        </w:rPr>
        <w:t xml:space="preserve"> </w:t>
      </w:r>
      <w:r w:rsidR="00156E6B" w:rsidRPr="00726AFA">
        <w:t>G</w:t>
      </w:r>
      <w:r w:rsidR="006116CB" w:rsidRPr="00726AFA">
        <w:t xml:space="preserve">roup level seizure frequency </w:t>
      </w:r>
      <w:r w:rsidR="00156E6B" w:rsidRPr="00726AFA">
        <w:t>data was available for 42 samples (mean</w:t>
      </w:r>
      <w:r w:rsidR="00FE1E6A" w:rsidRPr="00726AFA">
        <w:t>=11</w:t>
      </w:r>
      <w:r w:rsidR="00156E6B" w:rsidRPr="00726AFA">
        <w:t>, median</w:t>
      </w:r>
      <w:r w:rsidR="00FE1E6A" w:rsidRPr="00726AFA">
        <w:t>=18</w:t>
      </w:r>
      <w:r w:rsidR="00156E6B" w:rsidRPr="00726AFA">
        <w:t>, both</w:t>
      </w:r>
      <w:r w:rsidR="00FE1E6A" w:rsidRPr="00726AFA">
        <w:t>=13</w:t>
      </w:r>
      <w:r w:rsidR="00156E6B" w:rsidRPr="00726AFA">
        <w:t xml:space="preserve">). </w:t>
      </w:r>
      <w:r w:rsidR="00815E4E">
        <w:t>Outcomes were evenly split</w:t>
      </w:r>
      <w:r w:rsidR="00234AF6">
        <w:t xml:space="preserve"> </w:t>
      </w:r>
      <w:r w:rsidR="00815E4E">
        <w:t>(</w:t>
      </w:r>
      <w:r w:rsidR="00815E4E" w:rsidRPr="007B38F1">
        <w:rPr>
          <w:i/>
          <w:iCs/>
        </w:rPr>
        <w:t>k</w:t>
      </w:r>
      <w:r w:rsidR="00815E4E">
        <w:t xml:space="preserve">=21 each) across </w:t>
      </w:r>
      <w:r w:rsidR="00234AF6">
        <w:t>pre-versus post-treatment</w:t>
      </w:r>
      <w:r w:rsidR="00746FBC">
        <w:t>,</w:t>
      </w:r>
      <w:r w:rsidR="00234AF6">
        <w:t xml:space="preserve"> </w:t>
      </w:r>
      <w:commentRangeStart w:id="233"/>
      <w:r w:rsidR="00815E4E">
        <w:t>and</w:t>
      </w:r>
      <w:r w:rsidR="00156E6B" w:rsidRPr="00726AFA">
        <w:t xml:space="preserve"> </w:t>
      </w:r>
      <w:r w:rsidR="00234AF6">
        <w:t>pre-treatment and follow-up.</w:t>
      </w:r>
      <w:bookmarkStart w:id="234" w:name="meta-of-medians"/>
      <w:bookmarkEnd w:id="229"/>
      <w:commentRangeEnd w:id="233"/>
      <w:r w:rsidR="0042275A">
        <w:rPr>
          <w:rStyle w:val="CommentReference"/>
          <w:rFonts w:asciiTheme="minorHAnsi" w:eastAsiaTheme="minorHAnsi" w:hAnsiTheme="minorHAnsi" w:cstheme="minorBidi"/>
        </w:rPr>
        <w:commentReference w:id="233"/>
      </w:r>
      <w:r w:rsidR="00815E4E">
        <w:t xml:space="preserve"> </w:t>
      </w:r>
      <w:r w:rsidR="00746FBC">
        <w:t>The analyses</w:t>
      </w:r>
      <w:r w:rsidR="00815E4E">
        <w:t xml:space="preserve"> below are based on </w:t>
      </w:r>
      <w:r w:rsidR="00F542D7">
        <w:t xml:space="preserve">the </w:t>
      </w:r>
      <w:r w:rsidR="00815E4E">
        <w:t>treatment</w:t>
      </w:r>
      <w:r w:rsidR="00F542D7">
        <w:t xml:space="preserve"> effect</w:t>
      </w:r>
      <w:r w:rsidR="00815E4E">
        <w:t>.</w:t>
      </w:r>
    </w:p>
    <w:p w14:paraId="5448B573" w14:textId="32919035" w:rsidR="00057AAC" w:rsidRDefault="00815E4E" w:rsidP="00057AAC">
      <w:pPr>
        <w:spacing w:line="480" w:lineRule="auto"/>
        <w:ind w:firstLine="720"/>
        <w:rPr>
          <w:rFonts w:eastAsiaTheme="minorHAnsi"/>
        </w:rPr>
      </w:pPr>
      <w:r>
        <w:rPr>
          <w:rFonts w:eastAsiaTheme="minorHAnsi"/>
        </w:rPr>
        <w:t>Standardised mean change</w:t>
      </w:r>
      <w:r w:rsidR="00156E6B" w:rsidRPr="00591798">
        <w:rPr>
          <w:rFonts w:eastAsiaTheme="minorHAnsi"/>
        </w:rPr>
        <w:t xml:space="preserve"> was calculated for the 13 samples with available data</w:t>
      </w:r>
      <w:r w:rsidR="002D152B">
        <w:rPr>
          <w:rFonts w:eastAsiaTheme="minorHAnsi"/>
        </w:rPr>
        <w:t xml:space="preserve"> for the acute treatment phase (</w:t>
      </w:r>
      <w:r w:rsidR="002D152B">
        <w:t>across pre-versus post-treatment</w:t>
      </w:r>
      <w:r w:rsidR="002D152B">
        <w:rPr>
          <w:rFonts w:eastAsiaTheme="minorHAnsi"/>
        </w:rPr>
        <w:t>)</w:t>
      </w:r>
      <w:r w:rsidR="00F0162E">
        <w:rPr>
          <w:rFonts w:eastAsiaTheme="minorHAnsi"/>
        </w:rPr>
        <w:t>.</w:t>
      </w:r>
      <w:r w:rsidR="006D5231">
        <w:rPr>
          <w:rFonts w:eastAsiaTheme="minorHAnsi"/>
        </w:rPr>
        <w:t xml:space="preserve"> T</w:t>
      </w:r>
      <w:r w:rsidR="006D5231" w:rsidRPr="00591798">
        <w:rPr>
          <w:rFonts w:eastAsiaTheme="minorHAnsi"/>
        </w:rPr>
        <w:t xml:space="preserve">he pooled </w:t>
      </w:r>
      <w:r w:rsidR="00746FBC">
        <w:rPr>
          <w:rFonts w:eastAsiaTheme="minorHAnsi"/>
        </w:rPr>
        <w:t>effect size</w:t>
      </w:r>
      <w:r w:rsidR="006D5231" w:rsidRPr="00591798">
        <w:rPr>
          <w:rFonts w:eastAsiaTheme="minorHAnsi"/>
        </w:rPr>
        <w:t xml:space="preserve"> </w:t>
      </w:r>
      <w:r w:rsidR="006D5231" w:rsidRPr="00234AF6">
        <w:rPr>
          <w:rFonts w:eastAsiaTheme="minorHAnsi"/>
          <w:i/>
          <w:iCs/>
        </w:rPr>
        <w:t>(</w:t>
      </w:r>
      <w:r w:rsidR="0027491B" w:rsidRPr="00F364D9">
        <w:rPr>
          <w:rFonts w:eastAsiaTheme="minorHAnsi"/>
          <w:i/>
          <w:iCs/>
          <w:rPrChange w:id="235" w:author="Chris Gaskell" w:date="2023-10-18T19:39:00Z">
            <w:rPr>
              <w:rFonts w:eastAsiaTheme="minorHAnsi"/>
              <w:b/>
              <w:bCs/>
              <w:i/>
              <w:iCs/>
            </w:rPr>
          </w:rPrChange>
        </w:rPr>
        <w:t>N</w:t>
      </w:r>
      <w:r w:rsidR="006D5231" w:rsidRPr="00591798">
        <w:rPr>
          <w:rFonts w:eastAsiaTheme="minorHAnsi"/>
        </w:rPr>
        <w:t>=1</w:t>
      </w:r>
      <w:r w:rsidR="00247A2D">
        <w:rPr>
          <w:rFonts w:eastAsiaTheme="minorHAnsi"/>
        </w:rPr>
        <w:t>69</w:t>
      </w:r>
      <w:r w:rsidR="006D5231" w:rsidRPr="00591798">
        <w:rPr>
          <w:rFonts w:eastAsiaTheme="minorHAnsi"/>
        </w:rPr>
        <w:t>)</w:t>
      </w:r>
      <w:r w:rsidR="006D5231">
        <w:rPr>
          <w:rFonts w:eastAsiaTheme="minorHAnsi"/>
        </w:rPr>
        <w:t xml:space="preserve"> </w:t>
      </w:r>
      <w:r w:rsidR="006D5231" w:rsidRPr="00591798">
        <w:rPr>
          <w:rFonts w:eastAsiaTheme="minorHAnsi"/>
        </w:rPr>
        <w:t xml:space="preserve">identified in the random effects meta-analysis was </w:t>
      </w:r>
      <w:r w:rsidR="006D5231" w:rsidRPr="00591798">
        <w:rPr>
          <w:rFonts w:eastAsiaTheme="minorHAnsi"/>
          <w:i/>
          <w:iCs/>
        </w:rPr>
        <w:t>d</w:t>
      </w:r>
      <w:r w:rsidR="006D5231" w:rsidRPr="00591798">
        <w:rPr>
          <w:rFonts w:eastAsiaTheme="minorHAnsi"/>
        </w:rPr>
        <w:t>=0.</w:t>
      </w:r>
      <w:r w:rsidR="00023B0C">
        <w:rPr>
          <w:rFonts w:eastAsiaTheme="minorHAnsi"/>
        </w:rPr>
        <w:t>75</w:t>
      </w:r>
      <w:r w:rsidR="006D5231" w:rsidRPr="00591798">
        <w:rPr>
          <w:rFonts w:eastAsiaTheme="minorHAnsi"/>
        </w:rPr>
        <w:t xml:space="preserve"> (95% CI [0.</w:t>
      </w:r>
      <w:r w:rsidR="00FF7A78">
        <w:rPr>
          <w:rFonts w:eastAsiaTheme="minorHAnsi"/>
        </w:rPr>
        <w:t>31</w:t>
      </w:r>
      <w:r w:rsidR="006D5231" w:rsidRPr="00591798">
        <w:rPr>
          <w:rFonts w:eastAsiaTheme="minorHAnsi"/>
        </w:rPr>
        <w:t>,</w:t>
      </w:r>
      <w:r w:rsidR="00FF7A78">
        <w:rPr>
          <w:rFonts w:eastAsiaTheme="minorHAnsi"/>
        </w:rPr>
        <w:t>1</w:t>
      </w:r>
      <w:r w:rsidR="006D5231" w:rsidRPr="00591798">
        <w:rPr>
          <w:rFonts w:eastAsiaTheme="minorHAnsi"/>
        </w:rPr>
        <w:t>.</w:t>
      </w:r>
      <w:r w:rsidR="00FF7A78">
        <w:rPr>
          <w:rFonts w:eastAsiaTheme="minorHAnsi"/>
        </w:rPr>
        <w:t>20</w:t>
      </w:r>
      <w:r w:rsidR="006D5231" w:rsidRPr="00591798">
        <w:rPr>
          <w:rFonts w:eastAsiaTheme="minorHAnsi"/>
        </w:rPr>
        <w:t>]</w:t>
      </w:r>
      <w:r w:rsidR="003E0D70">
        <w:rPr>
          <w:rFonts w:eastAsiaTheme="minorHAnsi"/>
        </w:rPr>
        <w:t xml:space="preserve">, </w:t>
      </w:r>
      <w:r w:rsidR="003E0D70" w:rsidRPr="00E07BC3">
        <w:t>GRADE=</w:t>
      </w:r>
      <w:r w:rsidR="003E0D70">
        <w:t xml:space="preserve"> very </w:t>
      </w:r>
      <w:r w:rsidR="003E0D70" w:rsidRPr="00E07BC3">
        <w:t>low</w:t>
      </w:r>
      <w:r w:rsidR="006D5231" w:rsidRPr="00591798">
        <w:rPr>
          <w:rFonts w:eastAsiaTheme="minorHAnsi"/>
        </w:rPr>
        <w:t xml:space="preserve">). The degree of variability not due to sampling error </w:t>
      </w:r>
      <w:r w:rsidR="00B66F6C">
        <w:rPr>
          <w:rFonts w:eastAsiaTheme="minorHAnsi"/>
        </w:rPr>
        <w:t>(</w:t>
      </w:r>
      <w:r w:rsidR="006D5231" w:rsidRPr="00591798">
        <w:rPr>
          <w:rFonts w:eastAsiaTheme="minorHAnsi"/>
        </w:rPr>
        <w:t>I</w:t>
      </w:r>
      <w:r w:rsidR="006D5231" w:rsidRPr="00591798">
        <w:rPr>
          <w:rFonts w:eastAsiaTheme="minorHAnsi"/>
          <w:vertAlign w:val="superscript"/>
        </w:rPr>
        <w:t>2</w:t>
      </w:r>
      <w:r w:rsidR="00B66F6C">
        <w:rPr>
          <w:rFonts w:eastAsiaTheme="minorHAnsi"/>
        </w:rPr>
        <w:t>)</w:t>
      </w:r>
      <w:r w:rsidR="006D5231" w:rsidRPr="00591798">
        <w:rPr>
          <w:rFonts w:eastAsiaTheme="minorHAnsi"/>
        </w:rPr>
        <w:t xml:space="preserve"> was </w:t>
      </w:r>
      <w:commentRangeStart w:id="236"/>
      <w:commentRangeStart w:id="237"/>
      <w:r w:rsidR="00435642">
        <w:rPr>
          <w:rFonts w:eastAsiaTheme="minorHAnsi"/>
        </w:rPr>
        <w:t>8</w:t>
      </w:r>
      <w:r w:rsidR="00773026">
        <w:rPr>
          <w:rFonts w:eastAsiaTheme="minorHAnsi"/>
        </w:rPr>
        <w:t>1</w:t>
      </w:r>
      <w:del w:id="238" w:author="Chris Gaskell" w:date="2023-10-19T19:11:00Z">
        <w:r w:rsidR="006D5231" w:rsidRPr="00591798" w:rsidDel="00C81772">
          <w:rPr>
            <w:rFonts w:eastAsiaTheme="minorHAnsi"/>
          </w:rPr>
          <w:delText xml:space="preserve"> </w:delText>
        </w:r>
      </w:del>
      <w:r w:rsidR="006D5231" w:rsidRPr="00591798">
        <w:rPr>
          <w:rFonts w:eastAsiaTheme="minorHAnsi"/>
        </w:rPr>
        <w:t>%</w:t>
      </w:r>
      <w:commentRangeEnd w:id="236"/>
      <w:r w:rsidR="00773026">
        <w:rPr>
          <w:rStyle w:val="CommentReference"/>
          <w:rFonts w:asciiTheme="minorHAnsi" w:eastAsiaTheme="minorHAnsi" w:hAnsiTheme="minorHAnsi" w:cstheme="minorBidi"/>
        </w:rPr>
        <w:commentReference w:id="236"/>
      </w:r>
      <w:commentRangeEnd w:id="237"/>
      <w:r w:rsidR="00C81772">
        <w:rPr>
          <w:rStyle w:val="CommentReference"/>
          <w:rFonts w:asciiTheme="minorHAnsi" w:eastAsiaTheme="minorHAnsi" w:hAnsiTheme="minorHAnsi" w:cstheme="minorBidi"/>
          <w:lang w:eastAsia="en-US"/>
        </w:rPr>
        <w:commentReference w:id="237"/>
      </w:r>
      <w:r w:rsidR="006D5231" w:rsidRPr="00591798">
        <w:rPr>
          <w:rFonts w:eastAsiaTheme="minorHAnsi"/>
        </w:rPr>
        <w:t>.</w:t>
      </w:r>
      <w:r w:rsidR="00435642">
        <w:rPr>
          <w:rFonts w:eastAsiaTheme="minorHAnsi"/>
        </w:rPr>
        <w:t xml:space="preserve"> </w:t>
      </w:r>
      <w:r w:rsidR="00435642" w:rsidRPr="00435642">
        <w:rPr>
          <w:rFonts w:eastAsiaTheme="minorHAnsi"/>
          <w:iCs/>
        </w:rPr>
        <w:t xml:space="preserve">Leave-one-out analysis provided estimates between </w:t>
      </w:r>
      <w:r w:rsidR="00255A2D" w:rsidRPr="00255A2D">
        <w:rPr>
          <w:rFonts w:eastAsiaTheme="minorHAnsi"/>
          <w:i/>
        </w:rPr>
        <w:t>d</w:t>
      </w:r>
      <w:r w:rsidR="00255A2D">
        <w:rPr>
          <w:rFonts w:eastAsiaTheme="minorHAnsi"/>
          <w:iCs/>
        </w:rPr>
        <w:t>=0.</w:t>
      </w:r>
      <w:commentRangeStart w:id="239"/>
      <w:r w:rsidR="00435642" w:rsidRPr="00435642">
        <w:rPr>
          <w:rFonts w:eastAsiaTheme="minorHAnsi"/>
          <w:iCs/>
        </w:rPr>
        <w:t>3</w:t>
      </w:r>
      <w:r w:rsidR="00F26A7B">
        <w:rPr>
          <w:rFonts w:eastAsiaTheme="minorHAnsi"/>
          <w:iCs/>
        </w:rPr>
        <w:t>8</w:t>
      </w:r>
      <w:r w:rsidR="00435642" w:rsidRPr="00435642">
        <w:rPr>
          <w:rFonts w:eastAsiaTheme="minorHAnsi"/>
          <w:iCs/>
        </w:rPr>
        <w:t xml:space="preserve"> and</w:t>
      </w:r>
      <w:r w:rsidR="00F26A7B">
        <w:rPr>
          <w:rFonts w:eastAsiaTheme="minorHAnsi"/>
          <w:iCs/>
        </w:rPr>
        <w:t xml:space="preserve"> </w:t>
      </w:r>
      <w:r w:rsidR="00255A2D" w:rsidRPr="00255A2D">
        <w:rPr>
          <w:rFonts w:eastAsiaTheme="minorHAnsi"/>
          <w:i/>
        </w:rPr>
        <w:t>d</w:t>
      </w:r>
      <w:r w:rsidR="00255A2D">
        <w:rPr>
          <w:rFonts w:eastAsiaTheme="minorHAnsi"/>
          <w:iCs/>
        </w:rPr>
        <w:t>=</w:t>
      </w:r>
      <w:r w:rsidR="00F26A7B">
        <w:rPr>
          <w:rFonts w:eastAsiaTheme="minorHAnsi"/>
          <w:iCs/>
        </w:rPr>
        <w:t>0.95</w:t>
      </w:r>
      <w:r w:rsidR="00435642" w:rsidRPr="00435642">
        <w:rPr>
          <w:rFonts w:eastAsiaTheme="minorHAnsi"/>
          <w:iCs/>
        </w:rPr>
        <w:t xml:space="preserve">. </w:t>
      </w:r>
      <w:commentRangeEnd w:id="239"/>
      <w:r w:rsidR="00723605">
        <w:rPr>
          <w:rFonts w:eastAsiaTheme="minorHAnsi"/>
          <w:iCs/>
        </w:rPr>
        <w:t xml:space="preserve">Due to </w:t>
      </w:r>
      <w:r w:rsidR="00070AE2">
        <w:rPr>
          <w:rFonts w:eastAsiaTheme="minorHAnsi"/>
          <w:iCs/>
        </w:rPr>
        <w:t xml:space="preserve">the potential </w:t>
      </w:r>
      <w:r w:rsidR="00893999">
        <w:rPr>
          <w:rFonts w:eastAsiaTheme="minorHAnsi"/>
          <w:iCs/>
        </w:rPr>
        <w:t xml:space="preserve">influence of outliers, </w:t>
      </w:r>
      <w:r w:rsidR="00435642" w:rsidRPr="00435642">
        <w:rPr>
          <w:rFonts w:eastAsiaTheme="minorHAnsi"/>
        </w:rPr>
        <w:commentReference w:id="239"/>
      </w:r>
      <w:r w:rsidR="00893999">
        <w:rPr>
          <w:rFonts w:eastAsiaTheme="minorHAnsi"/>
          <w:iCs/>
        </w:rPr>
        <w:t xml:space="preserve">an adjusted analysis was run </w:t>
      </w:r>
      <w:r w:rsidR="00893999">
        <w:rPr>
          <w:rFonts w:eastAsiaTheme="minorHAnsi"/>
        </w:rPr>
        <w:t>while</w:t>
      </w:r>
      <w:r w:rsidR="00156E6B" w:rsidRPr="00591798">
        <w:rPr>
          <w:rFonts w:eastAsiaTheme="minorHAnsi"/>
        </w:rPr>
        <w:t xml:space="preserve"> discard</w:t>
      </w:r>
      <w:r w:rsidR="00893999">
        <w:rPr>
          <w:rFonts w:eastAsiaTheme="minorHAnsi"/>
        </w:rPr>
        <w:t>ing</w:t>
      </w:r>
      <w:r w:rsidR="00156E6B" w:rsidRPr="00591798">
        <w:rPr>
          <w:rFonts w:eastAsiaTheme="minorHAnsi"/>
        </w:rPr>
        <w:t xml:space="preserve"> </w:t>
      </w:r>
      <w:r w:rsidR="00893999">
        <w:rPr>
          <w:rFonts w:eastAsiaTheme="minorHAnsi"/>
        </w:rPr>
        <w:t xml:space="preserve">two </w:t>
      </w:r>
      <w:r w:rsidR="001A6DB9" w:rsidRPr="00591798">
        <w:rPr>
          <w:rFonts w:eastAsiaTheme="minorHAnsi"/>
        </w:rPr>
        <w:t>irregularly</w:t>
      </w:r>
      <w:r w:rsidR="00156E6B" w:rsidRPr="00591798">
        <w:rPr>
          <w:rFonts w:eastAsiaTheme="minorHAnsi"/>
        </w:rPr>
        <w:t xml:space="preserve"> high </w:t>
      </w:r>
      <w:r w:rsidR="00746FBC">
        <w:rPr>
          <w:rFonts w:eastAsiaTheme="minorHAnsi"/>
        </w:rPr>
        <w:t>effect sizes</w:t>
      </w:r>
      <w:r w:rsidR="00156E6B" w:rsidRPr="00591798">
        <w:rPr>
          <w:rFonts w:eastAsiaTheme="minorHAnsi"/>
        </w:rPr>
        <w:t>.</w:t>
      </w:r>
      <w:r w:rsidR="001A6DB9" w:rsidRPr="00591798">
        <w:rPr>
          <w:rFonts w:eastAsiaTheme="minorHAnsi"/>
        </w:rPr>
        <w:t xml:space="preserve"> </w:t>
      </w:r>
      <w:r w:rsidR="00156E6B" w:rsidRPr="00591798">
        <w:rPr>
          <w:rFonts w:eastAsiaTheme="minorHAnsi"/>
        </w:rPr>
        <w:t xml:space="preserve">For the remaining 11 outcomes </w:t>
      </w:r>
      <w:r w:rsidR="00156E6B" w:rsidRPr="00234AF6">
        <w:rPr>
          <w:rFonts w:eastAsiaTheme="minorHAnsi"/>
          <w:i/>
          <w:iCs/>
        </w:rPr>
        <w:t>(</w:t>
      </w:r>
      <w:r w:rsidR="00914F0F">
        <w:rPr>
          <w:rFonts w:eastAsiaTheme="minorHAnsi"/>
          <w:b/>
          <w:bCs/>
          <w:i/>
          <w:iCs/>
        </w:rPr>
        <w:t>N</w:t>
      </w:r>
      <w:r w:rsidR="001A6DB9" w:rsidRPr="00591798">
        <w:rPr>
          <w:rFonts w:eastAsiaTheme="minorHAnsi"/>
        </w:rPr>
        <w:t>=153</w:t>
      </w:r>
      <w:r w:rsidR="00156E6B" w:rsidRPr="00591798">
        <w:rPr>
          <w:rFonts w:eastAsiaTheme="minorHAnsi"/>
        </w:rPr>
        <w:t>)</w:t>
      </w:r>
      <w:r w:rsidR="00BD2A7E">
        <w:rPr>
          <w:rFonts w:eastAsiaTheme="minorHAnsi"/>
          <w:b/>
          <w:bCs/>
        </w:rPr>
        <w:t>,</w:t>
      </w:r>
      <w:r w:rsidR="00156E6B" w:rsidRPr="00591798">
        <w:rPr>
          <w:rFonts w:eastAsiaTheme="minorHAnsi"/>
        </w:rPr>
        <w:t xml:space="preserve"> the </w:t>
      </w:r>
      <w:r w:rsidR="003B16A9" w:rsidRPr="00591798">
        <w:rPr>
          <w:rFonts w:eastAsiaTheme="minorHAnsi"/>
        </w:rPr>
        <w:t xml:space="preserve">pooled </w:t>
      </w:r>
      <w:r w:rsidR="0077044A">
        <w:rPr>
          <w:rFonts w:eastAsiaTheme="minorHAnsi"/>
        </w:rPr>
        <w:t>effect size</w:t>
      </w:r>
      <w:r w:rsidR="003B16A9" w:rsidRPr="00591798">
        <w:rPr>
          <w:rFonts w:eastAsiaTheme="minorHAnsi"/>
        </w:rPr>
        <w:t xml:space="preserve"> identified in the random effects meta-analysis </w:t>
      </w:r>
      <w:r w:rsidR="001A6DB9" w:rsidRPr="00591798">
        <w:rPr>
          <w:rFonts w:eastAsiaTheme="minorHAnsi"/>
        </w:rPr>
        <w:t>wa</w:t>
      </w:r>
      <w:r w:rsidR="003B16A9" w:rsidRPr="00591798">
        <w:rPr>
          <w:rFonts w:eastAsiaTheme="minorHAnsi"/>
        </w:rPr>
        <w:t xml:space="preserve">s </w:t>
      </w:r>
      <w:r w:rsidR="003B16A9" w:rsidRPr="00591798">
        <w:rPr>
          <w:rFonts w:eastAsiaTheme="minorHAnsi"/>
          <w:i/>
          <w:iCs/>
        </w:rPr>
        <w:t>d</w:t>
      </w:r>
      <w:r w:rsidR="003B16A9" w:rsidRPr="00591798">
        <w:rPr>
          <w:rFonts w:eastAsiaTheme="minorHAnsi"/>
        </w:rPr>
        <w:t>=0.53</w:t>
      </w:r>
      <w:r w:rsidR="00156E6B" w:rsidRPr="00591798">
        <w:rPr>
          <w:rFonts w:eastAsiaTheme="minorHAnsi"/>
        </w:rPr>
        <w:t xml:space="preserve"> (</w:t>
      </w:r>
      <w:r w:rsidR="003B16A9" w:rsidRPr="00591798">
        <w:rPr>
          <w:rFonts w:eastAsiaTheme="minorHAnsi"/>
        </w:rPr>
        <w:t>95% CI</w:t>
      </w:r>
      <w:r w:rsidR="00057AAC">
        <w:rPr>
          <w:rFonts w:eastAsiaTheme="minorHAnsi"/>
        </w:rPr>
        <w:t xml:space="preserve"> </w:t>
      </w:r>
      <w:r w:rsidR="003B16A9" w:rsidRPr="00591798">
        <w:rPr>
          <w:rFonts w:eastAsiaTheme="minorHAnsi"/>
        </w:rPr>
        <w:t>[0.23,0.83]</w:t>
      </w:r>
      <w:ins w:id="240" w:author="Chris Gaskell" w:date="2023-10-19T19:10:00Z">
        <w:r w:rsidR="00C81772">
          <w:rPr>
            <w:rFonts w:eastAsiaTheme="minorHAnsi"/>
          </w:rPr>
          <w:t>, I</w:t>
        </w:r>
        <w:r w:rsidR="00C81772" w:rsidRPr="00C81772">
          <w:rPr>
            <w:rFonts w:eastAsiaTheme="minorHAnsi"/>
            <w:vertAlign w:val="superscript"/>
            <w:rPrChange w:id="241" w:author="Chris Gaskell" w:date="2023-10-19T19:10:00Z">
              <w:rPr>
                <w:rFonts w:eastAsiaTheme="minorHAnsi"/>
              </w:rPr>
            </w:rPrChange>
          </w:rPr>
          <w:t>2</w:t>
        </w:r>
        <w:r w:rsidR="00C81772">
          <w:rPr>
            <w:rFonts w:eastAsiaTheme="minorHAnsi"/>
          </w:rPr>
          <w:t>=</w:t>
        </w:r>
      </w:ins>
      <w:ins w:id="242" w:author="Chris Gaskell" w:date="2023-10-19T19:11:00Z">
        <w:r w:rsidR="00C81772">
          <w:rPr>
            <w:rFonts w:eastAsiaTheme="minorHAnsi"/>
          </w:rPr>
          <w:t>62%</w:t>
        </w:r>
      </w:ins>
      <w:r w:rsidR="00156E6B" w:rsidRPr="00591798">
        <w:rPr>
          <w:rFonts w:eastAsiaTheme="minorHAnsi"/>
        </w:rPr>
        <w:t>)</w:t>
      </w:r>
      <w:r w:rsidR="003B16A9" w:rsidRPr="00591798">
        <w:rPr>
          <w:rFonts w:eastAsiaTheme="minorHAnsi"/>
        </w:rPr>
        <w:t>.</w:t>
      </w:r>
      <w:ins w:id="243" w:author="Chris Gaskell" w:date="2023-10-19T19:22:00Z">
        <w:r w:rsidR="00023153">
          <w:rPr>
            <w:rFonts w:eastAsiaTheme="minorHAnsi"/>
          </w:rPr>
          <w:t xml:space="preserve"> </w:t>
        </w:r>
        <w:r w:rsidR="00023153" w:rsidRPr="00023153">
          <w:rPr>
            <w:rFonts w:eastAsiaTheme="minorHAnsi"/>
          </w:rPr>
          <w:t>The Egger’s test was statistically significant (</w:t>
        </w:r>
        <w:r w:rsidR="00023153" w:rsidRPr="00023153">
          <w:rPr>
            <w:rFonts w:ascii="Cambria Math" w:eastAsiaTheme="minorHAnsi" w:hAnsi="Cambria Math" w:cs="Cambria Math"/>
          </w:rPr>
          <w:t>𝛽</w:t>
        </w:r>
        <w:r w:rsidR="00023153" w:rsidRPr="00023153">
          <w:rPr>
            <w:rFonts w:eastAsiaTheme="minorHAnsi"/>
          </w:rPr>
          <w:t>=</w:t>
        </w:r>
      </w:ins>
      <w:ins w:id="244" w:author="Chris Gaskell" w:date="2023-10-19T19:23:00Z">
        <w:r w:rsidR="00023153">
          <w:rPr>
            <w:rFonts w:eastAsiaTheme="minorHAnsi"/>
          </w:rPr>
          <w:t xml:space="preserve"> -</w:t>
        </w:r>
        <w:r w:rsidR="00023153" w:rsidRPr="00023153">
          <w:rPr>
            <w:rFonts w:eastAsiaTheme="minorHAnsi"/>
          </w:rPr>
          <w:t>0.</w:t>
        </w:r>
        <w:r w:rsidR="00023153">
          <w:rPr>
            <w:rFonts w:eastAsiaTheme="minorHAnsi"/>
          </w:rPr>
          <w:t>52</w:t>
        </w:r>
        <w:r w:rsidR="00023153" w:rsidRPr="00023153">
          <w:rPr>
            <w:rFonts w:eastAsiaTheme="minorHAnsi"/>
          </w:rPr>
          <w:t xml:space="preserve"> </w:t>
        </w:r>
      </w:ins>
      <w:ins w:id="245" w:author="Chris Gaskell" w:date="2023-10-19T19:22:00Z">
        <w:r w:rsidR="00023153" w:rsidRPr="00023153">
          <w:rPr>
            <w:rFonts w:eastAsiaTheme="minorHAnsi"/>
          </w:rPr>
          <w:t>[CI=</w:t>
        </w:r>
      </w:ins>
      <w:ins w:id="246" w:author="Chris Gaskell" w:date="2023-10-19T19:23:00Z">
        <w:r w:rsidR="00023153">
          <w:rPr>
            <w:rFonts w:eastAsiaTheme="minorHAnsi"/>
          </w:rPr>
          <w:t>1</w:t>
        </w:r>
      </w:ins>
      <w:ins w:id="247" w:author="Chris Gaskell" w:date="2023-10-19T19:22:00Z">
        <w:r w:rsidR="00023153" w:rsidRPr="00023153">
          <w:rPr>
            <w:rFonts w:eastAsiaTheme="minorHAnsi"/>
          </w:rPr>
          <w:t>.</w:t>
        </w:r>
      </w:ins>
      <w:ins w:id="248" w:author="Chris Gaskell" w:date="2023-10-19T19:23:00Z">
        <w:r w:rsidR="00023153">
          <w:rPr>
            <w:rFonts w:eastAsiaTheme="minorHAnsi"/>
          </w:rPr>
          <w:t>0</w:t>
        </w:r>
      </w:ins>
      <w:ins w:id="249" w:author="Chris Gaskell" w:date="2023-10-19T19:22:00Z">
        <w:r w:rsidR="00023153" w:rsidRPr="00023153">
          <w:rPr>
            <w:rFonts w:eastAsiaTheme="minorHAnsi"/>
          </w:rPr>
          <w:t>5</w:t>
        </w:r>
      </w:ins>
      <w:ins w:id="250" w:author="Chris Gaskell" w:date="2023-10-19T19:24:00Z">
        <w:r w:rsidR="00023153">
          <w:rPr>
            <w:rFonts w:eastAsiaTheme="minorHAnsi"/>
          </w:rPr>
          <w:t>-0.00</w:t>
        </w:r>
      </w:ins>
      <w:ins w:id="251" w:author="Chris Gaskell" w:date="2023-10-19T19:22:00Z">
        <w:r w:rsidR="00023153" w:rsidRPr="00023153">
          <w:rPr>
            <w:rFonts w:eastAsiaTheme="minorHAnsi"/>
          </w:rPr>
          <w:t xml:space="preserve">], </w:t>
        </w:r>
        <w:r w:rsidR="00023153" w:rsidRPr="00023153">
          <w:rPr>
            <w:rFonts w:eastAsiaTheme="minorHAnsi"/>
            <w:i/>
            <w:iCs/>
          </w:rPr>
          <w:t>p</w:t>
        </w:r>
        <w:r w:rsidR="00023153" w:rsidRPr="00023153">
          <w:rPr>
            <w:rFonts w:eastAsiaTheme="minorHAnsi"/>
          </w:rPr>
          <w:t>=</w:t>
        </w:r>
      </w:ins>
      <w:ins w:id="252" w:author="Chris Gaskell" w:date="2023-10-19T19:24:00Z">
        <w:r w:rsidR="00023153">
          <w:rPr>
            <w:rFonts w:eastAsiaTheme="minorHAnsi"/>
          </w:rPr>
          <w:t>&lt;</w:t>
        </w:r>
      </w:ins>
      <w:ins w:id="253" w:author="Chris Gaskell" w:date="2023-10-19T19:22:00Z">
        <w:r w:rsidR="00023153" w:rsidRPr="00023153">
          <w:rPr>
            <w:rFonts w:eastAsiaTheme="minorHAnsi"/>
          </w:rPr>
          <w:t>0.</w:t>
        </w:r>
      </w:ins>
      <w:ins w:id="254" w:author="Chris Gaskell" w:date="2023-10-19T19:23:00Z">
        <w:r w:rsidR="00023153">
          <w:rPr>
            <w:rFonts w:eastAsiaTheme="minorHAnsi"/>
          </w:rPr>
          <w:t>0</w:t>
        </w:r>
      </w:ins>
      <w:ins w:id="255" w:author="Chris Gaskell" w:date="2023-10-19T19:24:00Z">
        <w:r w:rsidR="00023153">
          <w:rPr>
            <w:rFonts w:eastAsiaTheme="minorHAnsi"/>
          </w:rPr>
          <w:t>1</w:t>
        </w:r>
      </w:ins>
      <w:ins w:id="256" w:author="Chris Gaskell" w:date="2023-10-19T19:22:00Z">
        <w:r w:rsidR="00023153" w:rsidRPr="00023153">
          <w:rPr>
            <w:rFonts w:eastAsiaTheme="minorHAnsi"/>
          </w:rPr>
          <w:t xml:space="preserve">). The funnel plot is located at Supplementary Figure </w:t>
        </w:r>
      </w:ins>
      <w:ins w:id="257" w:author="Chris Gaskell" w:date="2023-10-19T19:24:00Z">
        <w:r w:rsidR="00023153">
          <w:rPr>
            <w:rFonts w:eastAsiaTheme="minorHAnsi"/>
          </w:rPr>
          <w:t>6</w:t>
        </w:r>
      </w:ins>
      <w:ins w:id="258" w:author="Chris Gaskell" w:date="2023-10-19T19:22:00Z">
        <w:r w:rsidR="00023153" w:rsidRPr="00023153">
          <w:rPr>
            <w:rFonts w:eastAsiaTheme="minorHAnsi"/>
          </w:rPr>
          <w:t>.</w:t>
        </w:r>
      </w:ins>
    </w:p>
    <w:p w14:paraId="52F33756" w14:textId="78221580" w:rsidR="000E5416" w:rsidRPr="00057AAC" w:rsidRDefault="003F44CB" w:rsidP="00057AAC">
      <w:pPr>
        <w:spacing w:line="480" w:lineRule="auto"/>
        <w:ind w:firstLine="720"/>
        <w:rPr>
          <w:i/>
          <w:iCs/>
        </w:rPr>
      </w:pPr>
      <w:r w:rsidRPr="00234AF6">
        <w:lastRenderedPageBreak/>
        <w:t xml:space="preserve">The </w:t>
      </w:r>
      <w:r w:rsidR="001A6DB9" w:rsidRPr="00234AF6">
        <w:t>meta</w:t>
      </w:r>
      <w:r w:rsidR="00464F4F" w:rsidRPr="00234AF6">
        <w:t>-analysis of</w:t>
      </w:r>
      <w:r w:rsidRPr="00234AF6">
        <w:t xml:space="preserve"> </w:t>
      </w:r>
      <w:r w:rsidR="00464F4F" w:rsidRPr="00234AF6">
        <w:t xml:space="preserve">median change </w:t>
      </w:r>
      <w:r w:rsidR="001A6DB9" w:rsidRPr="00234AF6">
        <w:t>wa</w:t>
      </w:r>
      <w:r w:rsidRPr="00234AF6">
        <w:t>s based on 1</w:t>
      </w:r>
      <w:ins w:id="259" w:author="Chris Gaskell" w:date="2023-10-21T09:44:00Z">
        <w:r w:rsidR="001D13CC">
          <w:t>5</w:t>
        </w:r>
      </w:ins>
      <w:del w:id="260" w:author="Chris Gaskell" w:date="2023-10-21T09:44:00Z">
        <w:r w:rsidRPr="00234AF6" w:rsidDel="001D13CC">
          <w:delText>4</w:delText>
        </w:r>
      </w:del>
      <w:r w:rsidRPr="00234AF6">
        <w:t xml:space="preserve"> outcomes</w:t>
      </w:r>
      <w:r w:rsidR="00234AF6" w:rsidRPr="00234AF6">
        <w:t xml:space="preserve"> (</w:t>
      </w:r>
      <w:r w:rsidR="00914F0F" w:rsidRPr="00B2297C">
        <w:rPr>
          <w:i/>
          <w:iCs/>
          <w:rPrChange w:id="261" w:author="Chris Gaskell" w:date="2023-10-18T19:41:00Z">
            <w:rPr>
              <w:b/>
              <w:bCs/>
              <w:i/>
              <w:iCs/>
            </w:rPr>
          </w:rPrChange>
        </w:rPr>
        <w:t>N</w:t>
      </w:r>
      <w:r w:rsidR="00234AF6" w:rsidRPr="00234AF6">
        <w:t>=428)</w:t>
      </w:r>
      <w:r w:rsidRPr="00234AF6">
        <w:t xml:space="preserve">. </w:t>
      </w:r>
      <w:r w:rsidR="007C424E">
        <w:t>Pre-</w:t>
      </w:r>
      <w:r w:rsidR="00067F8B">
        <w:t>treatment, the weighted median of median</w:t>
      </w:r>
      <w:r w:rsidR="00A07B93">
        <w:t xml:space="preserve">s indicated that patients experienced </w:t>
      </w:r>
      <w:r w:rsidR="004D3020">
        <w:t xml:space="preserve">(on average) </w:t>
      </w:r>
      <w:ins w:id="262" w:author="Chris Gaskell" w:date="2023-10-21T09:42:00Z">
        <w:r w:rsidR="001D13CC">
          <w:t>12</w:t>
        </w:r>
      </w:ins>
      <w:del w:id="263" w:author="Chris Gaskell" w:date="2023-10-21T09:42:00Z">
        <w:r w:rsidR="00F732E6" w:rsidDel="001D13CC">
          <w:delText>7</w:delText>
        </w:r>
      </w:del>
      <w:r w:rsidR="00F732E6">
        <w:t>.</w:t>
      </w:r>
      <w:ins w:id="264" w:author="Chris Gaskell" w:date="2023-10-21T09:42:00Z">
        <w:r w:rsidR="001D13CC">
          <w:t>5</w:t>
        </w:r>
      </w:ins>
      <w:r w:rsidR="00F732E6">
        <w:t>0</w:t>
      </w:r>
      <w:r w:rsidR="00326AFC">
        <w:t xml:space="preserve"> </w:t>
      </w:r>
      <w:r w:rsidR="00915F98">
        <w:t>(CI=</w:t>
      </w:r>
      <w:ins w:id="265" w:author="Chris Gaskell" w:date="2023-10-21T09:42:00Z">
        <w:r w:rsidR="001D13CC">
          <w:t>8</w:t>
        </w:r>
      </w:ins>
      <w:del w:id="266" w:author="Chris Gaskell" w:date="2023-10-21T09:42:00Z">
        <w:r w:rsidR="00915F98" w:rsidRPr="00915F98" w:rsidDel="001D13CC">
          <w:delText>3</w:delText>
        </w:r>
      </w:del>
      <w:r w:rsidR="00915F98" w:rsidRPr="00915F98">
        <w:t>.</w:t>
      </w:r>
      <w:ins w:id="267" w:author="Chris Gaskell" w:date="2023-10-21T09:42:00Z">
        <w:r w:rsidR="001D13CC">
          <w:t>00</w:t>
        </w:r>
      </w:ins>
      <w:del w:id="268" w:author="Chris Gaskell" w:date="2023-10-21T09:42:00Z">
        <w:r w:rsidR="00915F98" w:rsidRPr="00915F98" w:rsidDel="001D13CC">
          <w:delText>1</w:delText>
        </w:r>
        <w:r w:rsidR="00915F98" w:rsidDel="001D13CC">
          <w:delText>9</w:delText>
        </w:r>
      </w:del>
      <w:r w:rsidR="00915F98">
        <w:t>-</w:t>
      </w:r>
      <w:r w:rsidR="0023424E" w:rsidRPr="0023424E">
        <w:t>1</w:t>
      </w:r>
      <w:ins w:id="269" w:author="Chris Gaskell" w:date="2023-10-21T09:42:00Z">
        <w:r w:rsidR="001D13CC">
          <w:t>2</w:t>
        </w:r>
      </w:ins>
      <w:del w:id="270" w:author="Chris Gaskell" w:date="2023-10-21T09:42:00Z">
        <w:r w:rsidR="0023424E" w:rsidRPr="0023424E" w:rsidDel="001D13CC">
          <w:delText>1</w:delText>
        </w:r>
      </w:del>
      <w:r w:rsidR="0023424E" w:rsidRPr="0023424E">
        <w:t>.</w:t>
      </w:r>
      <w:ins w:id="271" w:author="Chris Gaskell" w:date="2023-10-21T09:42:00Z">
        <w:r w:rsidR="001D13CC">
          <w:t>50</w:t>
        </w:r>
      </w:ins>
      <w:del w:id="272" w:author="Chris Gaskell" w:date="2023-10-21T09:42:00Z">
        <w:r w:rsidR="0023424E" w:rsidRPr="0023424E" w:rsidDel="001D13CC">
          <w:delText>1</w:delText>
        </w:r>
        <w:r w:rsidR="0023424E" w:rsidDel="001D13CC">
          <w:delText>3</w:delText>
        </w:r>
      </w:del>
      <w:r w:rsidR="00915F98">
        <w:t xml:space="preserve">) </w:t>
      </w:r>
      <w:r w:rsidR="00326AFC">
        <w:t>seizures</w:t>
      </w:r>
      <w:ins w:id="273" w:author="Chris Gaskell" w:date="2023-10-21T09:43:00Z">
        <w:r w:rsidR="001D13CC">
          <w:t xml:space="preserve"> per month</w:t>
        </w:r>
      </w:ins>
      <w:r w:rsidR="00326AFC">
        <w:t>.</w:t>
      </w:r>
      <w:r w:rsidR="004D3020">
        <w:t xml:space="preserve"> The </w:t>
      </w:r>
      <w:r w:rsidR="00AC4A6B">
        <w:t xml:space="preserve">change in seizure frequency (weighted </w:t>
      </w:r>
      <w:r w:rsidR="00AC4A6B" w:rsidRPr="00AC4A6B">
        <w:t>median of the difference of median</w:t>
      </w:r>
      <w:r w:rsidR="00AC4A6B">
        <w:t xml:space="preserve">s) </w:t>
      </w:r>
      <w:r w:rsidR="0023424E">
        <w:t xml:space="preserve">showed a reduction of </w:t>
      </w:r>
      <w:ins w:id="274" w:author="Chris Gaskell" w:date="2023-10-21T09:43:00Z">
        <w:r w:rsidR="001D13CC">
          <w:t>6</w:t>
        </w:r>
      </w:ins>
      <w:del w:id="275" w:author="Chris Gaskell" w:date="2023-10-21T09:43:00Z">
        <w:r w:rsidR="00F732E6" w:rsidDel="001D13CC">
          <w:delText>5</w:delText>
        </w:r>
      </w:del>
      <w:r w:rsidR="00F732E6">
        <w:t>.</w:t>
      </w:r>
      <w:ins w:id="276" w:author="Chris Gaskell" w:date="2023-10-21T09:43:00Z">
        <w:r w:rsidR="001D13CC">
          <w:t>5</w:t>
        </w:r>
      </w:ins>
      <w:r w:rsidR="00F732E6">
        <w:t>0</w:t>
      </w:r>
      <w:r w:rsidR="004277F9">
        <w:t xml:space="preserve"> seizures</w:t>
      </w:r>
      <w:r w:rsidR="00F732E6">
        <w:t xml:space="preserve"> </w:t>
      </w:r>
      <w:r w:rsidR="00773026">
        <w:t xml:space="preserve">per month </w:t>
      </w:r>
      <w:r w:rsidR="00F732E6">
        <w:t>(CI=</w:t>
      </w:r>
      <w:del w:id="277" w:author="Chris Gaskell" w:date="2023-10-21T09:44:00Z">
        <w:r w:rsidR="00F732E6" w:rsidRPr="00F732E6" w:rsidDel="001D13CC">
          <w:delText>1.36</w:delText>
        </w:r>
      </w:del>
      <w:ins w:id="278" w:author="Chris Gaskell" w:date="2023-10-21T09:44:00Z">
        <w:r w:rsidR="001D13CC">
          <w:t>5.00</w:t>
        </w:r>
      </w:ins>
      <w:r w:rsidR="00F732E6">
        <w:t>-6.</w:t>
      </w:r>
      <w:ins w:id="279" w:author="Chris Gaskell" w:date="2023-10-21T09:44:00Z">
        <w:r w:rsidR="001D13CC">
          <w:t>8</w:t>
        </w:r>
      </w:ins>
      <w:del w:id="280" w:author="Chris Gaskell" w:date="2023-10-21T09:44:00Z">
        <w:r w:rsidR="00F732E6" w:rsidDel="001D13CC">
          <w:delText>5</w:delText>
        </w:r>
      </w:del>
      <w:r w:rsidR="00F732E6">
        <w:t>0)</w:t>
      </w:r>
      <w:r w:rsidR="00646F57">
        <w:t>.</w:t>
      </w:r>
      <w:r w:rsidR="00DE722E" w:rsidRPr="00234AF6">
        <w:rPr>
          <w:i/>
          <w:iCs/>
        </w:rPr>
        <w:t xml:space="preserve"> </w:t>
      </w:r>
    </w:p>
    <w:bookmarkEnd w:id="161"/>
    <w:bookmarkEnd w:id="234"/>
    <w:p w14:paraId="54E99A69" w14:textId="77777777" w:rsidR="00057AAC" w:rsidRDefault="00057AAC" w:rsidP="004E303D">
      <w:pPr>
        <w:pStyle w:val="Heading2"/>
        <w:jc w:val="center"/>
        <w:rPr>
          <w:rFonts w:cs="Times New Roman"/>
          <w:szCs w:val="24"/>
        </w:rPr>
      </w:pPr>
    </w:p>
    <w:p w14:paraId="442273F5" w14:textId="0465EAB3" w:rsidR="004E303D" w:rsidRPr="00591798" w:rsidRDefault="004E303D" w:rsidP="004E303D">
      <w:pPr>
        <w:pStyle w:val="Heading2"/>
        <w:jc w:val="center"/>
        <w:rPr>
          <w:rFonts w:cs="Times New Roman"/>
          <w:szCs w:val="24"/>
        </w:rPr>
      </w:pPr>
      <w:r w:rsidRPr="00591798">
        <w:rPr>
          <w:rFonts w:cs="Times New Roman"/>
          <w:szCs w:val="24"/>
        </w:rPr>
        <w:t>Discussion</w:t>
      </w:r>
    </w:p>
    <w:p w14:paraId="20C0D552" w14:textId="735F2824" w:rsidR="00A37418" w:rsidRDefault="00A8379C" w:rsidP="00BD2A7E">
      <w:pPr>
        <w:spacing w:line="480" w:lineRule="auto"/>
      </w:pPr>
      <w:r>
        <w:tab/>
      </w:r>
      <w:r w:rsidR="00437190">
        <w:t>T</w:t>
      </w:r>
      <w:r w:rsidR="00D75A05" w:rsidRPr="00D75A05">
        <w:t xml:space="preserve">he pooled rate of patients </w:t>
      </w:r>
      <w:r w:rsidR="00713B43">
        <w:t>achiev</w:t>
      </w:r>
      <w:r w:rsidR="00044389">
        <w:t xml:space="preserve">ing </w:t>
      </w:r>
      <w:r w:rsidR="00437190">
        <w:t>seizure freedom</w:t>
      </w:r>
      <w:r w:rsidR="00044389">
        <w:t xml:space="preserve"> </w:t>
      </w:r>
      <w:r w:rsidR="00D75A05" w:rsidRPr="00D75A05">
        <w:t>was 40%</w:t>
      </w:r>
      <w:r w:rsidR="001038BD">
        <w:t xml:space="preserve"> </w:t>
      </w:r>
      <w:r w:rsidR="005F5D2C">
        <w:t>post-</w:t>
      </w:r>
      <w:r w:rsidR="00044389" w:rsidRPr="00D75A05">
        <w:t xml:space="preserve">treatment </w:t>
      </w:r>
      <w:r w:rsidR="00315DAB">
        <w:t xml:space="preserve">and </w:t>
      </w:r>
      <w:r w:rsidR="00885CE1" w:rsidRPr="00D75A05">
        <w:t xml:space="preserve">36% </w:t>
      </w:r>
      <w:r w:rsidR="00713B43">
        <w:t>at follow-up</w:t>
      </w:r>
      <w:r w:rsidR="00D75A05" w:rsidRPr="00D75A05">
        <w:t xml:space="preserve">. </w:t>
      </w:r>
      <w:r w:rsidR="00D403DE">
        <w:t>For the less stringent outcome of seizure improvement</w:t>
      </w:r>
      <w:r w:rsidR="0057691F">
        <w:t>,</w:t>
      </w:r>
      <w:r w:rsidR="00D403DE">
        <w:t xml:space="preserve"> </w:t>
      </w:r>
      <w:r w:rsidR="00D403DE" w:rsidRPr="00D75A05">
        <w:t>the pooled rate</w:t>
      </w:r>
      <w:r w:rsidR="00DF6BAC">
        <w:t xml:space="preserve"> was </w:t>
      </w:r>
      <w:r w:rsidR="00500E56">
        <w:t>66</w:t>
      </w:r>
      <w:r w:rsidR="00DF6BAC">
        <w:t>%</w:t>
      </w:r>
      <w:r w:rsidR="00500E56">
        <w:t xml:space="preserve"> </w:t>
      </w:r>
      <w:r w:rsidR="00CE26F7">
        <w:t xml:space="preserve">at the end of treatment and 75% </w:t>
      </w:r>
      <w:r w:rsidR="00881F40">
        <w:t xml:space="preserve">at </w:t>
      </w:r>
      <w:r w:rsidR="00CE26F7">
        <w:t>follow</w:t>
      </w:r>
      <w:r w:rsidR="00881F40">
        <w:t>-</w:t>
      </w:r>
      <w:r w:rsidR="00CE26F7">
        <w:t>up.</w:t>
      </w:r>
      <w:r w:rsidR="002D5A1A">
        <w:t xml:space="preserve"> </w:t>
      </w:r>
      <w:r w:rsidR="00044389">
        <w:t xml:space="preserve">While </w:t>
      </w:r>
      <w:r w:rsidR="00B94185">
        <w:t xml:space="preserve">we observed </w:t>
      </w:r>
      <w:r w:rsidR="00044389">
        <w:t>lower rates of improvement</w:t>
      </w:r>
      <w:r w:rsidR="00B931F3">
        <w:t xml:space="preserve"> </w:t>
      </w:r>
      <w:r w:rsidR="00044389">
        <w:t xml:space="preserve">at the end of treatment than reported in the previous meta-analysis of psychotherapy outcomes in this patient group </w:t>
      </w:r>
      <w:r w:rsidR="004146BE">
        <w:t>(</w:t>
      </w:r>
      <w:r w:rsidR="00044389">
        <w:t xml:space="preserve">FDS </w:t>
      </w:r>
      <w:r w:rsidR="004146BE">
        <w:t>freedom</w:t>
      </w:r>
      <w:r w:rsidR="00C346DC">
        <w:t>=</w:t>
      </w:r>
      <w:r w:rsidR="004146BE">
        <w:t>40%</w:t>
      </w:r>
      <w:r w:rsidR="006712E5">
        <w:t xml:space="preserve"> </w:t>
      </w:r>
      <w:r w:rsidR="00044389">
        <w:t>v</w:t>
      </w:r>
      <w:r w:rsidR="00437190">
        <w:t>s.</w:t>
      </w:r>
      <w:r w:rsidR="006712E5">
        <w:t xml:space="preserve"> </w:t>
      </w:r>
      <w:r w:rsidR="00BB794B">
        <w:t>47</w:t>
      </w:r>
      <w:r w:rsidR="006712E5">
        <w:t>%</w:t>
      </w:r>
      <w:r w:rsidR="00C346DC">
        <w:t>;</w:t>
      </w:r>
      <w:r w:rsidR="004146BE">
        <w:t xml:space="preserve"> </w:t>
      </w:r>
      <w:r w:rsidR="00044389">
        <w:t>(≥50% frequency reduction</w:t>
      </w:r>
      <w:r w:rsidR="00044389" w:rsidDel="00044389">
        <w:t xml:space="preserve"> </w:t>
      </w:r>
      <w:r w:rsidR="00C346DC">
        <w:t>=</w:t>
      </w:r>
      <w:r w:rsidR="004146BE">
        <w:t xml:space="preserve"> </w:t>
      </w:r>
      <w:r w:rsidR="006712E5">
        <w:t xml:space="preserve">66% </w:t>
      </w:r>
      <w:r w:rsidR="00044389">
        <w:t>v</w:t>
      </w:r>
      <w:r w:rsidR="00437190">
        <w:t>s.</w:t>
      </w:r>
      <w:r w:rsidR="004146BE">
        <w:t xml:space="preserve"> </w:t>
      </w:r>
      <w:r w:rsidR="008B633C">
        <w:t>82</w:t>
      </w:r>
      <w:r w:rsidR="006712E5">
        <w:t xml:space="preserve"> </w:t>
      </w:r>
      <w:r w:rsidR="009223C4">
        <w:t>%</w:t>
      </w:r>
      <w:r w:rsidR="004146BE">
        <w:t>)</w:t>
      </w:r>
      <w:r w:rsidR="00B76160">
        <w:t xml:space="preserve"> </w:t>
      </w:r>
      <w:r w:rsidR="00B76160">
        <w:fldChar w:fldCharType="begin"/>
      </w:r>
      <w:r w:rsidR="00A576FD">
        <w:instrText xml:space="preserve"> ADDIN EN.CITE &lt;EndNote&gt;&lt;Cite&gt;&lt;Author&gt;Carlson&lt;/Author&gt;&lt;Year&gt;2017&lt;/Year&gt;&lt;IDText&gt;Psychological interventions for psychogenic non- epileptic seizures: A meta- analysis&lt;/IDText&gt;&lt;DisplayText&gt;[14]&lt;/DisplayText&gt;&lt;record&gt;&lt;keywords&gt;&lt;keyword&gt;Pnes&lt;/keyword&gt;&lt;keyword&gt;Psychogenic Seizures&lt;/keyword&gt;&lt;keyword&gt;Non- Epileptic Seizures&lt;/keyword&gt;&lt;keyword&gt;Pnes&lt;/keyword&gt;&lt;keyword&gt;Pseudoseizures&lt;/keyword&gt;&lt;/keywords&gt;&lt;isbn&gt;1059-1311&lt;/isbn&gt;&lt;titles&gt;&lt;title&gt;Psychological interventions for psychogenic non- epileptic seizures: A meta- analysis&lt;/title&gt;&lt;secondary-title&gt;Seizure: European Journal of Epilepsy&lt;/secondary-title&gt;&lt;/titles&gt;&lt;pages&gt;142-150&lt;/pages&gt;&lt;contributors&gt;&lt;authors&gt;&lt;author&gt;Carlson, Perri&lt;/author&gt;&lt;author&gt;Nicholson Perry, Kathryn&lt;/author&gt;&lt;/authors&gt;&lt;/contributors&gt;&lt;added-date format="utc"&gt;1491587178&lt;/added-date&gt;&lt;ref-type name="Journal Article"&gt;17&lt;/ref-type&gt;&lt;dates&gt;&lt;year&gt;2017&lt;/year&gt;&lt;/dates&gt;&lt;rec-number&gt;10897&lt;/rec-number&gt;&lt;last-updated-date format="utc"&gt;1655021486&lt;/last-updated-date&gt;&lt;electronic-resource-num&gt;10.1016/j.seizure.2016.12.007&lt;/electronic-resource-num&gt;&lt;volume&gt;45&lt;/volume&gt;&lt;/record&gt;&lt;/Cite&gt;&lt;/EndNote&gt;</w:instrText>
      </w:r>
      <w:r w:rsidR="00B76160">
        <w:fldChar w:fldCharType="separate"/>
      </w:r>
      <w:r w:rsidR="00A576FD">
        <w:rPr>
          <w:noProof/>
        </w:rPr>
        <w:t>[14]</w:t>
      </w:r>
      <w:r w:rsidR="00B76160">
        <w:fldChar w:fldCharType="end"/>
      </w:r>
      <w:r w:rsidR="00044389">
        <w:t>, the stability of these outcomes after a period of several months of follow-up demonstrated by the present meta-analysis provides some assurance of a sustained effect</w:t>
      </w:r>
      <w:r w:rsidR="00BB0A5F">
        <w:t xml:space="preserve">. </w:t>
      </w:r>
      <w:r w:rsidR="00044389">
        <w:t xml:space="preserve">Both meta-analyses demonstrate that a reduction rather than cessation of FDS frequency is a common outcome after psychological </w:t>
      </w:r>
      <w:r w:rsidR="0057691F">
        <w:t xml:space="preserve">treatment. </w:t>
      </w:r>
      <w:r w:rsidR="00746BD8">
        <w:t xml:space="preserve">FDS reduction and cessation may be </w:t>
      </w:r>
      <w:r w:rsidR="00C63B83">
        <w:t>important goal</w:t>
      </w:r>
      <w:r w:rsidR="00746BD8">
        <w:t>s</w:t>
      </w:r>
      <w:r w:rsidR="00C63B83">
        <w:t xml:space="preserve"> to differentiate </w:t>
      </w:r>
      <w:commentRangeStart w:id="281"/>
      <w:r w:rsidR="00C63B83">
        <w:t>between</w:t>
      </w:r>
      <w:commentRangeEnd w:id="281"/>
      <w:r w:rsidR="00A355BD">
        <w:rPr>
          <w:rStyle w:val="CommentReference"/>
          <w:rFonts w:asciiTheme="minorHAnsi" w:eastAsiaTheme="minorHAnsi" w:hAnsiTheme="minorHAnsi" w:cstheme="minorBidi"/>
          <w:lang w:eastAsia="en-US"/>
        </w:rPr>
        <w:commentReference w:id="281"/>
      </w:r>
      <w:r w:rsidR="00C63B83">
        <w:t>, as patient</w:t>
      </w:r>
      <w:r w:rsidR="00746BD8">
        <w:t>s</w:t>
      </w:r>
      <w:r w:rsidR="00C63B83">
        <w:t xml:space="preserve"> may experience a reduction of seizures </w:t>
      </w:r>
      <w:r w:rsidR="00746BD8">
        <w:t xml:space="preserve">as an indication of treatment failure if they </w:t>
      </w:r>
      <w:r w:rsidR="00C63B83">
        <w:t xml:space="preserve">(understandably) wanted seizure freedom. </w:t>
      </w:r>
    </w:p>
    <w:p w14:paraId="3FC3A42A" w14:textId="3AB9008D" w:rsidR="0002257A" w:rsidRDefault="00576922" w:rsidP="00AD5E80">
      <w:pPr>
        <w:spacing w:line="480" w:lineRule="auto"/>
        <w:ind w:firstLine="720"/>
      </w:pPr>
      <w:r>
        <w:t>A</w:t>
      </w:r>
      <w:r w:rsidR="00632130">
        <w:t xml:space="preserve"> range of moderator variables were </w:t>
      </w:r>
      <w:r w:rsidR="005F5D2C">
        <w:t>performed</w:t>
      </w:r>
      <w:r w:rsidR="00BB75A3">
        <w:t xml:space="preserve"> </w:t>
      </w:r>
      <w:r w:rsidR="009523B8">
        <w:t xml:space="preserve">to explain the high observed heterogeneity </w:t>
      </w:r>
      <w:r w:rsidR="005A399C">
        <w:t>across</w:t>
      </w:r>
      <w:r w:rsidR="009523B8">
        <w:t xml:space="preserve"> FDS treatment </w:t>
      </w:r>
      <w:r w:rsidR="000F0132">
        <w:t>outcomes</w:t>
      </w:r>
      <w:r w:rsidR="009523B8">
        <w:t xml:space="preserve">. </w:t>
      </w:r>
      <w:r w:rsidR="00084522">
        <w:t xml:space="preserve">The only significant moderator was treatment setting, which </w:t>
      </w:r>
      <w:r w:rsidR="00746BD8">
        <w:t>indicated that</w:t>
      </w:r>
      <w:r w:rsidR="00084522">
        <w:t xml:space="preserve"> </w:t>
      </w:r>
      <w:r w:rsidR="0002257A" w:rsidRPr="0002257A">
        <w:t xml:space="preserve">outpatient treatments </w:t>
      </w:r>
      <w:r w:rsidR="00CB0A42">
        <w:t>are</w:t>
      </w:r>
      <w:r w:rsidR="00084522">
        <w:t xml:space="preserve"> </w:t>
      </w:r>
      <w:r w:rsidR="0002257A" w:rsidRPr="0002257A">
        <w:t>more effective than teletherapy</w:t>
      </w:r>
      <w:r w:rsidR="0076681E">
        <w:t>;</w:t>
      </w:r>
      <w:r w:rsidR="0002257A" w:rsidRPr="0002257A">
        <w:t xml:space="preserve"> however</w:t>
      </w:r>
      <w:r w:rsidR="0076681E">
        <w:t>,</w:t>
      </w:r>
      <w:r w:rsidR="0002257A" w:rsidRPr="0002257A">
        <w:t xml:space="preserve"> caution is warranted </w:t>
      </w:r>
      <w:r w:rsidR="00923C69">
        <w:t xml:space="preserve">due to the limited sample size for teletherapy </w:t>
      </w:r>
      <w:r w:rsidR="0002257A" w:rsidRPr="0002257A">
        <w:t>(</w:t>
      </w:r>
      <w:r w:rsidR="0002257A" w:rsidRPr="00923C69">
        <w:rPr>
          <w:i/>
          <w:iCs/>
        </w:rPr>
        <w:t>k</w:t>
      </w:r>
      <w:r w:rsidR="0002257A" w:rsidRPr="0002257A">
        <w:t xml:space="preserve">=2). </w:t>
      </w:r>
    </w:p>
    <w:p w14:paraId="492601A3" w14:textId="2089C67E" w:rsidR="00A5129D" w:rsidRDefault="00A5129D" w:rsidP="008C2946">
      <w:pPr>
        <w:spacing w:line="480" w:lineRule="auto"/>
        <w:ind w:firstLine="720"/>
      </w:pPr>
      <w:r>
        <w:t xml:space="preserve">In terms of group level change, </w:t>
      </w:r>
      <w:r w:rsidR="0045787B">
        <w:t xml:space="preserve">the current </w:t>
      </w:r>
      <w:r w:rsidR="00CB0A42">
        <w:t>review</w:t>
      </w:r>
      <w:r w:rsidR="0045787B">
        <w:t xml:space="preserve"> identified that treatment studies vary markedly </w:t>
      </w:r>
      <w:r w:rsidR="000F0132">
        <w:t xml:space="preserve">in </w:t>
      </w:r>
      <w:r w:rsidR="00DC65DC">
        <w:t>how</w:t>
      </w:r>
      <w:r w:rsidR="0045787B">
        <w:t xml:space="preserve"> </w:t>
      </w:r>
      <w:r w:rsidR="0029129C">
        <w:t>outcome</w:t>
      </w:r>
      <w:r w:rsidR="00DC65DC">
        <w:t>s are</w:t>
      </w:r>
      <w:r w:rsidR="0029129C">
        <w:t xml:space="preserve"> report</w:t>
      </w:r>
      <w:r w:rsidR="00DC65DC">
        <w:t>ed</w:t>
      </w:r>
      <w:r w:rsidR="0029129C">
        <w:t xml:space="preserve">. This poses a challenge for research synthesis as uniform </w:t>
      </w:r>
      <w:r w:rsidR="0029129C">
        <w:lastRenderedPageBreak/>
        <w:t>metrics are required</w:t>
      </w:r>
      <w:r w:rsidR="004B0623">
        <w:t xml:space="preserve"> </w:t>
      </w:r>
      <w:r w:rsidR="003D79AB">
        <w:t>for meta-analysis</w:t>
      </w:r>
      <w:r w:rsidR="008C2946">
        <w:t xml:space="preserve">. </w:t>
      </w:r>
      <w:r w:rsidR="004B0623">
        <w:t xml:space="preserve">When </w:t>
      </w:r>
      <w:r w:rsidR="00F001BF">
        <w:t xml:space="preserve">assessing studies that provide data for </w:t>
      </w:r>
      <w:r w:rsidR="004B0623">
        <w:t>median level change</w:t>
      </w:r>
      <w:r w:rsidR="00F001BF">
        <w:t xml:space="preserve">, we observed </w:t>
      </w:r>
      <w:commentRangeStart w:id="282"/>
      <w:commentRangeStart w:id="283"/>
      <w:r w:rsidR="00F001BF" w:rsidRPr="001D13CC">
        <w:rPr>
          <w:rPrChange w:id="284" w:author="Chris Gaskell" w:date="2023-10-21T09:47:00Z">
            <w:rPr>
              <w:highlight w:val="yellow"/>
            </w:rPr>
          </w:rPrChange>
        </w:rPr>
        <w:t>that</w:t>
      </w:r>
      <w:commentRangeEnd w:id="282"/>
      <w:r w:rsidR="00986AC2" w:rsidRPr="001D13CC">
        <w:rPr>
          <w:rStyle w:val="CommentReference"/>
        </w:rPr>
        <w:commentReference w:id="282"/>
      </w:r>
      <w:commentRangeEnd w:id="283"/>
      <w:r w:rsidR="007C424E" w:rsidRPr="001D13CC">
        <w:rPr>
          <w:rStyle w:val="CommentReference"/>
          <w:rFonts w:asciiTheme="minorHAnsi" w:eastAsiaTheme="minorHAnsi" w:hAnsiTheme="minorHAnsi" w:cstheme="minorBidi"/>
          <w:lang w:eastAsia="en-US"/>
        </w:rPr>
        <w:commentReference w:id="283"/>
      </w:r>
      <w:r w:rsidR="00F001BF" w:rsidRPr="001D13CC">
        <w:rPr>
          <w:rPrChange w:id="285" w:author="Chris Gaskell" w:date="2023-10-21T09:47:00Z">
            <w:rPr>
              <w:highlight w:val="yellow"/>
            </w:rPr>
          </w:rPrChange>
        </w:rPr>
        <w:t xml:space="preserve"> </w:t>
      </w:r>
      <w:ins w:id="286" w:author="Chris Gaskell" w:date="2023-10-21T09:45:00Z">
        <w:r w:rsidR="001D13CC" w:rsidRPr="001D13CC">
          <w:rPr>
            <w:rPrChange w:id="287" w:author="Chris Gaskell" w:date="2023-10-21T09:47:00Z">
              <w:rPr>
                <w:highlight w:val="yellow"/>
              </w:rPr>
            </w:rPrChange>
          </w:rPr>
          <w:t xml:space="preserve">seizure frequency </w:t>
        </w:r>
      </w:ins>
      <w:ins w:id="288" w:author="Chris Gaskell" w:date="2023-10-21T09:46:00Z">
        <w:r w:rsidR="001D13CC" w:rsidRPr="001D13CC">
          <w:rPr>
            <w:rPrChange w:id="289" w:author="Chris Gaskell" w:date="2023-10-21T09:47:00Z">
              <w:rPr>
                <w:highlight w:val="yellow"/>
              </w:rPr>
            </w:rPrChange>
          </w:rPr>
          <w:t>reduced</w:t>
        </w:r>
      </w:ins>
      <w:ins w:id="290" w:author="Chris Gaskell" w:date="2023-10-21T09:45:00Z">
        <w:r w:rsidR="001D13CC" w:rsidRPr="001D13CC">
          <w:rPr>
            <w:rPrChange w:id="291" w:author="Chris Gaskell" w:date="2023-10-21T09:47:00Z">
              <w:rPr>
                <w:highlight w:val="yellow"/>
              </w:rPr>
            </w:rPrChange>
          </w:rPr>
          <w:t xml:space="preserve"> </w:t>
        </w:r>
      </w:ins>
      <w:ins w:id="292" w:author="Chris Gaskell" w:date="2023-10-21T09:47:00Z">
        <w:r w:rsidR="001D13CC" w:rsidRPr="001D13CC">
          <w:rPr>
            <w:rPrChange w:id="293" w:author="Chris Gaskell" w:date="2023-10-21T09:47:00Z">
              <w:rPr>
                <w:highlight w:val="yellow"/>
              </w:rPr>
            </w:rPrChange>
          </w:rPr>
          <w:t xml:space="preserve">by </w:t>
        </w:r>
      </w:ins>
      <w:ins w:id="294" w:author="Chris Gaskell" w:date="2023-10-21T09:46:00Z">
        <w:r w:rsidR="001D13CC" w:rsidRPr="001D13CC">
          <w:rPr>
            <w:rPrChange w:id="295" w:author="Chris Gaskell" w:date="2023-10-21T09:47:00Z">
              <w:rPr>
                <w:highlight w:val="yellow"/>
              </w:rPr>
            </w:rPrChange>
          </w:rPr>
          <w:t xml:space="preserve">6.50 </w:t>
        </w:r>
      </w:ins>
      <w:ins w:id="296" w:author="Chris Gaskell" w:date="2023-10-21T09:47:00Z">
        <w:r w:rsidR="001D13CC">
          <w:t xml:space="preserve">per month </w:t>
        </w:r>
        <w:r w:rsidR="001D13CC" w:rsidRPr="001D13CC">
          <w:rPr>
            <w:rPrChange w:id="297" w:author="Chris Gaskell" w:date="2023-10-21T09:47:00Z">
              <w:rPr>
                <w:highlight w:val="yellow"/>
              </w:rPr>
            </w:rPrChange>
          </w:rPr>
          <w:t>(</w:t>
        </w:r>
      </w:ins>
      <w:ins w:id="298" w:author="Chris Gaskell" w:date="2023-10-21T09:46:00Z">
        <w:r w:rsidR="001D13CC" w:rsidRPr="001D13CC">
          <w:rPr>
            <w:rPrChange w:id="299" w:author="Chris Gaskell" w:date="2023-10-21T09:47:00Z">
              <w:rPr>
                <w:highlight w:val="yellow"/>
              </w:rPr>
            </w:rPrChange>
          </w:rPr>
          <w:t>CI=5.00-6.80</w:t>
        </w:r>
      </w:ins>
      <w:ins w:id="300" w:author="Chris Gaskell" w:date="2023-10-21T09:45:00Z">
        <w:r w:rsidR="001D13CC" w:rsidRPr="001D13CC">
          <w:rPr>
            <w:rPrChange w:id="301" w:author="Chris Gaskell" w:date="2023-10-21T09:47:00Z">
              <w:rPr>
                <w:highlight w:val="yellow"/>
              </w:rPr>
            </w:rPrChange>
          </w:rPr>
          <w:t>)</w:t>
        </w:r>
      </w:ins>
      <w:ins w:id="302" w:author="Chris Gaskell" w:date="2023-10-21T09:47:00Z">
        <w:r w:rsidR="001D13CC" w:rsidRPr="001D13CC">
          <w:rPr>
            <w:rPrChange w:id="303" w:author="Chris Gaskell" w:date="2023-10-21T09:47:00Z">
              <w:rPr>
                <w:highlight w:val="yellow"/>
              </w:rPr>
            </w:rPrChange>
          </w:rPr>
          <w:t>, which represents &gt;50% reduction.</w:t>
        </w:r>
      </w:ins>
      <w:ins w:id="304" w:author="Chris Gaskell" w:date="2023-10-21T09:45:00Z">
        <w:r w:rsidR="001D13CC" w:rsidRPr="001D13CC">
          <w:rPr>
            <w:rPrChange w:id="305" w:author="Chris Gaskell" w:date="2023-10-21T09:47:00Z">
              <w:rPr>
                <w:highlight w:val="yellow"/>
              </w:rPr>
            </w:rPrChange>
          </w:rPr>
          <w:t xml:space="preserve"> </w:t>
        </w:r>
      </w:ins>
      <w:del w:id="306" w:author="Chris Gaskell" w:date="2023-10-21T09:45:00Z">
        <w:r w:rsidR="00F001BF" w:rsidRPr="00986AC2" w:rsidDel="001D13CC">
          <w:rPr>
            <w:highlight w:val="yellow"/>
          </w:rPr>
          <w:delText>…</w:delText>
        </w:r>
        <w:r w:rsidR="00F001BF" w:rsidDel="001D13CC">
          <w:delText xml:space="preserve"> </w:delText>
        </w:r>
      </w:del>
      <w:r w:rsidR="00CB0A42">
        <w:t>In</w:t>
      </w:r>
      <w:r w:rsidR="00607E43" w:rsidRPr="00B76160">
        <w:t xml:space="preserve"> assessing studies that provide</w:t>
      </w:r>
      <w:r w:rsidR="00CB0A42">
        <w:t>d</w:t>
      </w:r>
      <w:r w:rsidR="00607E43" w:rsidRPr="00B76160">
        <w:t xml:space="preserve"> data available for mean level change, we observed a </w:t>
      </w:r>
      <w:r w:rsidRPr="00B76160">
        <w:t xml:space="preserve">pooled treatment effect size of </w:t>
      </w:r>
      <w:commentRangeStart w:id="307"/>
      <w:commentRangeStart w:id="308"/>
      <w:r w:rsidRPr="00B76160">
        <w:rPr>
          <w:i/>
          <w:iCs/>
        </w:rPr>
        <w:t>d</w:t>
      </w:r>
      <w:r w:rsidRPr="00B76160">
        <w:t>=0.</w:t>
      </w:r>
      <w:del w:id="309" w:author="Chris Gaskell" w:date="2023-10-19T19:13:00Z">
        <w:r w:rsidRPr="00B76160" w:rsidDel="00C81772">
          <w:delText>7</w:delText>
        </w:r>
      </w:del>
      <w:r w:rsidRPr="00B76160">
        <w:t>5</w:t>
      </w:r>
      <w:ins w:id="310" w:author="Chris Gaskell" w:date="2023-10-19T19:13:00Z">
        <w:r w:rsidR="00C81772">
          <w:t>3</w:t>
        </w:r>
      </w:ins>
      <w:r w:rsidRPr="00B76160">
        <w:t xml:space="preserve"> </w:t>
      </w:r>
      <w:commentRangeEnd w:id="307"/>
      <w:r w:rsidR="00BA4093">
        <w:rPr>
          <w:rStyle w:val="CommentReference"/>
          <w:rFonts w:asciiTheme="minorHAnsi" w:eastAsiaTheme="minorHAnsi" w:hAnsiTheme="minorHAnsi" w:cstheme="minorBidi"/>
          <w:lang w:eastAsia="en-US"/>
        </w:rPr>
        <w:commentReference w:id="307"/>
      </w:r>
      <w:commentRangeEnd w:id="308"/>
      <w:r w:rsidR="00C81772">
        <w:rPr>
          <w:rStyle w:val="CommentReference"/>
          <w:rFonts w:asciiTheme="minorHAnsi" w:eastAsiaTheme="minorHAnsi" w:hAnsiTheme="minorHAnsi" w:cstheme="minorBidi"/>
          <w:lang w:eastAsia="en-US"/>
        </w:rPr>
        <w:commentReference w:id="308"/>
      </w:r>
      <w:r w:rsidRPr="00B76160">
        <w:t xml:space="preserve">for seizure </w:t>
      </w:r>
      <w:r w:rsidR="00607E43" w:rsidRPr="00B76160">
        <w:t>frequency</w:t>
      </w:r>
      <w:r w:rsidR="00CF5841">
        <w:t xml:space="preserve">. </w:t>
      </w:r>
      <w:r w:rsidR="00607E43" w:rsidRPr="00B76160">
        <w:t>This</w:t>
      </w:r>
      <w:r w:rsidR="001D16B1" w:rsidRPr="00B76160">
        <w:t xml:space="preserve"> is a moderate effect size</w:t>
      </w:r>
      <w:r w:rsidR="0048117A" w:rsidRPr="00B76160">
        <w:t xml:space="preserve">, and comparable to </w:t>
      </w:r>
      <w:r w:rsidR="00C62E65" w:rsidRPr="00B76160">
        <w:t xml:space="preserve">that observed in relation to </w:t>
      </w:r>
      <w:r w:rsidR="0048117A" w:rsidRPr="00B76160">
        <w:t xml:space="preserve">a range of </w:t>
      </w:r>
      <w:r w:rsidR="00BD67C1" w:rsidRPr="00B76160">
        <w:t>non-seizure outcome domains</w:t>
      </w:r>
      <w:r w:rsidR="00C62E65" w:rsidRPr="00B76160">
        <w:t xml:space="preserve"> of psychological treatment of patients with FDS</w:t>
      </w:r>
      <w:r w:rsidR="00B11C5C" w:rsidRPr="00B76160">
        <w:t xml:space="preserve"> (</w:t>
      </w:r>
      <w:r w:rsidR="00B11C5C" w:rsidRPr="00B76160">
        <w:rPr>
          <w:i/>
          <w:iCs/>
        </w:rPr>
        <w:t>d</w:t>
      </w:r>
      <w:r w:rsidR="00CF5841">
        <w:t>=</w:t>
      </w:r>
      <w:r w:rsidR="00B11C5C" w:rsidRPr="00B76160">
        <w:t xml:space="preserve"> 0.36-0.75) </w:t>
      </w:r>
      <w:r w:rsidR="00B76160" w:rsidRPr="00B76160">
        <w:fldChar w:fldCharType="begin"/>
      </w:r>
      <w:r w:rsidR="00A576FD">
        <w:instrText xml:space="preserve"> ADDIN EN.CITE &lt;EndNote&gt;&lt;Cite&gt;&lt;Author&gt;Gaskell&lt;/Author&gt;&lt;Year&gt;2023&lt;/Year&gt;&lt;IDText&gt;A meta‐analytic review of the effectiveness of psychological treatment of functional / dissociative seizures on non‐seizure outcomes in adults&lt;/IDText&gt;&lt;DisplayText&gt;[5]&lt;/DisplayText&gt;&lt;record&gt;&lt;titles&gt;&lt;title&gt;A meta‐analytic review of the effectiveness of psychological treatment of functional / dissociative seizures on non‐seizure outcomes in adults&lt;/title&gt;&lt;/titles&gt;&lt;contributors&gt;&lt;authors&gt;&lt;author&gt;Gaskell, C.&lt;/author&gt;&lt;author&gt;Power, N.&lt;/author&gt;&lt;author&gt;Novakova, B.&lt;/author&gt;&lt;author&gt;Simmonds‐Buckley, M.&lt;/author&gt;&lt;author&gt;Reuber, M.&lt;/author&gt;&lt;author&gt;Kellett, S.&lt;/author&gt;&lt;author&gt;Rawlings, G. H.&lt;/author&gt;&lt;/authors&gt;&lt;/contributors&gt;&lt;added-date format="utc"&gt;1695806990&lt;/added-date&gt;&lt;ref-type name="Journal Article"&gt;17&lt;/ref-type&gt;&lt;dates&gt;&lt;year&gt;2023&lt;/year&gt;&lt;/dates&gt;&lt;rec-number&gt;40250&lt;/rec-number&gt;&lt;publisher&gt;Wiley&lt;/publisher&gt;&lt;last-updated-date format="utc"&gt;1695806990&lt;/last-updated-date&gt;&lt;/record&gt;&lt;/Cite&gt;&lt;/EndNote&gt;</w:instrText>
      </w:r>
      <w:r w:rsidR="00B76160" w:rsidRPr="00B76160">
        <w:fldChar w:fldCharType="separate"/>
      </w:r>
      <w:r w:rsidR="00A576FD">
        <w:rPr>
          <w:noProof/>
        </w:rPr>
        <w:t>[5]</w:t>
      </w:r>
      <w:r w:rsidR="00B76160" w:rsidRPr="00B76160">
        <w:fldChar w:fldCharType="end"/>
      </w:r>
      <w:r w:rsidR="00B76160" w:rsidRPr="00B76160">
        <w:t>.</w:t>
      </w:r>
      <w:r w:rsidR="00B76160">
        <w:t xml:space="preserve"> </w:t>
      </w:r>
    </w:p>
    <w:p w14:paraId="5B5A5CA5" w14:textId="2B586B9B" w:rsidR="00D17252" w:rsidRDefault="00336692" w:rsidP="00B76160">
      <w:pPr>
        <w:spacing w:line="480" w:lineRule="auto"/>
        <w:ind w:firstLine="720"/>
      </w:pPr>
      <w:r>
        <w:t xml:space="preserve">Although non-seizure outcomes have </w:t>
      </w:r>
      <w:r w:rsidR="00BA4093">
        <w:t>often</w:t>
      </w:r>
      <w:r>
        <w:t xml:space="preserve"> been </w:t>
      </w:r>
      <w:r w:rsidR="00EE34B5">
        <w:t>utilised</w:t>
      </w:r>
      <w:r>
        <w:t xml:space="preserve"> </w:t>
      </w:r>
      <w:r w:rsidR="00EE34B5">
        <w:t xml:space="preserve">and advocated </w:t>
      </w:r>
      <w:r w:rsidR="0032099B">
        <w:t xml:space="preserve">in FDS treatment research </w:t>
      </w:r>
      <w:r w:rsidR="00B76160">
        <w:fldChar w:fldCharType="begin">
          <w:fldData xml:space="preserve">PEVuZE5vdGU+PENpdGU+PEF1dGhvcj5QaWNrPC9BdXRob3I+PFllYXI+MjAyMDwvWWVhcj48SURU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</w:fldData>
        </w:fldChar>
      </w:r>
      <w:r w:rsidR="00A576FD">
        <w:instrText xml:space="preserve"> ADDIN EN.CITE </w:instrText>
      </w:r>
      <w:r w:rsidR="00A576FD">
        <w:fldChar w:fldCharType="begin">
          <w:fldData xml:space="preserve">PEVuZE5vdGU+PENpdGU+PEF1dGhvcj5QaWNrPC9BdXRob3I+PFllYXI+MjAyMDwvWWVhcj48SURU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</w:fldData>
        </w:fldChar>
      </w:r>
      <w:r w:rsidR="00A576FD">
        <w:instrText xml:space="preserve"> ADDIN EN.CITE.DATA </w:instrText>
      </w:r>
      <w:r w:rsidR="00A576FD">
        <w:fldChar w:fldCharType="end"/>
      </w:r>
      <w:r w:rsidR="00B76160">
        <w:fldChar w:fldCharType="separate"/>
      </w:r>
      <w:r w:rsidR="00A576FD">
        <w:rPr>
          <w:noProof/>
        </w:rPr>
        <w:t>[7]</w:t>
      </w:r>
      <w:r w:rsidR="00B76160">
        <w:fldChar w:fldCharType="end"/>
      </w:r>
      <w:r w:rsidR="00B76160">
        <w:t xml:space="preserve">, </w:t>
      </w:r>
      <w:r w:rsidR="00114C54">
        <w:t xml:space="preserve">the current study </w:t>
      </w:r>
      <w:r w:rsidR="00C62E65">
        <w:t>found</w:t>
      </w:r>
      <w:r w:rsidR="00114C54">
        <w:t xml:space="preserve"> that seizure</w:t>
      </w:r>
      <w:r w:rsidR="00C62E65">
        <w:t>-</w:t>
      </w:r>
      <w:r w:rsidR="00114C54">
        <w:t xml:space="preserve">specific outcomes </w:t>
      </w:r>
      <w:r w:rsidR="00C62E65">
        <w:t xml:space="preserve">have been reported </w:t>
      </w:r>
      <w:r w:rsidR="00114C54">
        <w:t>mo</w:t>
      </w:r>
      <w:r w:rsidR="00CA6F3F">
        <w:t>re</w:t>
      </w:r>
      <w:r w:rsidR="00114C54">
        <w:t xml:space="preserve"> commonly.</w:t>
      </w:r>
      <w:r w:rsidR="00B16579">
        <w:t xml:space="preserve"> </w:t>
      </w:r>
      <w:r w:rsidR="00CB0A42">
        <w:t>This is un</w:t>
      </w:r>
      <w:r w:rsidR="00B16579">
        <w:t xml:space="preserve">surprising given that seizures are the core presenting symptom for which patient </w:t>
      </w:r>
      <w:r w:rsidR="00E71DB2">
        <w:t>arrive at treatment</w:t>
      </w:r>
      <w:r w:rsidR="00B16579">
        <w:t xml:space="preserve"> seeking relief</w:t>
      </w:r>
      <w:r w:rsidR="00E71DB2">
        <w:t xml:space="preserve"> for</w:t>
      </w:r>
      <w:r w:rsidR="00B16579">
        <w:t xml:space="preserve">. </w:t>
      </w:r>
      <w:r w:rsidR="00C62E65">
        <w:t>However, we</w:t>
      </w:r>
      <w:r w:rsidR="007D24CA">
        <w:t xml:space="preserve"> </w:t>
      </w:r>
      <w:r w:rsidR="001D0ECE">
        <w:t>agree with p</w:t>
      </w:r>
      <w:r w:rsidR="00C62E65">
        <w:t>reviously formulated</w:t>
      </w:r>
      <w:r w:rsidR="001D0ECE">
        <w:t xml:space="preserve"> arguments that a multi-dimensional approach to outcome assessment </w:t>
      </w:r>
      <w:r w:rsidR="00BD0B7F">
        <w:t>in FDS treatment research is required</w:t>
      </w:r>
      <w:r w:rsidR="008C2946">
        <w:t>,</w:t>
      </w:r>
      <w:r w:rsidR="00F658A3">
        <w:t xml:space="preserve"> </w:t>
      </w:r>
      <w:r w:rsidR="00C62E65">
        <w:t xml:space="preserve">including measures assessing core neurological symptoms in addition to relevant non-seizure outcome measures </w:t>
      </w:r>
      <w:r w:rsidR="00B76160">
        <w:fldChar w:fldCharType="begin">
          <w:fldData xml:space="preserve">PEVuZE5vdGU+PENpdGU+PEF1dGhvcj5QaWNrPC9BdXRob3I+PFllYXI+MjAyMDwvWWVhcj48SURU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</w:fldData>
        </w:fldChar>
      </w:r>
      <w:r w:rsidR="00A576FD">
        <w:instrText xml:space="preserve"> ADDIN EN.CITE </w:instrText>
      </w:r>
      <w:r w:rsidR="00A576FD">
        <w:fldChar w:fldCharType="begin">
          <w:fldData xml:space="preserve">PEVuZE5vdGU+PENpdGU+PEF1dGhvcj5QaWNrPC9BdXRob3I+PFllYXI+MjAyMDwvWWVhcj48SURU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</w:fldData>
        </w:fldChar>
      </w:r>
      <w:r w:rsidR="00A576FD">
        <w:instrText xml:space="preserve"> ADDIN EN.CITE.DATA </w:instrText>
      </w:r>
      <w:r w:rsidR="00A576FD">
        <w:fldChar w:fldCharType="end"/>
      </w:r>
      <w:r w:rsidR="00B76160">
        <w:fldChar w:fldCharType="separate"/>
      </w:r>
      <w:r w:rsidR="00A576FD">
        <w:rPr>
          <w:noProof/>
        </w:rPr>
        <w:t>[7]</w:t>
      </w:r>
      <w:r w:rsidR="00B76160">
        <w:fldChar w:fldCharType="end"/>
      </w:r>
      <w:r w:rsidR="00C62E65">
        <w:t xml:space="preserve">. It does not seem appropriate to base the assessment of the effectiveness of treatments for FDS on measures used and validated in patients with a different disorder (typically epilepsy). </w:t>
      </w:r>
    </w:p>
    <w:p w14:paraId="2E0D1063" w14:textId="77777777" w:rsidR="00B136C3" w:rsidRDefault="00C62E65" w:rsidP="000F6ECD">
      <w:pPr>
        <w:spacing w:line="480" w:lineRule="auto"/>
        <w:ind w:firstLine="720"/>
      </w:pPr>
      <w:r>
        <w:t>Our n</w:t>
      </w:r>
      <w:r w:rsidR="0076681E">
        <w:t xml:space="preserve">arrative </w:t>
      </w:r>
      <w:r>
        <w:t xml:space="preserve">review of measures of </w:t>
      </w:r>
      <w:r w:rsidR="0076681E">
        <w:t>seizure</w:t>
      </w:r>
      <w:r w:rsidR="008C2946">
        <w:t>-</w:t>
      </w:r>
      <w:r w:rsidR="0076681E">
        <w:t xml:space="preserve">related outcomes </w:t>
      </w:r>
      <w:r>
        <w:t xml:space="preserve">not directly related to frequency suggested that such measures are capable of capturing therapy associated </w:t>
      </w:r>
      <w:r w:rsidR="0076681E">
        <w:t xml:space="preserve">changes. </w:t>
      </w:r>
    </w:p>
    <w:p w14:paraId="19221419" w14:textId="7A14C645" w:rsidR="0076681E" w:rsidRDefault="00B136C3" w:rsidP="00B136C3">
      <w:pPr>
        <w:spacing w:line="480" w:lineRule="auto"/>
      </w:pPr>
      <w:r>
        <w:t xml:space="preserve">Although unable to perform a meta-analysis, </w:t>
      </w:r>
      <w:r w:rsidR="0076681E">
        <w:t xml:space="preserve">there is evidence to suggest that therapy may be helpful in changing the subjective experience of seizures, such as making them less intense or severe, or reducing their impact on other areas of life. Given the wealth of evidence from qualitative accounts revealing </w:t>
      </w:r>
      <w:r w:rsidR="00C62E65">
        <w:t xml:space="preserve">how </w:t>
      </w:r>
      <w:r w:rsidR="0076681E">
        <w:t>distressing, frightening</w:t>
      </w:r>
      <w:r w:rsidR="001F3941">
        <w:t>,</w:t>
      </w:r>
      <w:r w:rsidR="00AC1F57">
        <w:t xml:space="preserve"> and alarming</w:t>
      </w:r>
      <w:r w:rsidR="00C62E65">
        <w:t xml:space="preserve"> FDS can be</w:t>
      </w:r>
      <w:r w:rsidR="00B76160">
        <w:t xml:space="preserve"> </w:t>
      </w:r>
      <w:r w:rsidR="00B76160">
        <w:fldChar w:fldCharType="begin"/>
      </w:r>
      <w:r w:rsidR="001966F7">
        <w:instrText xml:space="preserve"> ADDIN EN.CITE &lt;EndNote&gt;&lt;Cite&gt;&lt;Author&gt;Rawlings&lt;/Author&gt;&lt;Year&gt;2016&lt;/Year&gt;&lt;IDText&gt;What patients say about living with psychogenic nonepileptic seizures: A systematic synthesis of qualitative studies&lt;/IDText&gt;&lt;DisplayText&gt;[74]&lt;/DisplayText&gt;&lt;record&gt;&lt;keywords&gt;&lt;keyword&gt;Psychogenic Nonepileptic Seizures&lt;/keyword&gt;&lt;keyword&gt;Nonepileptic Attack Disorder&lt;/keyword&gt;&lt;keyword&gt;Dissociative Seizures&lt;/keyword&gt;&lt;keyword&gt;Phenomenology&lt;/keyword&gt;&lt;keyword&gt;Subjective Experience&lt;/keyword&gt;&lt;keyword&gt;Qualitative&lt;/keyword&gt;&lt;/keywords&gt;&lt;isbn&gt;1059-1311&lt;/isbn&gt;&lt;titles&gt;&lt;title&gt;What patients say about living with psychogenic nonepileptic seizures: A systematic synthesis of qualitative studies&lt;/title&gt;&lt;secondary-title&gt;Seizure: European Journal of Epilepsy&lt;/secondary-title&gt;&lt;/titles&gt;&lt;pages&gt;100-111&lt;/pages&gt;&lt;contributors&gt;&lt;authors&gt;&lt;author&gt;Rawlings, Gregg H.&lt;/author&gt;&lt;author&gt;Reuber, Markus&lt;/author&gt;&lt;/authors&gt;&lt;/contributors&gt;&lt;added-date format="utc"&gt;1472221395&lt;/added-date&gt;&lt;ref-type name="Journal Article"&gt;17&lt;/ref-type&gt;&lt;dates&gt;&lt;year&gt;2016&lt;/year&gt;&lt;/dates&gt;&lt;rec-number&gt;10105&lt;/rec-number&gt;&lt;last-updated-date format="utc"&gt;1655021486&lt;/last-updated-date&gt;&lt;electronic-resource-num&gt;10.1016/j.seizure.2016.07.014&lt;/electronic-resource-num&gt;&lt;volume&gt;41&lt;/volume&gt;&lt;/record&gt;&lt;/Cite&gt;&lt;/EndNote&gt;</w:instrText>
      </w:r>
      <w:r w:rsidR="00B76160">
        <w:fldChar w:fldCharType="separate"/>
      </w:r>
      <w:r w:rsidR="001966F7">
        <w:rPr>
          <w:noProof/>
        </w:rPr>
        <w:t>[74]</w:t>
      </w:r>
      <w:r w:rsidR="00B76160">
        <w:fldChar w:fldCharType="end"/>
      </w:r>
      <w:r w:rsidR="00B76160">
        <w:t xml:space="preserve">, </w:t>
      </w:r>
      <w:r w:rsidR="00AC1F57">
        <w:t xml:space="preserve">this </w:t>
      </w:r>
      <w:r w:rsidR="0076681E">
        <w:t xml:space="preserve">may be an important goal </w:t>
      </w:r>
      <w:r w:rsidR="00C62E65">
        <w:t xml:space="preserve">in itself </w:t>
      </w:r>
      <w:r w:rsidR="0076681E">
        <w:t>for many patients with FDS</w:t>
      </w:r>
      <w:r w:rsidR="00AC1F57">
        <w:t xml:space="preserve">. </w:t>
      </w:r>
      <w:r w:rsidR="000F6ECD">
        <w:t xml:space="preserve">An important first step </w:t>
      </w:r>
      <w:r w:rsidR="00480893">
        <w:t xml:space="preserve">is </w:t>
      </w:r>
      <w:r w:rsidR="000F6ECD">
        <w:t xml:space="preserve">to </w:t>
      </w:r>
      <w:r w:rsidR="00480893">
        <w:t>examine how</w:t>
      </w:r>
      <w:r w:rsidR="000F6ECD">
        <w:t xml:space="preserve"> </w:t>
      </w:r>
      <w:r w:rsidR="00480893">
        <w:t xml:space="preserve">best to </w:t>
      </w:r>
      <w:r w:rsidR="000F6ECD">
        <w:t xml:space="preserve">standardise </w:t>
      </w:r>
      <w:r w:rsidR="00480893">
        <w:t xml:space="preserve">the measurement of this construct. </w:t>
      </w:r>
    </w:p>
    <w:p w14:paraId="1D36892E" w14:textId="1333A90B" w:rsidR="00B739A0" w:rsidRPr="00B739A0" w:rsidRDefault="00CB0A42" w:rsidP="00CB0A42">
      <w:pPr>
        <w:spacing w:line="480" w:lineRule="auto"/>
        <w:ind w:firstLine="720"/>
      </w:pPr>
      <w:r>
        <w:lastRenderedPageBreak/>
        <w:t xml:space="preserve">Compared to other neurological conditions, a relatively large amount of data has been collected documenting the use of psychological therapy in patients with FDS, however much of the data </w:t>
      </w:r>
      <w:del w:id="311" w:author="Chris Gaskell" w:date="2023-10-18T19:46:00Z">
        <w:r w:rsidDel="00FD50AC">
          <w:delText xml:space="preserve">are not </w:delText>
        </w:r>
      </w:del>
      <w:ins w:id="312" w:author="Chris Gaskell" w:date="2023-10-18T19:46:00Z">
        <w:r w:rsidR="00FD50AC">
          <w:t>cannot be uniformly synthesised</w:t>
        </w:r>
        <w:r w:rsidR="00BA3F67">
          <w:t xml:space="preserve"> due to variation in</w:t>
        </w:r>
      </w:ins>
      <w:ins w:id="313" w:author="Chris Gaskell" w:date="2023-10-18T19:47:00Z">
        <w:r w:rsidR="001065E4">
          <w:t xml:space="preserve"> how summary statistics are </w:t>
        </w:r>
      </w:ins>
      <w:ins w:id="314" w:author="Chris Gaskell" w:date="2023-10-18T19:46:00Z">
        <w:r w:rsidR="00BA3F67">
          <w:t>report</w:t>
        </w:r>
      </w:ins>
      <w:ins w:id="315" w:author="Chris Gaskell" w:date="2023-10-18T19:47:00Z">
        <w:r w:rsidR="001065E4">
          <w:t>ed</w:t>
        </w:r>
      </w:ins>
      <w:del w:id="316" w:author="Chris Gaskell" w:date="2023-10-18T19:46:00Z">
        <w:r w:rsidDel="00FD50AC">
          <w:delText>suitable for any form or synthesis</w:delText>
        </w:r>
      </w:del>
      <w:r>
        <w:t xml:space="preserve">. The scope of meaningful synthesis is further impacted by the limited methodological quality of many studies conducted to date, with only a minority of samples investigated via an RCT design. While randomisation did not seem to emerge as a moderator of outcome in our analysis, the variability of research designs and treatments delivered reduced our ability to group data. </w:t>
      </w:r>
      <w:r w:rsidR="00B739A0" w:rsidRPr="00B739A0">
        <w:t xml:space="preserve">Use of the </w:t>
      </w:r>
      <w:r w:rsidR="00B739A0" w:rsidRPr="00E07BC3">
        <w:t>GRADE highlighted issues with inconsistency across results, treatment comparisons and some imprecision resulting in low quality meta-analytic comparisons.</w:t>
      </w:r>
    </w:p>
    <w:p w14:paraId="07BEB492" w14:textId="5A8EE503" w:rsidR="00773026" w:rsidDel="00A3290D" w:rsidRDefault="004E303D" w:rsidP="00773026">
      <w:pPr>
        <w:spacing w:line="480" w:lineRule="auto"/>
        <w:ind w:firstLine="720"/>
        <w:rPr>
          <w:del w:id="317" w:author="Chris Gaskell" w:date="2023-10-18T19:47:00Z"/>
        </w:rPr>
      </w:pPr>
      <w:r>
        <w:t xml:space="preserve">It is a limitation that we did not </w:t>
      </w:r>
      <w:r w:rsidR="00180010">
        <w:t xml:space="preserve">systematically </w:t>
      </w:r>
      <w:r w:rsidR="009D58A1">
        <w:t>contact authors and request additional data.</w:t>
      </w:r>
      <w:r w:rsidR="001E4F6B">
        <w:t xml:space="preserve"> This c</w:t>
      </w:r>
      <w:r w:rsidR="00A26C09">
        <w:t>ould have</w:t>
      </w:r>
      <w:r w:rsidR="001E4F6B">
        <w:t xml:space="preserve"> help</w:t>
      </w:r>
      <w:r w:rsidR="00A26C09">
        <w:t>ed</w:t>
      </w:r>
      <w:r w:rsidR="001E4F6B">
        <w:t xml:space="preserve"> to reduce bias associated with selective reporting and incomplete datasets</w:t>
      </w:r>
      <w:r w:rsidR="008C2946">
        <w:t>.</w:t>
      </w:r>
      <w:r w:rsidR="00E70D33">
        <w:t xml:space="preserve"> </w:t>
      </w:r>
      <w:r w:rsidR="008C2946">
        <w:t>A</w:t>
      </w:r>
      <w:r w:rsidR="00E70D33">
        <w:t xml:space="preserve">lthough </w:t>
      </w:r>
      <w:r w:rsidR="00B679F7">
        <w:t>inclu</w:t>
      </w:r>
      <w:r w:rsidR="00E70D33">
        <w:t xml:space="preserve">sion of </w:t>
      </w:r>
      <w:r w:rsidR="00B679F7">
        <w:t xml:space="preserve">observational evidence </w:t>
      </w:r>
      <w:r w:rsidR="00E70D33">
        <w:t>is likely to provide strong representation</w:t>
      </w:r>
      <w:r w:rsidR="00B679F7">
        <w:t xml:space="preserve"> of clinical practice</w:t>
      </w:r>
      <w:r w:rsidR="008C2946">
        <w:t>,</w:t>
      </w:r>
      <w:r w:rsidR="00E70D33">
        <w:t xml:space="preserve"> it</w:t>
      </w:r>
      <w:r w:rsidR="00B679F7">
        <w:t xml:space="preserve"> </w:t>
      </w:r>
      <w:r w:rsidR="00E70D33">
        <w:t xml:space="preserve">also precludes inferences about experimental effects due to </w:t>
      </w:r>
      <w:r w:rsidR="00CB0A42">
        <w:t xml:space="preserve">the </w:t>
      </w:r>
      <w:r w:rsidR="00E70D33">
        <w:t>inability to exclude other potential explanations for improvement</w:t>
      </w:r>
      <w:r w:rsidR="00480893">
        <w:t xml:space="preserve">. </w:t>
      </w:r>
    </w:p>
    <w:p w14:paraId="01EB4394" w14:textId="77777777" w:rsidR="00BA4093" w:rsidRDefault="00BA4093" w:rsidP="00A3290D">
      <w:pPr>
        <w:spacing w:line="480" w:lineRule="auto"/>
        <w:ind w:firstLine="720"/>
      </w:pPr>
    </w:p>
    <w:p w14:paraId="36C2C9E6" w14:textId="07D034E0" w:rsidR="00B961AE" w:rsidRPr="00773026" w:rsidRDefault="00773026" w:rsidP="00773026">
      <w:pPr>
        <w:spacing w:line="480" w:lineRule="auto"/>
        <w:rPr>
          <w:b/>
          <w:bCs/>
        </w:rPr>
      </w:pPr>
      <w:r>
        <w:rPr>
          <w:b/>
          <w:bCs/>
        </w:rPr>
        <w:t>Conclusion:</w:t>
      </w:r>
    </w:p>
    <w:p w14:paraId="1FD3E2ED" w14:textId="3A7B4BB0" w:rsidR="00480893" w:rsidRDefault="00731484" w:rsidP="00480893">
      <w:pPr>
        <w:spacing w:line="480" w:lineRule="auto"/>
        <w:ind w:firstLine="720"/>
      </w:pPr>
      <w:r>
        <w:t>T</w:t>
      </w:r>
      <w:r w:rsidR="00480893">
        <w:t xml:space="preserve">his </w:t>
      </w:r>
      <w:r w:rsidR="008C2946">
        <w:t>article</w:t>
      </w:r>
      <w:r w:rsidR="00480893">
        <w:t xml:space="preserve"> complements our previous meta-analysis demonstrating the </w:t>
      </w:r>
      <w:r w:rsidR="00A26C09">
        <w:t xml:space="preserve">likely positive </w:t>
      </w:r>
      <w:r w:rsidR="00480893">
        <w:t>effect of psychological therapy on non-seizure-related outcomes in adults with FDS</w:t>
      </w:r>
      <w:r w:rsidR="008C2946">
        <w:t xml:space="preserve"> </w:t>
      </w:r>
      <w:r w:rsidR="00972028">
        <w:fldChar w:fldCharType="begin"/>
      </w:r>
      <w:r w:rsidR="00A576FD">
        <w:instrText xml:space="preserve"> ADDIN EN.CITE &lt;EndNote&gt;&lt;Cite&gt;&lt;Author&gt;Gaskell&lt;/Author&gt;&lt;Year&gt;2023&lt;/Year&gt;&lt;IDText&gt;A meta‐analytic review of the effectiveness of psychological treatment of functional / dissociative seizures on non‐seizure outcomes in adults&lt;/IDText&gt;&lt;DisplayText&gt;[5]&lt;/DisplayText&gt;&lt;record&gt;&lt;titles&gt;&lt;title&gt;A meta‐analytic review of the effectiveness of psychological treatment of functional / dissociative seizures on non‐seizure outcomes in adults&lt;/title&gt;&lt;/titles&gt;&lt;contributors&gt;&lt;authors&gt;&lt;author&gt;Gaskell, C.&lt;/author&gt;&lt;author&gt;Power, N.&lt;/author&gt;&lt;author&gt;Novakova, B.&lt;/author&gt;&lt;author&gt;Simmonds‐Buckley, M.&lt;/author&gt;&lt;author&gt;Reuber, M.&lt;/author&gt;&lt;author&gt;Kellett, S.&lt;/author&gt;&lt;author&gt;Rawlings, G. H.&lt;/author&gt;&lt;/authors&gt;&lt;/contributors&gt;&lt;added-date format="utc"&gt;1695806990&lt;/added-date&gt;&lt;ref-type name="Journal Article"&gt;17&lt;/ref-type&gt;&lt;dates&gt;&lt;year&gt;2023&lt;/year&gt;&lt;/dates&gt;&lt;rec-number&gt;40250&lt;/rec-number&gt;&lt;publisher&gt;Wiley&lt;/publisher&gt;&lt;last-updated-date format="utc"&gt;1695806990&lt;/last-updated-date&gt;&lt;/record&gt;&lt;/Cite&gt;&lt;/EndNote&gt;</w:instrText>
      </w:r>
      <w:r w:rsidR="00972028">
        <w:fldChar w:fldCharType="separate"/>
      </w:r>
      <w:r w:rsidR="00A576FD">
        <w:rPr>
          <w:noProof/>
        </w:rPr>
        <w:t>[5]</w:t>
      </w:r>
      <w:r w:rsidR="00972028">
        <w:fldChar w:fldCharType="end"/>
      </w:r>
      <w:r w:rsidR="00480893">
        <w:t xml:space="preserve">. </w:t>
      </w:r>
      <w:r w:rsidR="00E01C9B">
        <w:t>The f</w:t>
      </w:r>
      <w:r w:rsidR="00480893">
        <w:t xml:space="preserve">indings reported here suggest psychological interventions </w:t>
      </w:r>
      <w:r w:rsidR="004B456F">
        <w:t xml:space="preserve">are </w:t>
      </w:r>
      <w:r w:rsidR="00480893">
        <w:t xml:space="preserve">associated with </w:t>
      </w:r>
      <w:r w:rsidR="00A26C09">
        <w:t>improvements</w:t>
      </w:r>
      <w:r w:rsidR="00480893">
        <w:t xml:space="preserve"> in seizure-related outcomes. </w:t>
      </w:r>
    </w:p>
    <w:p w14:paraId="2E2C78E2" w14:textId="77777777" w:rsidR="00480893" w:rsidRDefault="00480893" w:rsidP="00480893">
      <w:pPr>
        <w:spacing w:line="480" w:lineRule="auto"/>
        <w:ind w:firstLine="720"/>
      </w:pPr>
    </w:p>
    <w:p w14:paraId="19C6EB1F" w14:textId="525DA0DE" w:rsidR="007A3923" w:rsidRDefault="007A3923" w:rsidP="00480893">
      <w:pPr>
        <w:rPr>
          <w:b/>
          <w:bCs/>
        </w:rPr>
      </w:pPr>
    </w:p>
    <w:p w14:paraId="6CF140A8" w14:textId="01EF2A49" w:rsidR="00E70D33" w:rsidRDefault="00E70D33" w:rsidP="00480893">
      <w:pPr>
        <w:rPr>
          <w:b/>
          <w:bCs/>
        </w:rPr>
      </w:pPr>
    </w:p>
    <w:p w14:paraId="5210ABBF" w14:textId="77777777" w:rsidR="00773026" w:rsidRDefault="00773026" w:rsidP="00773026">
      <w:pPr>
        <w:spacing w:line="480" w:lineRule="auto"/>
        <w:rPr>
          <w:b/>
          <w:bCs/>
        </w:rPr>
      </w:pPr>
      <w:r>
        <w:rPr>
          <w:b/>
          <w:bCs/>
        </w:rPr>
        <w:t>Acknowledgements:</w:t>
      </w:r>
    </w:p>
    <w:p w14:paraId="64999C58" w14:textId="77777777" w:rsidR="00773026" w:rsidRPr="00D95BA2" w:rsidRDefault="00773026" w:rsidP="00773026">
      <w:pPr>
        <w:spacing w:line="480" w:lineRule="auto"/>
      </w:pPr>
      <w:r>
        <w:rPr>
          <w:b/>
          <w:bCs/>
        </w:rPr>
        <w:lastRenderedPageBreak/>
        <w:tab/>
      </w:r>
      <w:r>
        <w:t>This work was, in part, supported by the United States National Institute for Neurological Disorders and Stroke (NIH R25NS089450, NIH U24NS107158), the Epilepsy Study Consortium, the American Epilepsy Society, the American Academy of Neurology, the Epilepsy Foundation, and the American Brain Foundation.</w:t>
      </w:r>
    </w:p>
    <w:p w14:paraId="740FD3A0" w14:textId="77777777" w:rsidR="00773026" w:rsidRDefault="00773026" w:rsidP="00773026">
      <w:pPr>
        <w:spacing w:line="480" w:lineRule="auto"/>
        <w:rPr>
          <w:b/>
          <w:bCs/>
        </w:rPr>
      </w:pPr>
    </w:p>
    <w:p w14:paraId="1E36A467" w14:textId="77777777" w:rsidR="00773026" w:rsidRPr="00D95BA2" w:rsidRDefault="00773026" w:rsidP="00773026">
      <w:pPr>
        <w:spacing w:line="480" w:lineRule="auto"/>
        <w:rPr>
          <w:b/>
          <w:bCs/>
        </w:rPr>
      </w:pPr>
      <w:r>
        <w:rPr>
          <w:b/>
          <w:bCs/>
        </w:rPr>
        <w:t>Conflicts of Interest:</w:t>
      </w:r>
    </w:p>
    <w:p w14:paraId="314DBFE3" w14:textId="77777777" w:rsidR="00773026" w:rsidRPr="00D95BA2" w:rsidRDefault="00773026" w:rsidP="00773026">
      <w:r>
        <w:rPr>
          <w:b/>
          <w:bCs/>
        </w:rPr>
        <w:tab/>
      </w:r>
      <w:proofErr w:type="spellStart"/>
      <w:r>
        <w:t>Dr.</w:t>
      </w:r>
      <w:proofErr w:type="spellEnd"/>
      <w:r>
        <w:t xml:space="preserve"> Kerr writes paid review articles on this topic for </w:t>
      </w:r>
      <w:proofErr w:type="spellStart"/>
      <w:r>
        <w:t>Medlink</w:t>
      </w:r>
      <w:proofErr w:type="spellEnd"/>
      <w:r>
        <w:t xml:space="preserve"> Neurology; is a paid consultant for SK Life Sciences, </w:t>
      </w:r>
      <w:proofErr w:type="spellStart"/>
      <w:r>
        <w:t>Biohaven</w:t>
      </w:r>
      <w:proofErr w:type="spellEnd"/>
      <w:r>
        <w:t xml:space="preserve"> Pharmaceuticals (Data Management Committee), Cerebral Therapeutics (Scientific Advisory Board), </w:t>
      </w:r>
      <w:proofErr w:type="spellStart"/>
      <w:r>
        <w:t>EpiTel</w:t>
      </w:r>
      <w:proofErr w:type="spellEnd"/>
      <w:r>
        <w:t>; and has collaborative or data use agreements with Eisai, Janssen, Johnson &amp; Johnson, Radius Health, UCB, GlaxoSmithKline, and Jazz Pharmaceuticals. These companies had no part in the current work. We affirm that we have read the Journal’s position on issues involved in ethical publication and affirm that this report is consistent with these guidelines.</w:t>
      </w:r>
    </w:p>
    <w:p w14:paraId="0EC73159" w14:textId="77777777" w:rsidR="00773026" w:rsidRDefault="00773026" w:rsidP="00773026">
      <w:pPr>
        <w:rPr>
          <w:b/>
          <w:bCs/>
        </w:rPr>
      </w:pPr>
    </w:p>
    <w:p w14:paraId="4F35D104" w14:textId="5EA05D85" w:rsidR="00063D1B" w:rsidRDefault="00063D1B" w:rsidP="00480893">
      <w:pPr>
        <w:rPr>
          <w:b/>
          <w:bCs/>
        </w:rPr>
      </w:pPr>
    </w:p>
    <w:p w14:paraId="4930AAB5" w14:textId="6B11B11A" w:rsidR="00063D1B" w:rsidRDefault="00063D1B" w:rsidP="00480893">
      <w:pPr>
        <w:rPr>
          <w:b/>
          <w:bCs/>
        </w:rPr>
      </w:pPr>
    </w:p>
    <w:p w14:paraId="20C41A00" w14:textId="1E2626AD" w:rsidR="00063D1B" w:rsidRDefault="00063D1B" w:rsidP="00480893">
      <w:pPr>
        <w:rPr>
          <w:b/>
          <w:bCs/>
        </w:rPr>
      </w:pPr>
    </w:p>
    <w:p w14:paraId="38A688EC" w14:textId="7A24E98E" w:rsidR="00063D1B" w:rsidRDefault="00063D1B" w:rsidP="00480893">
      <w:pPr>
        <w:rPr>
          <w:b/>
          <w:bCs/>
        </w:rPr>
      </w:pPr>
    </w:p>
    <w:p w14:paraId="7520DB07" w14:textId="087F91DC" w:rsidR="00BA4093" w:rsidRDefault="00BA4093" w:rsidP="00480893">
      <w:pPr>
        <w:rPr>
          <w:b/>
          <w:bCs/>
        </w:rPr>
      </w:pPr>
    </w:p>
    <w:p w14:paraId="210B5135" w14:textId="4A371F24" w:rsidR="00BA4093" w:rsidRDefault="00BA4093" w:rsidP="00480893">
      <w:pPr>
        <w:rPr>
          <w:b/>
          <w:bCs/>
        </w:rPr>
      </w:pPr>
    </w:p>
    <w:p w14:paraId="3FB28D75" w14:textId="3FE99221" w:rsidR="00BA4093" w:rsidRDefault="00BA4093" w:rsidP="00480893">
      <w:pPr>
        <w:rPr>
          <w:b/>
          <w:bCs/>
        </w:rPr>
      </w:pPr>
    </w:p>
    <w:p w14:paraId="7E97C08B" w14:textId="1EC29C6B" w:rsidR="00BA4093" w:rsidRDefault="00BA4093" w:rsidP="00480893">
      <w:pPr>
        <w:rPr>
          <w:b/>
          <w:bCs/>
        </w:rPr>
      </w:pPr>
    </w:p>
    <w:p w14:paraId="2AF77B88" w14:textId="734ACEE5" w:rsidR="00BA4093" w:rsidRDefault="00BA4093" w:rsidP="00480893">
      <w:pPr>
        <w:rPr>
          <w:b/>
          <w:bCs/>
        </w:rPr>
      </w:pPr>
    </w:p>
    <w:p w14:paraId="17F013C4" w14:textId="70330152" w:rsidR="00BA4093" w:rsidRDefault="00BA4093" w:rsidP="00480893">
      <w:pPr>
        <w:rPr>
          <w:b/>
          <w:bCs/>
        </w:rPr>
      </w:pPr>
    </w:p>
    <w:p w14:paraId="6FC68CB0" w14:textId="2F103D57" w:rsidR="00BA4093" w:rsidRDefault="00BA4093" w:rsidP="00480893">
      <w:pPr>
        <w:rPr>
          <w:b/>
          <w:bCs/>
        </w:rPr>
      </w:pPr>
    </w:p>
    <w:p w14:paraId="1D0E00C2" w14:textId="3D3FD743" w:rsidR="00BA4093" w:rsidRDefault="00BA4093" w:rsidP="00480893">
      <w:pPr>
        <w:rPr>
          <w:b/>
          <w:bCs/>
        </w:rPr>
      </w:pPr>
    </w:p>
    <w:p w14:paraId="5531F570" w14:textId="78A1AA31" w:rsidR="00BA4093" w:rsidRDefault="00BA4093" w:rsidP="00480893">
      <w:pPr>
        <w:rPr>
          <w:b/>
          <w:bCs/>
        </w:rPr>
      </w:pPr>
    </w:p>
    <w:p w14:paraId="6D0B1834" w14:textId="5DAC6D36" w:rsidR="00BA4093" w:rsidRDefault="00BA4093" w:rsidP="00480893">
      <w:pPr>
        <w:rPr>
          <w:b/>
          <w:bCs/>
        </w:rPr>
      </w:pPr>
    </w:p>
    <w:p w14:paraId="3AE6A73B" w14:textId="77777777" w:rsidR="00BA4093" w:rsidRDefault="00BA4093" w:rsidP="00480893">
      <w:pPr>
        <w:rPr>
          <w:b/>
          <w:bCs/>
        </w:rPr>
      </w:pPr>
    </w:p>
    <w:p w14:paraId="29F0D061" w14:textId="1676E059" w:rsidR="00B76160" w:rsidRDefault="00B76160" w:rsidP="00480893">
      <w:pPr>
        <w:rPr>
          <w:b/>
          <w:bCs/>
        </w:rPr>
      </w:pPr>
    </w:p>
    <w:p w14:paraId="4F0CB078" w14:textId="77777777" w:rsidR="00FB6709" w:rsidRDefault="00FB6709" w:rsidP="00023546">
      <w:pPr>
        <w:ind w:left="720" w:hanging="720"/>
        <w:rPr>
          <w:b/>
          <w:bCs/>
        </w:rPr>
        <w:sectPr w:rsidR="00FB6709">
          <w:pgSz w:w="12240" w:h="15840"/>
          <w:pgMar w:top="1440" w:right="1440" w:bottom="1440" w:left="1440" w:header="720" w:footer="720" w:gutter="0"/>
          <w:cols w:space="720"/>
        </w:sectPr>
      </w:pPr>
    </w:p>
    <w:p w14:paraId="5A05666B" w14:textId="628E2421" w:rsidR="005D7831" w:rsidRDefault="00B415C4" w:rsidP="00B415C4">
      <w:pPr>
        <w:spacing w:line="360" w:lineRule="auto"/>
        <w:jc w:val="center"/>
        <w:rPr>
          <w:b/>
          <w:bCs/>
        </w:rPr>
      </w:pPr>
      <w:r>
        <w:rPr>
          <w:b/>
          <w:bCs/>
        </w:rPr>
        <w:lastRenderedPageBreak/>
        <w:t>References</w:t>
      </w:r>
    </w:p>
    <w:p w14:paraId="2F68D640" w14:textId="77777777" w:rsidR="00560E1D" w:rsidRPr="00560E1D" w:rsidRDefault="005D7831" w:rsidP="00560E1D">
      <w:pPr>
        <w:pStyle w:val="EndNoteBibliography"/>
        <w:spacing w:after="0"/>
        <w:ind w:left="720" w:hanging="720"/>
        <w:rPr>
          <w:noProof/>
        </w:rPr>
      </w:pPr>
      <w:r>
        <w:rPr>
          <w:rFonts w:ascii="Times New Roman" w:hAnsi="Times New Roman" w:cs="Times New Roman"/>
          <w:b/>
          <w:bCs/>
        </w:rPr>
        <w:fldChar w:fldCharType="begin"/>
      </w:r>
      <w:r>
        <w:rPr>
          <w:rFonts w:ascii="Times New Roman" w:hAnsi="Times New Roman" w:cs="Times New Roman"/>
          <w:b/>
          <w:bCs/>
        </w:rPr>
        <w:instrText xml:space="preserve"> ADDIN EN.REFLIST </w:instrText>
      </w:r>
      <w:r>
        <w:rPr>
          <w:rFonts w:ascii="Times New Roman" w:hAnsi="Times New Roman" w:cs="Times New Roman"/>
          <w:b/>
          <w:bCs/>
        </w:rPr>
        <w:fldChar w:fldCharType="separate"/>
      </w:r>
      <w:r w:rsidR="00560E1D" w:rsidRPr="00560E1D">
        <w:rPr>
          <w:noProof/>
        </w:rPr>
        <w:t>[1]</w:t>
      </w:r>
      <w:r w:rsidR="00560E1D" w:rsidRPr="00560E1D">
        <w:rPr>
          <w:noProof/>
        </w:rPr>
        <w:tab/>
        <w:t xml:space="preserve">R. J. Brown and M. Reuber, "Towards an integrative theory of psychogenic non- epileptic seizures ( PNES)," </w:t>
      </w:r>
      <w:r w:rsidR="00560E1D" w:rsidRPr="00560E1D">
        <w:rPr>
          <w:i/>
          <w:noProof/>
        </w:rPr>
        <w:t xml:space="preserve">Clin Psycholo Rev, </w:t>
      </w:r>
      <w:r w:rsidR="00560E1D" w:rsidRPr="00560E1D">
        <w:rPr>
          <w:noProof/>
        </w:rPr>
        <w:t>vol. 47, pp. 55-70, 2016, doi: 10.1016/j.cpr.2016.06.003.</w:t>
      </w:r>
    </w:p>
    <w:p w14:paraId="3BC5DBC4" w14:textId="77777777" w:rsidR="00560E1D" w:rsidRPr="00560E1D" w:rsidRDefault="00560E1D" w:rsidP="00560E1D">
      <w:pPr>
        <w:pStyle w:val="EndNoteBibliography"/>
        <w:spacing w:after="0"/>
        <w:ind w:left="720" w:hanging="720"/>
        <w:rPr>
          <w:noProof/>
        </w:rPr>
      </w:pPr>
      <w:r w:rsidRPr="00560E1D">
        <w:rPr>
          <w:noProof/>
        </w:rPr>
        <w:t>[2]</w:t>
      </w:r>
      <w:r w:rsidRPr="00560E1D">
        <w:rPr>
          <w:noProof/>
        </w:rPr>
        <w:tab/>
        <w:t xml:space="preserve">H. Angus-Leppan, "Diagnosing epilepsy in neurology clinics: A prospective study," </w:t>
      </w:r>
      <w:r w:rsidRPr="00560E1D">
        <w:rPr>
          <w:i/>
          <w:noProof/>
        </w:rPr>
        <w:t xml:space="preserve">Seizure: European Journal of Epilepsy, </w:t>
      </w:r>
      <w:r w:rsidRPr="00560E1D">
        <w:rPr>
          <w:noProof/>
        </w:rPr>
        <w:t>vol. 17, no. 5, pp. 431-436, 2008, doi: 10.1016/j.seizure.2007.12.010.</w:t>
      </w:r>
    </w:p>
    <w:p w14:paraId="5D48BDAE" w14:textId="77777777" w:rsidR="00560E1D" w:rsidRPr="00560E1D" w:rsidRDefault="00560E1D" w:rsidP="00560E1D">
      <w:pPr>
        <w:pStyle w:val="EndNoteBibliography"/>
        <w:spacing w:after="0"/>
        <w:ind w:left="720" w:hanging="720"/>
        <w:rPr>
          <w:noProof/>
        </w:rPr>
      </w:pPr>
      <w:r w:rsidRPr="00560E1D">
        <w:rPr>
          <w:noProof/>
        </w:rPr>
        <w:t>[3]</w:t>
      </w:r>
      <w:r w:rsidRPr="00560E1D">
        <w:rPr>
          <w:noProof/>
        </w:rPr>
        <w:tab/>
        <w:t>A. A. Asadi-Pooya</w:t>
      </w:r>
      <w:r w:rsidRPr="00560E1D">
        <w:rPr>
          <w:i/>
          <w:noProof/>
        </w:rPr>
        <w:t xml:space="preserve"> et al.</w:t>
      </w:r>
      <w:r w:rsidRPr="00560E1D">
        <w:rPr>
          <w:noProof/>
        </w:rPr>
        <w:t xml:space="preserve">, "A global survey on the attitudes of neurologists and psychiatrists about functional/psychogenic/dissociative/nonepileptic-seizures/attacks, in the search of its name," </w:t>
      </w:r>
      <w:r w:rsidRPr="00560E1D">
        <w:rPr>
          <w:i/>
          <w:noProof/>
        </w:rPr>
        <w:t xml:space="preserve">Epilepsy Behav, </w:t>
      </w:r>
      <w:r w:rsidRPr="00560E1D">
        <w:rPr>
          <w:noProof/>
        </w:rPr>
        <w:t>vol. 145, pp. 109292-109292, 2023, doi: 10.1016/j.yebeh.2023.109292.</w:t>
      </w:r>
    </w:p>
    <w:p w14:paraId="3667A6FA" w14:textId="77777777" w:rsidR="00560E1D" w:rsidRPr="00560E1D" w:rsidRDefault="00560E1D" w:rsidP="00560E1D">
      <w:pPr>
        <w:pStyle w:val="EndNoteBibliography"/>
        <w:ind w:left="720" w:hanging="720"/>
        <w:rPr>
          <w:noProof/>
        </w:rPr>
      </w:pPr>
      <w:r w:rsidRPr="00560E1D">
        <w:rPr>
          <w:noProof/>
        </w:rPr>
        <w:t>[4]</w:t>
      </w:r>
      <w:r w:rsidRPr="00560E1D">
        <w:rPr>
          <w:noProof/>
        </w:rPr>
        <w:tab/>
        <w:t>C. Hingray</w:t>
      </w:r>
      <w:r w:rsidRPr="00560E1D">
        <w:rPr>
          <w:i/>
          <w:noProof/>
        </w:rPr>
        <w:t xml:space="preserve"> et al.</w:t>
      </w:r>
      <w:r w:rsidRPr="00560E1D">
        <w:rPr>
          <w:noProof/>
        </w:rPr>
        <w:t>, "Access to diagnostic and therapeutic facilities for psychogenic</w:t>
      </w:r>
    </w:p>
    <w:p w14:paraId="0EF1648B" w14:textId="77777777" w:rsidR="00560E1D" w:rsidRPr="00560E1D" w:rsidRDefault="00560E1D" w:rsidP="00560E1D">
      <w:pPr>
        <w:pStyle w:val="EndNoteBibliography"/>
        <w:rPr>
          <w:noProof/>
        </w:rPr>
      </w:pPr>
      <w:r w:rsidRPr="00560E1D">
        <w:rPr>
          <w:noProof/>
        </w:rPr>
        <w:t>nonepileptic seizures: An international survey by the ILAE</w:t>
      </w:r>
    </w:p>
    <w:p w14:paraId="7D756042" w14:textId="77777777" w:rsidR="00560E1D" w:rsidRPr="00560E1D" w:rsidRDefault="00560E1D" w:rsidP="00560E1D">
      <w:pPr>
        <w:pStyle w:val="EndNoteBibliography"/>
        <w:spacing w:after="0"/>
        <w:rPr>
          <w:noProof/>
        </w:rPr>
      </w:pPr>
      <w:r w:rsidRPr="00560E1D">
        <w:rPr>
          <w:noProof/>
        </w:rPr>
        <w:t xml:space="preserve">PNES Task Force  —  2nd Revision," </w:t>
      </w:r>
      <w:r w:rsidRPr="00560E1D">
        <w:rPr>
          <w:i/>
          <w:noProof/>
        </w:rPr>
        <w:t xml:space="preserve">Epilepsia, </w:t>
      </w:r>
      <w:r w:rsidRPr="00560E1D">
        <w:rPr>
          <w:noProof/>
        </w:rPr>
        <w:t>2017.</w:t>
      </w:r>
    </w:p>
    <w:p w14:paraId="2370A5D0" w14:textId="77777777" w:rsidR="00560E1D" w:rsidRPr="00560E1D" w:rsidRDefault="00560E1D" w:rsidP="00560E1D">
      <w:pPr>
        <w:pStyle w:val="EndNoteBibliography"/>
        <w:spacing w:after="0"/>
        <w:ind w:left="720" w:hanging="720"/>
        <w:rPr>
          <w:noProof/>
        </w:rPr>
      </w:pPr>
      <w:r w:rsidRPr="00560E1D">
        <w:rPr>
          <w:noProof/>
        </w:rPr>
        <w:t>[5]</w:t>
      </w:r>
      <w:r w:rsidRPr="00560E1D">
        <w:rPr>
          <w:noProof/>
        </w:rPr>
        <w:tab/>
        <w:t>C. Gaskell</w:t>
      </w:r>
      <w:r w:rsidRPr="00560E1D">
        <w:rPr>
          <w:i/>
          <w:noProof/>
        </w:rPr>
        <w:t xml:space="preserve"> et al.</w:t>
      </w:r>
      <w:r w:rsidRPr="00560E1D">
        <w:rPr>
          <w:noProof/>
        </w:rPr>
        <w:t>, "A meta‐analytic review of the effectiveness of psychological treatment of functional / dissociative seizures on non‐seizure outcomes in adults," 2023.</w:t>
      </w:r>
    </w:p>
    <w:p w14:paraId="522C07D4" w14:textId="77777777" w:rsidR="00560E1D" w:rsidRPr="00560E1D" w:rsidRDefault="00560E1D" w:rsidP="00560E1D">
      <w:pPr>
        <w:pStyle w:val="EndNoteBibliography"/>
        <w:spacing w:after="0"/>
        <w:ind w:left="720" w:hanging="720"/>
        <w:rPr>
          <w:noProof/>
        </w:rPr>
      </w:pPr>
      <w:r w:rsidRPr="00560E1D">
        <w:rPr>
          <w:noProof/>
        </w:rPr>
        <w:t>[6]</w:t>
      </w:r>
      <w:r w:rsidRPr="00560E1D">
        <w:rPr>
          <w:noProof/>
        </w:rPr>
        <w:tab/>
        <w:t>T. R. Nicholson</w:t>
      </w:r>
      <w:r w:rsidRPr="00560E1D">
        <w:rPr>
          <w:i/>
          <w:noProof/>
        </w:rPr>
        <w:t xml:space="preserve"> et al.</w:t>
      </w:r>
      <w:r w:rsidRPr="00560E1D">
        <w:rPr>
          <w:noProof/>
        </w:rPr>
        <w:t xml:space="preserve">, "Outcome Measures for Functional Neurological Disorder: A Review of the Theoretical Complexities," </w:t>
      </w:r>
      <w:r w:rsidRPr="00560E1D">
        <w:rPr>
          <w:i/>
          <w:noProof/>
        </w:rPr>
        <w:t xml:space="preserve">Journal of Neuropsychiatry and Clinical Neurosciences, </w:t>
      </w:r>
      <w:r w:rsidRPr="00560E1D">
        <w:rPr>
          <w:noProof/>
        </w:rPr>
        <w:t>Review vol. 32, no. 1, pp. 33-42, Win 2020, doi: 10.1176/appi.neuropsych.19060128.</w:t>
      </w:r>
    </w:p>
    <w:p w14:paraId="592621A2" w14:textId="77777777" w:rsidR="00560E1D" w:rsidRPr="00560E1D" w:rsidRDefault="00560E1D" w:rsidP="00560E1D">
      <w:pPr>
        <w:pStyle w:val="EndNoteBibliography"/>
        <w:spacing w:after="0"/>
        <w:ind w:left="720" w:hanging="720"/>
        <w:rPr>
          <w:noProof/>
        </w:rPr>
      </w:pPr>
      <w:r w:rsidRPr="00560E1D">
        <w:rPr>
          <w:noProof/>
        </w:rPr>
        <w:t>[7]</w:t>
      </w:r>
      <w:r w:rsidRPr="00560E1D">
        <w:rPr>
          <w:noProof/>
        </w:rPr>
        <w:tab/>
        <w:t>S. Pick</w:t>
      </w:r>
      <w:r w:rsidRPr="00560E1D">
        <w:rPr>
          <w:i/>
          <w:noProof/>
        </w:rPr>
        <w:t xml:space="preserve"> et al.</w:t>
      </w:r>
      <w:r w:rsidRPr="00560E1D">
        <w:rPr>
          <w:noProof/>
        </w:rPr>
        <w:t xml:space="preserve">, "Outcome measurement in functional neurological disorder: a systematic review and recommendations," </w:t>
      </w:r>
      <w:r w:rsidRPr="00560E1D">
        <w:rPr>
          <w:i/>
          <w:noProof/>
        </w:rPr>
        <w:t xml:space="preserve">J Neurol Neurosurg Psychiatry, </w:t>
      </w:r>
      <w:r w:rsidRPr="00560E1D">
        <w:rPr>
          <w:noProof/>
        </w:rPr>
        <w:t>vol. 91, no. 6, pp. 638-649, 2020, doi: 10.1136/jnnp-2019-322180.</w:t>
      </w:r>
    </w:p>
    <w:p w14:paraId="7EC3E932" w14:textId="77777777" w:rsidR="00560E1D" w:rsidRPr="00560E1D" w:rsidRDefault="00560E1D" w:rsidP="00560E1D">
      <w:pPr>
        <w:pStyle w:val="EndNoteBibliography"/>
        <w:spacing w:after="0"/>
        <w:ind w:left="720" w:hanging="720"/>
        <w:rPr>
          <w:noProof/>
        </w:rPr>
      </w:pPr>
      <w:r w:rsidRPr="00560E1D">
        <w:rPr>
          <w:noProof/>
        </w:rPr>
        <w:t>[8]</w:t>
      </w:r>
      <w:r w:rsidRPr="00560E1D">
        <w:rPr>
          <w:noProof/>
        </w:rPr>
        <w:tab/>
        <w:t xml:space="preserve">G. H. Rawlings, I. Brown, and M. Reuber, "Predictors of health related quality of life in patients with epilepsy and psychogenic nonepileptic seizures," </w:t>
      </w:r>
      <w:r w:rsidRPr="00560E1D">
        <w:rPr>
          <w:i/>
          <w:noProof/>
        </w:rPr>
        <w:t xml:space="preserve">Epilepsy Behav, </w:t>
      </w:r>
      <w:r w:rsidRPr="00560E1D">
        <w:rPr>
          <w:noProof/>
        </w:rPr>
        <w:t>vol. 68, pp. 153-158, 2017, doi: 10.1016/j.yebeh.2016.10.035.</w:t>
      </w:r>
    </w:p>
    <w:p w14:paraId="6D113AED" w14:textId="16F25F20" w:rsidR="00560E1D" w:rsidRPr="00560E1D" w:rsidRDefault="00560E1D" w:rsidP="00560E1D">
      <w:pPr>
        <w:pStyle w:val="EndNoteBibliography"/>
        <w:spacing w:after="0"/>
        <w:ind w:left="720" w:hanging="720"/>
        <w:rPr>
          <w:noProof/>
        </w:rPr>
      </w:pPr>
      <w:r w:rsidRPr="00560E1D">
        <w:rPr>
          <w:noProof/>
        </w:rPr>
        <w:t>[9]</w:t>
      </w:r>
      <w:r w:rsidRPr="00560E1D">
        <w:rPr>
          <w:noProof/>
        </w:rPr>
        <w:tab/>
        <w:t xml:space="preserve">B. Jones, M. Reuber, and P. Norman, "Correlates of health-related quality of life in adults with psychogenic nonepileptic seizures: A systematic review," </w:t>
      </w:r>
      <w:r w:rsidRPr="00560E1D">
        <w:rPr>
          <w:i/>
          <w:noProof/>
        </w:rPr>
        <w:t xml:space="preserve">Epilepsia, </w:t>
      </w:r>
      <w:r w:rsidRPr="00560E1D">
        <w:rPr>
          <w:noProof/>
        </w:rPr>
        <w:t xml:space="preserve">Physical &amp; Somatoform &amp; Psychogenic Disorders 3290 vol. 57, no. 2, pp. 171-181, 2016, doi: </w:t>
      </w:r>
      <w:hyperlink r:id="rId28" w:history="1">
        <w:r w:rsidRPr="00560E1D">
          <w:rPr>
            <w:rStyle w:val="Hyperlink"/>
            <w:noProof/>
          </w:rPr>
          <w:t>http://dx.doi.org/10.1111/epi.13268</w:t>
        </w:r>
      </w:hyperlink>
      <w:r w:rsidRPr="00560E1D">
        <w:rPr>
          <w:noProof/>
        </w:rPr>
        <w:t>.</w:t>
      </w:r>
    </w:p>
    <w:p w14:paraId="7458169E" w14:textId="77777777" w:rsidR="00560E1D" w:rsidRPr="00560E1D" w:rsidRDefault="00560E1D" w:rsidP="00560E1D">
      <w:pPr>
        <w:pStyle w:val="EndNoteBibliography"/>
        <w:spacing w:after="0"/>
        <w:ind w:left="720" w:hanging="720"/>
        <w:rPr>
          <w:noProof/>
        </w:rPr>
      </w:pPr>
      <w:r w:rsidRPr="00560E1D">
        <w:rPr>
          <w:noProof/>
        </w:rPr>
        <w:t>[10]</w:t>
      </w:r>
      <w:r w:rsidRPr="00560E1D">
        <w:rPr>
          <w:noProof/>
        </w:rPr>
        <w:tab/>
        <w:t>L. H. Goldstein</w:t>
      </w:r>
      <w:r w:rsidRPr="00560E1D">
        <w:rPr>
          <w:i/>
          <w:noProof/>
        </w:rPr>
        <w:t xml:space="preserve"> et al.</w:t>
      </w:r>
      <w:r w:rsidRPr="00560E1D">
        <w:rPr>
          <w:noProof/>
        </w:rPr>
        <w:t xml:space="preserve">, "Cognitive behavioural therapy for adults with dissociative seizures (CODES): a pragmatic, multicentre, randomised controlled trial," </w:t>
      </w:r>
      <w:r w:rsidRPr="00560E1D">
        <w:rPr>
          <w:i/>
          <w:noProof/>
        </w:rPr>
        <w:t xml:space="preserve">Lancet Psychiatry, </w:t>
      </w:r>
      <w:r w:rsidRPr="00560E1D">
        <w:rPr>
          <w:noProof/>
        </w:rPr>
        <w:t>vol. 7, no. 6, pp. 491-505, 2020, doi: 10.1016/S2215-0366(20)30128-0.</w:t>
      </w:r>
    </w:p>
    <w:p w14:paraId="314A6A33" w14:textId="77777777" w:rsidR="00560E1D" w:rsidRPr="00560E1D" w:rsidRDefault="00560E1D" w:rsidP="00560E1D">
      <w:pPr>
        <w:pStyle w:val="EndNoteBibliography"/>
        <w:spacing w:after="0"/>
        <w:ind w:left="720" w:hanging="720"/>
        <w:rPr>
          <w:noProof/>
        </w:rPr>
      </w:pPr>
      <w:r w:rsidRPr="00560E1D">
        <w:rPr>
          <w:noProof/>
        </w:rPr>
        <w:t>[11]</w:t>
      </w:r>
      <w:r w:rsidRPr="00560E1D">
        <w:rPr>
          <w:noProof/>
        </w:rPr>
        <w:tab/>
        <w:t xml:space="preserve">J. A. Cramer, G. A. Baker, and A. Jacoby, "Development of a new seizure severity questionnaire: initial reliability and validity testing," </w:t>
      </w:r>
      <w:r w:rsidRPr="00560E1D">
        <w:rPr>
          <w:i/>
          <w:noProof/>
        </w:rPr>
        <w:t xml:space="preserve">Epilepsy Res, </w:t>
      </w:r>
      <w:r w:rsidRPr="00560E1D">
        <w:rPr>
          <w:noProof/>
        </w:rPr>
        <w:t>vol. 48, no. 3, pp. 187-197, 2002, doi: 10.1016/S0920-1211(02)00003-7.</w:t>
      </w:r>
    </w:p>
    <w:p w14:paraId="44721E82" w14:textId="77777777" w:rsidR="00560E1D" w:rsidRPr="00560E1D" w:rsidRDefault="00560E1D" w:rsidP="00560E1D">
      <w:pPr>
        <w:pStyle w:val="EndNoteBibliography"/>
        <w:spacing w:after="0"/>
        <w:ind w:left="720" w:hanging="720"/>
        <w:rPr>
          <w:noProof/>
        </w:rPr>
      </w:pPr>
      <w:r w:rsidRPr="00560E1D">
        <w:rPr>
          <w:noProof/>
        </w:rPr>
        <w:t>[12]</w:t>
      </w:r>
      <w:r w:rsidRPr="00560E1D">
        <w:rPr>
          <w:noProof/>
        </w:rPr>
        <w:tab/>
        <w:t xml:space="preserve">S. Borghs, C. de la Loge, Y. Brabant, and J. Cramer, "Sensitivity testing of the Seizure Severity Questionnaire (SSQ)," </w:t>
      </w:r>
      <w:r w:rsidRPr="00560E1D">
        <w:rPr>
          <w:i/>
          <w:noProof/>
        </w:rPr>
        <w:t xml:space="preserve">Epilepsy Behav, </w:t>
      </w:r>
      <w:r w:rsidRPr="00560E1D">
        <w:rPr>
          <w:noProof/>
        </w:rPr>
        <w:t>vol. 31, pp. 281-285, 2014, doi: 10.1016/j.yebeh.2013.10.010.</w:t>
      </w:r>
    </w:p>
    <w:p w14:paraId="3C33E666" w14:textId="77777777" w:rsidR="00560E1D" w:rsidRPr="00560E1D" w:rsidRDefault="00560E1D" w:rsidP="00560E1D">
      <w:pPr>
        <w:pStyle w:val="EndNoteBibliography"/>
        <w:spacing w:after="0"/>
        <w:ind w:left="720" w:hanging="720"/>
        <w:rPr>
          <w:noProof/>
        </w:rPr>
      </w:pPr>
      <w:r w:rsidRPr="00560E1D">
        <w:rPr>
          <w:noProof/>
        </w:rPr>
        <w:t>[13]</w:t>
      </w:r>
      <w:r w:rsidRPr="00560E1D">
        <w:rPr>
          <w:noProof/>
        </w:rPr>
        <w:tab/>
        <w:t xml:space="preserve">J. Martlew, J. Pulman, and A. G. Marson, "Psychological and behavioural treatments for adults with non-epileptic attack disorder," </w:t>
      </w:r>
      <w:r w:rsidRPr="00560E1D">
        <w:rPr>
          <w:i/>
          <w:noProof/>
        </w:rPr>
        <w:t xml:space="preserve">Cochrane Database Syst Rev, </w:t>
      </w:r>
      <w:r w:rsidRPr="00560E1D">
        <w:rPr>
          <w:noProof/>
        </w:rPr>
        <w:t>vol. 2, no. 2, pp. CD006370-CD006370, 2014, doi: 10.1002/14651858.CD006370.pub2.</w:t>
      </w:r>
    </w:p>
    <w:p w14:paraId="71F2B97D" w14:textId="77777777" w:rsidR="00560E1D" w:rsidRPr="00560E1D" w:rsidRDefault="00560E1D" w:rsidP="00560E1D">
      <w:pPr>
        <w:pStyle w:val="EndNoteBibliography"/>
        <w:spacing w:after="0"/>
        <w:ind w:left="720" w:hanging="720"/>
        <w:rPr>
          <w:noProof/>
        </w:rPr>
      </w:pPr>
      <w:r w:rsidRPr="00560E1D">
        <w:rPr>
          <w:noProof/>
        </w:rPr>
        <w:lastRenderedPageBreak/>
        <w:t>[14]</w:t>
      </w:r>
      <w:r w:rsidRPr="00560E1D">
        <w:rPr>
          <w:noProof/>
        </w:rPr>
        <w:tab/>
        <w:t xml:space="preserve">P. Carlson and K. Nicholson Perry, "Psychological interventions for psychogenic non- epileptic seizures: A meta- analysis," </w:t>
      </w:r>
      <w:r w:rsidRPr="00560E1D">
        <w:rPr>
          <w:i/>
          <w:noProof/>
        </w:rPr>
        <w:t xml:space="preserve">Seizure: European Journal of Epilepsy, </w:t>
      </w:r>
      <w:r w:rsidRPr="00560E1D">
        <w:rPr>
          <w:noProof/>
        </w:rPr>
        <w:t>vol. 45, pp. 142-150, 2017, doi: 10.1016/j.seizure.2016.12.007.</w:t>
      </w:r>
    </w:p>
    <w:p w14:paraId="61BE9329" w14:textId="77777777" w:rsidR="00560E1D" w:rsidRPr="00560E1D" w:rsidRDefault="00560E1D" w:rsidP="00560E1D">
      <w:pPr>
        <w:pStyle w:val="EndNoteBibliography"/>
        <w:spacing w:after="0"/>
        <w:ind w:left="720" w:hanging="720"/>
        <w:rPr>
          <w:noProof/>
        </w:rPr>
      </w:pPr>
      <w:r w:rsidRPr="00560E1D">
        <w:rPr>
          <w:noProof/>
        </w:rPr>
        <w:t>[15]</w:t>
      </w:r>
      <w:r w:rsidRPr="00560E1D">
        <w:rPr>
          <w:noProof/>
        </w:rPr>
        <w:tab/>
        <w:t xml:space="preserve">A. Oliveira, J. M. Romero, and D. M. Goldenholz, "Comparing the efficacy, exposure, and cost of clinical trial analysis methods," </w:t>
      </w:r>
      <w:r w:rsidRPr="00560E1D">
        <w:rPr>
          <w:i/>
          <w:noProof/>
        </w:rPr>
        <w:t xml:space="preserve">Epilepsia, </w:t>
      </w:r>
      <w:r w:rsidRPr="00560E1D">
        <w:rPr>
          <w:noProof/>
        </w:rPr>
        <w:t>Article vol. 60, no. 12, pp. E128-E132, Dec 2019, doi: 10.1111/epi.16384.</w:t>
      </w:r>
    </w:p>
    <w:p w14:paraId="42671686" w14:textId="77777777" w:rsidR="00560E1D" w:rsidRPr="00560E1D" w:rsidRDefault="00560E1D" w:rsidP="00560E1D">
      <w:pPr>
        <w:pStyle w:val="EndNoteBibliography"/>
        <w:spacing w:after="0"/>
        <w:ind w:left="720" w:hanging="720"/>
        <w:rPr>
          <w:noProof/>
        </w:rPr>
      </w:pPr>
      <w:r w:rsidRPr="00560E1D">
        <w:rPr>
          <w:noProof/>
        </w:rPr>
        <w:t>[16]</w:t>
      </w:r>
      <w:r w:rsidRPr="00560E1D">
        <w:rPr>
          <w:noProof/>
        </w:rPr>
        <w:tab/>
        <w:t>S. McGrath, X. Zhao, O. Ozturk, S. Katzenschlager, R. Steele, and A. Benedetti, "metamedian: An R package for meta-analyzing studies reporting medians," 2023.</w:t>
      </w:r>
    </w:p>
    <w:p w14:paraId="66BB1667" w14:textId="77777777" w:rsidR="00560E1D" w:rsidRPr="00560E1D" w:rsidRDefault="00560E1D" w:rsidP="00560E1D">
      <w:pPr>
        <w:pStyle w:val="EndNoteBibliography"/>
        <w:spacing w:after="0"/>
        <w:ind w:left="720" w:hanging="720"/>
        <w:rPr>
          <w:noProof/>
        </w:rPr>
      </w:pPr>
      <w:r w:rsidRPr="00560E1D">
        <w:rPr>
          <w:noProof/>
        </w:rPr>
        <w:t>[17]</w:t>
      </w:r>
      <w:r w:rsidRPr="00560E1D">
        <w:rPr>
          <w:noProof/>
        </w:rPr>
        <w:tab/>
        <w:t xml:space="preserve">N. R. Haddaway, M. J. Grainger, and C. T. Gray, "Citationchaser: A tool for transparent and efficient forward and backward citation chasing in systematic searching," </w:t>
      </w:r>
      <w:r w:rsidRPr="00560E1D">
        <w:rPr>
          <w:i/>
          <w:noProof/>
        </w:rPr>
        <w:t xml:space="preserve">Res Synth Methods, </w:t>
      </w:r>
      <w:r w:rsidRPr="00560E1D">
        <w:rPr>
          <w:noProof/>
        </w:rPr>
        <w:t>vol. 13, no. 4, pp. 533-545, 2022, doi: 10.1002/jrsm.1563.</w:t>
      </w:r>
    </w:p>
    <w:p w14:paraId="5BD97210" w14:textId="77777777" w:rsidR="00560E1D" w:rsidRPr="00560E1D" w:rsidRDefault="00560E1D" w:rsidP="00560E1D">
      <w:pPr>
        <w:pStyle w:val="EndNoteBibliography"/>
        <w:spacing w:after="0"/>
        <w:ind w:left="720" w:hanging="720"/>
        <w:rPr>
          <w:noProof/>
        </w:rPr>
      </w:pPr>
      <w:r w:rsidRPr="00560E1D">
        <w:rPr>
          <w:noProof/>
        </w:rPr>
        <w:t>[18]</w:t>
      </w:r>
      <w:r w:rsidRPr="00560E1D">
        <w:rPr>
          <w:noProof/>
        </w:rPr>
        <w:tab/>
        <w:t>J. A. C. Sterne</w:t>
      </w:r>
      <w:r w:rsidRPr="00560E1D">
        <w:rPr>
          <w:i/>
          <w:noProof/>
        </w:rPr>
        <w:t xml:space="preserve"> et al.</w:t>
      </w:r>
      <w:r w:rsidRPr="00560E1D">
        <w:rPr>
          <w:noProof/>
        </w:rPr>
        <w:t xml:space="preserve">, "RoB 2: a revised tool for assessing risk of bias in randomised trials," </w:t>
      </w:r>
      <w:r w:rsidRPr="00560E1D">
        <w:rPr>
          <w:i/>
          <w:noProof/>
        </w:rPr>
        <w:t xml:space="preserve">Bmj-British Medical Journal, </w:t>
      </w:r>
      <w:r w:rsidRPr="00560E1D">
        <w:rPr>
          <w:noProof/>
        </w:rPr>
        <w:t>Article vol. 366, Aug 28 2019, Art no. l4898, doi: 10.1136/bmj.l4898.</w:t>
      </w:r>
    </w:p>
    <w:p w14:paraId="5679A32A" w14:textId="726F9C0D" w:rsidR="00560E1D" w:rsidRPr="00560E1D" w:rsidRDefault="00560E1D" w:rsidP="00560E1D">
      <w:pPr>
        <w:pStyle w:val="EndNoteBibliography"/>
        <w:spacing w:after="0"/>
        <w:ind w:left="720" w:hanging="720"/>
        <w:rPr>
          <w:noProof/>
        </w:rPr>
      </w:pPr>
      <w:r w:rsidRPr="00560E1D">
        <w:rPr>
          <w:noProof/>
        </w:rPr>
        <w:t>[19]</w:t>
      </w:r>
      <w:r w:rsidRPr="00560E1D">
        <w:rPr>
          <w:noProof/>
        </w:rPr>
        <w:tab/>
        <w:t xml:space="preserve">H. Schünemann, J. Brożek, G. Guyatt, and A. Oxman, </w:t>
      </w:r>
      <w:r w:rsidRPr="00560E1D">
        <w:rPr>
          <w:i/>
          <w:noProof/>
        </w:rPr>
        <w:t>Handbook for grading the quality of evidence and the strength of recommendations using the GRADE approach.</w:t>
      </w:r>
      <w:r w:rsidRPr="00560E1D">
        <w:rPr>
          <w:noProof/>
        </w:rPr>
        <w:t xml:space="preserve"> </w:t>
      </w:r>
      <w:hyperlink r:id="rId29" w:history="1">
        <w:r w:rsidRPr="00560E1D">
          <w:rPr>
            <w:rStyle w:val="Hyperlink"/>
            <w:noProof/>
          </w:rPr>
          <w:t>https://gdt.gradepro.org/app/handbook/handbook.html</w:t>
        </w:r>
      </w:hyperlink>
      <w:r w:rsidRPr="00560E1D">
        <w:rPr>
          <w:noProof/>
        </w:rPr>
        <w:t>, 2013.</w:t>
      </w:r>
    </w:p>
    <w:p w14:paraId="08A43A25" w14:textId="77777777" w:rsidR="00560E1D" w:rsidRPr="00560E1D" w:rsidRDefault="00560E1D" w:rsidP="00560E1D">
      <w:pPr>
        <w:pStyle w:val="EndNoteBibliography"/>
        <w:spacing w:after="0"/>
        <w:ind w:left="720" w:hanging="720"/>
        <w:rPr>
          <w:noProof/>
        </w:rPr>
      </w:pPr>
      <w:r w:rsidRPr="00560E1D">
        <w:rPr>
          <w:noProof/>
        </w:rPr>
        <w:t>[20]</w:t>
      </w:r>
      <w:r w:rsidRPr="00560E1D">
        <w:rPr>
          <w:noProof/>
        </w:rPr>
        <w:tab/>
        <w:t xml:space="preserve">S. McGrath, H. Sohn, R. Steele, and A. Benedetti, "Meta-analysis of the difference of medians," </w:t>
      </w:r>
      <w:r w:rsidRPr="00560E1D">
        <w:rPr>
          <w:i/>
          <w:noProof/>
        </w:rPr>
        <w:t xml:space="preserve">Biometrical Journal, </w:t>
      </w:r>
      <w:r w:rsidRPr="00560E1D">
        <w:rPr>
          <w:noProof/>
        </w:rPr>
        <w:t>Article vol. 62, no. 1, pp. 69-98, Jan 2020, doi: 10.1002/bimj.201900036.</w:t>
      </w:r>
    </w:p>
    <w:p w14:paraId="5270AA78" w14:textId="77777777" w:rsidR="00560E1D" w:rsidRPr="00560E1D" w:rsidRDefault="00560E1D" w:rsidP="00560E1D">
      <w:pPr>
        <w:pStyle w:val="EndNoteBibliography"/>
        <w:spacing w:after="0"/>
        <w:ind w:left="720" w:hanging="720"/>
        <w:rPr>
          <w:noProof/>
        </w:rPr>
      </w:pPr>
      <w:r w:rsidRPr="00560E1D">
        <w:rPr>
          <w:noProof/>
        </w:rPr>
        <w:t>[21]</w:t>
      </w:r>
      <w:r w:rsidRPr="00560E1D">
        <w:rPr>
          <w:noProof/>
        </w:rPr>
        <w:tab/>
        <w:t xml:space="preserve">K.-Y. Chi, M.-Y. Li, C. Chen, and E. Kang, "Ten circumstances and solutions for finding the sample mean and standard deviation for meta-analysis," </w:t>
      </w:r>
      <w:r w:rsidRPr="00560E1D">
        <w:rPr>
          <w:i/>
          <w:noProof/>
        </w:rPr>
        <w:t xml:space="preserve">Systematic Reviews, </w:t>
      </w:r>
      <w:r w:rsidRPr="00560E1D">
        <w:rPr>
          <w:noProof/>
        </w:rPr>
        <w:t>Editorial Material vol. 12, no. 1, Apr 1 2023, Art no. 62, doi: 10.1186/s13643-023-02217-1.</w:t>
      </w:r>
    </w:p>
    <w:p w14:paraId="5B6FC325" w14:textId="6CD63406" w:rsidR="00560E1D" w:rsidRPr="00560E1D" w:rsidRDefault="00560E1D" w:rsidP="00560E1D">
      <w:pPr>
        <w:pStyle w:val="EndNoteBibliography"/>
        <w:spacing w:after="0"/>
        <w:ind w:left="720" w:hanging="720"/>
        <w:rPr>
          <w:noProof/>
        </w:rPr>
      </w:pPr>
      <w:r w:rsidRPr="00560E1D">
        <w:rPr>
          <w:noProof/>
        </w:rPr>
        <w:t>[22]</w:t>
      </w:r>
      <w:r w:rsidRPr="00560E1D">
        <w:rPr>
          <w:noProof/>
        </w:rPr>
        <w:tab/>
        <w:t xml:space="preserve">R. C. Team, "R: A language and environment for statistical       computing. R Foundation for Statistical Computing, Vienna, Austria.  URL </w:t>
      </w:r>
      <w:hyperlink r:id="rId30" w:history="1">
        <w:r w:rsidRPr="00560E1D">
          <w:rPr>
            <w:rStyle w:val="Hyperlink"/>
            <w:noProof/>
          </w:rPr>
          <w:t>https://www.R-project.org/</w:t>
        </w:r>
      </w:hyperlink>
      <w:r w:rsidRPr="00560E1D">
        <w:rPr>
          <w:noProof/>
        </w:rPr>
        <w:t>.  ," ed, 2022.</w:t>
      </w:r>
    </w:p>
    <w:p w14:paraId="7980A509" w14:textId="77777777" w:rsidR="00560E1D" w:rsidRPr="00560E1D" w:rsidRDefault="00560E1D" w:rsidP="00560E1D">
      <w:pPr>
        <w:pStyle w:val="EndNoteBibliography"/>
        <w:ind w:left="720" w:hanging="720"/>
        <w:rPr>
          <w:noProof/>
        </w:rPr>
      </w:pPr>
      <w:r w:rsidRPr="00560E1D">
        <w:rPr>
          <w:noProof/>
        </w:rPr>
        <w:t>[23]</w:t>
      </w:r>
      <w:r w:rsidRPr="00560E1D">
        <w:rPr>
          <w:noProof/>
        </w:rPr>
        <w:tab/>
        <w:t>W. Viechtbauer, "Conducting Meta-Analyses in   R   with the   metafor</w:t>
      </w:r>
    </w:p>
    <w:p w14:paraId="0BE4EFB4" w14:textId="77777777" w:rsidR="00560E1D" w:rsidRPr="00560E1D" w:rsidRDefault="00560E1D" w:rsidP="00560E1D">
      <w:pPr>
        <w:pStyle w:val="EndNoteBibliography"/>
        <w:spacing w:after="0"/>
        <w:rPr>
          <w:noProof/>
        </w:rPr>
      </w:pPr>
      <w:r w:rsidRPr="00560E1D">
        <w:rPr>
          <w:noProof/>
        </w:rPr>
        <w:t xml:space="preserve">  Package " </w:t>
      </w:r>
      <w:r w:rsidRPr="00560E1D">
        <w:rPr>
          <w:i/>
          <w:noProof/>
        </w:rPr>
        <w:t xml:space="preserve">Journal of Statistical Software, </w:t>
      </w:r>
      <w:r w:rsidRPr="00560E1D">
        <w:rPr>
          <w:noProof/>
        </w:rPr>
        <w:t>vol. 36, no. 3, pp. 1-48, 2010.</w:t>
      </w:r>
    </w:p>
    <w:p w14:paraId="1A0FF53C" w14:textId="77777777" w:rsidR="00560E1D" w:rsidRPr="00560E1D" w:rsidRDefault="00560E1D" w:rsidP="00560E1D">
      <w:pPr>
        <w:pStyle w:val="EndNoteBibliography"/>
        <w:spacing w:after="0"/>
        <w:ind w:left="720" w:hanging="720"/>
        <w:rPr>
          <w:noProof/>
        </w:rPr>
      </w:pPr>
      <w:r w:rsidRPr="00560E1D">
        <w:rPr>
          <w:noProof/>
        </w:rPr>
        <w:t>[24]</w:t>
      </w:r>
      <w:r w:rsidRPr="00560E1D">
        <w:rPr>
          <w:noProof/>
        </w:rPr>
        <w:tab/>
        <w:t>M. Borenstein, "Introduction to meta-analysis," 2009.</w:t>
      </w:r>
    </w:p>
    <w:p w14:paraId="34DD6B23" w14:textId="77777777" w:rsidR="00560E1D" w:rsidRPr="00560E1D" w:rsidRDefault="00560E1D" w:rsidP="00560E1D">
      <w:pPr>
        <w:pStyle w:val="EndNoteBibliography"/>
        <w:spacing w:after="0"/>
        <w:ind w:left="720" w:hanging="720"/>
        <w:rPr>
          <w:noProof/>
        </w:rPr>
      </w:pPr>
      <w:r w:rsidRPr="00560E1D">
        <w:rPr>
          <w:noProof/>
        </w:rPr>
        <w:t>[25]</w:t>
      </w:r>
      <w:r w:rsidRPr="00560E1D">
        <w:rPr>
          <w:noProof/>
        </w:rPr>
        <w:tab/>
        <w:t xml:space="preserve">J. J. Barendregt, S. A. Doi, Y. Y. Lee, R. E. Norman, and T. Vos, "Meta-analysis of prevalence," </w:t>
      </w:r>
      <w:r w:rsidRPr="00560E1D">
        <w:rPr>
          <w:i/>
          <w:noProof/>
        </w:rPr>
        <w:t xml:space="preserve">J Epidemiol Community Health, </w:t>
      </w:r>
      <w:r w:rsidRPr="00560E1D">
        <w:rPr>
          <w:noProof/>
        </w:rPr>
        <w:t>vol. 67, no. 11, pp. 974-978, 2013, doi: 10.1136/jech-2013-203104.</w:t>
      </w:r>
    </w:p>
    <w:p w14:paraId="5A36B37A" w14:textId="77777777" w:rsidR="00560E1D" w:rsidRPr="00560E1D" w:rsidRDefault="00560E1D" w:rsidP="00560E1D">
      <w:pPr>
        <w:pStyle w:val="EndNoteBibliography"/>
        <w:spacing w:after="0"/>
        <w:ind w:left="720" w:hanging="720"/>
        <w:rPr>
          <w:noProof/>
        </w:rPr>
      </w:pPr>
      <w:r w:rsidRPr="00560E1D">
        <w:rPr>
          <w:noProof/>
        </w:rPr>
        <w:t>[26]</w:t>
      </w:r>
      <w:r w:rsidRPr="00560E1D">
        <w:rPr>
          <w:noProof/>
        </w:rPr>
        <w:tab/>
        <w:t xml:space="preserve">T. V. Perneger, "What's wrong with Bonferroni adjustments," </w:t>
      </w:r>
      <w:r w:rsidRPr="00560E1D">
        <w:rPr>
          <w:i/>
          <w:noProof/>
        </w:rPr>
        <w:t xml:space="preserve">BMJ, </w:t>
      </w:r>
      <w:r w:rsidRPr="00560E1D">
        <w:rPr>
          <w:noProof/>
        </w:rPr>
        <w:t>vol. 316, no. 7139, pp. 1236-1238, 1998, doi: 10.1136/bmj.316.7139.1236.</w:t>
      </w:r>
    </w:p>
    <w:p w14:paraId="5C47F05F" w14:textId="5796BE76" w:rsidR="00560E1D" w:rsidRPr="00560E1D" w:rsidRDefault="00560E1D" w:rsidP="00560E1D">
      <w:pPr>
        <w:pStyle w:val="EndNoteBibliography"/>
        <w:spacing w:after="0"/>
        <w:ind w:left="720" w:hanging="720"/>
        <w:rPr>
          <w:noProof/>
        </w:rPr>
      </w:pPr>
      <w:r w:rsidRPr="00560E1D">
        <w:rPr>
          <w:noProof/>
        </w:rPr>
        <w:t>[27]</w:t>
      </w:r>
      <w:r w:rsidRPr="00560E1D">
        <w:rPr>
          <w:noProof/>
        </w:rPr>
        <w:tab/>
        <w:t>H. Wickham, "</w:t>
      </w:r>
      <w:r w:rsidRPr="00560E1D">
        <w:rPr>
          <w:i/>
          <w:noProof/>
        </w:rPr>
        <w:t xml:space="preserve">ggplot2: Elegant graphics for data analysis  </w:t>
      </w:r>
      <w:r w:rsidRPr="00560E1D">
        <w:rPr>
          <w:noProof/>
        </w:rPr>
        <w:t xml:space="preserve">.   </w:t>
      </w:r>
      <w:hyperlink r:id="rId31" w:history="1">
        <w:r w:rsidRPr="00560E1D">
          <w:rPr>
            <w:rStyle w:val="Hyperlink"/>
            <w:noProof/>
          </w:rPr>
          <w:t>https://ggplot2.tidyverse.org</w:t>
        </w:r>
      </w:hyperlink>
      <w:r w:rsidRPr="00560E1D">
        <w:rPr>
          <w:noProof/>
        </w:rPr>
        <w:t>," ed, 2016.</w:t>
      </w:r>
    </w:p>
    <w:p w14:paraId="7D0E6569" w14:textId="77777777" w:rsidR="00560E1D" w:rsidRPr="00560E1D" w:rsidRDefault="00560E1D" w:rsidP="00560E1D">
      <w:pPr>
        <w:pStyle w:val="EndNoteBibliography"/>
        <w:spacing w:after="0"/>
        <w:ind w:left="720" w:hanging="720"/>
        <w:rPr>
          <w:noProof/>
        </w:rPr>
      </w:pPr>
      <w:r w:rsidRPr="00560E1D">
        <w:rPr>
          <w:noProof/>
        </w:rPr>
        <w:t>[28]</w:t>
      </w:r>
      <w:r w:rsidRPr="00560E1D">
        <w:rPr>
          <w:noProof/>
        </w:rPr>
        <w:tab/>
        <w:t xml:space="preserve">W. G. Cochran, "The Combination of Estimates from Different Experiments," </w:t>
      </w:r>
      <w:r w:rsidRPr="00560E1D">
        <w:rPr>
          <w:i/>
          <w:noProof/>
        </w:rPr>
        <w:t xml:space="preserve">Biometrics, </w:t>
      </w:r>
      <w:r w:rsidRPr="00560E1D">
        <w:rPr>
          <w:noProof/>
        </w:rPr>
        <w:t>vol. 10, no. 1, pp. 101-129, 1954, doi: 10.2307/3001666.</w:t>
      </w:r>
    </w:p>
    <w:p w14:paraId="616AD115" w14:textId="77777777" w:rsidR="00560E1D" w:rsidRPr="00560E1D" w:rsidRDefault="00560E1D" w:rsidP="00560E1D">
      <w:pPr>
        <w:pStyle w:val="EndNoteBibliography"/>
        <w:spacing w:after="0"/>
        <w:ind w:left="720" w:hanging="720"/>
        <w:rPr>
          <w:noProof/>
        </w:rPr>
      </w:pPr>
      <w:r w:rsidRPr="00560E1D">
        <w:rPr>
          <w:noProof/>
        </w:rPr>
        <w:t>[29]</w:t>
      </w:r>
      <w:r w:rsidRPr="00560E1D">
        <w:rPr>
          <w:noProof/>
        </w:rPr>
        <w:tab/>
        <w:t xml:space="preserve">J. P. T. Higgins and S. G. Thompson, "Quantifying heterogeneity in a meta-analysis," </w:t>
      </w:r>
      <w:r w:rsidRPr="00560E1D">
        <w:rPr>
          <w:i/>
          <w:noProof/>
        </w:rPr>
        <w:t xml:space="preserve">Statist. Med, </w:t>
      </w:r>
      <w:r w:rsidRPr="00560E1D">
        <w:rPr>
          <w:noProof/>
        </w:rPr>
        <w:t>vol. 21, no. 11, pp. 1539-1558, 2002, doi: 10.1002/sim.1186.</w:t>
      </w:r>
    </w:p>
    <w:p w14:paraId="6A2C37B4" w14:textId="77777777" w:rsidR="00560E1D" w:rsidRPr="00560E1D" w:rsidRDefault="00560E1D" w:rsidP="00560E1D">
      <w:pPr>
        <w:pStyle w:val="EndNoteBibliography"/>
        <w:spacing w:after="0"/>
        <w:ind w:left="720" w:hanging="720"/>
        <w:rPr>
          <w:noProof/>
        </w:rPr>
      </w:pPr>
      <w:r w:rsidRPr="00560E1D">
        <w:rPr>
          <w:noProof/>
        </w:rPr>
        <w:t>[30]</w:t>
      </w:r>
      <w:r w:rsidRPr="00560E1D">
        <w:rPr>
          <w:noProof/>
        </w:rPr>
        <w:tab/>
        <w:t xml:space="preserve">D. Bhattacharjee and A. Chakraborty, "Brief online psychotherapy for psychogenic non-epileptic seizures using the psychoeducation-motivational interviewing- self appraisal- grounding (PMSG) model: A multiple baseline case series study," </w:t>
      </w:r>
      <w:r w:rsidRPr="00560E1D">
        <w:rPr>
          <w:i/>
          <w:noProof/>
        </w:rPr>
        <w:lastRenderedPageBreak/>
        <w:t xml:space="preserve">Psychiatry Research Case Reports, </w:t>
      </w:r>
      <w:r w:rsidRPr="00560E1D">
        <w:rPr>
          <w:noProof/>
        </w:rPr>
        <w:t>vol. 1, no. 2, p. 100080, 2022, doi: 10.1016/j.psycr.2022.100080.</w:t>
      </w:r>
    </w:p>
    <w:p w14:paraId="1454D621" w14:textId="77777777" w:rsidR="00560E1D" w:rsidRPr="00560E1D" w:rsidRDefault="00560E1D" w:rsidP="00560E1D">
      <w:pPr>
        <w:pStyle w:val="EndNoteBibliography"/>
        <w:spacing w:after="0"/>
        <w:ind w:left="720" w:hanging="720"/>
        <w:rPr>
          <w:noProof/>
        </w:rPr>
      </w:pPr>
      <w:r w:rsidRPr="00560E1D">
        <w:rPr>
          <w:noProof/>
        </w:rPr>
        <w:t>[31]</w:t>
      </w:r>
      <w:r w:rsidRPr="00560E1D">
        <w:rPr>
          <w:noProof/>
        </w:rPr>
        <w:tab/>
        <w:t xml:space="preserve">G. Baslet, A. Ehlert, M. Oser, and B. A. Dworetzky, "Mindfulness-based therapy for psychogenic nonepileptic seizures," </w:t>
      </w:r>
      <w:r w:rsidRPr="00560E1D">
        <w:rPr>
          <w:i/>
          <w:noProof/>
        </w:rPr>
        <w:t xml:space="preserve">Epilepsy &amp; Behavior, </w:t>
      </w:r>
      <w:r w:rsidRPr="00560E1D">
        <w:rPr>
          <w:noProof/>
        </w:rPr>
        <w:t>Article vol. 103, Feb 2020, Art no. 106534, doi: 10.1016/j.yebeh.2019.106534.</w:t>
      </w:r>
    </w:p>
    <w:p w14:paraId="3E2DA0DF" w14:textId="77777777" w:rsidR="00560E1D" w:rsidRPr="00560E1D" w:rsidRDefault="00560E1D" w:rsidP="00560E1D">
      <w:pPr>
        <w:pStyle w:val="EndNoteBibliography"/>
        <w:spacing w:after="0"/>
        <w:ind w:left="720" w:hanging="720"/>
        <w:rPr>
          <w:noProof/>
        </w:rPr>
      </w:pPr>
      <w:r w:rsidRPr="00560E1D">
        <w:rPr>
          <w:noProof/>
        </w:rPr>
        <w:t>[32]</w:t>
      </w:r>
      <w:r w:rsidRPr="00560E1D">
        <w:rPr>
          <w:noProof/>
        </w:rPr>
        <w:tab/>
        <w:t xml:space="preserve">G. Baslet, R. Ridlon, G. Raynor, I. Gonsalvez, and B. A. Dworetzky, "Sustained improvement with mindfulness-based therapy for psychogenic nonepileptic seizures," </w:t>
      </w:r>
      <w:r w:rsidRPr="00560E1D">
        <w:rPr>
          <w:i/>
          <w:noProof/>
        </w:rPr>
        <w:t xml:space="preserve">Epilepsy &amp; Behavior, </w:t>
      </w:r>
      <w:r w:rsidRPr="00560E1D">
        <w:rPr>
          <w:noProof/>
        </w:rPr>
        <w:t>Article vol. 126, Jan 2022, Art no. 108478, doi: 10.1016/j.yebeh.2021.108478.</w:t>
      </w:r>
    </w:p>
    <w:p w14:paraId="636A33E2" w14:textId="77777777" w:rsidR="00560E1D" w:rsidRPr="00560E1D" w:rsidRDefault="00560E1D" w:rsidP="00560E1D">
      <w:pPr>
        <w:pStyle w:val="EndNoteBibliography"/>
        <w:spacing w:after="0"/>
        <w:ind w:left="720" w:hanging="720"/>
        <w:rPr>
          <w:noProof/>
        </w:rPr>
      </w:pPr>
      <w:r w:rsidRPr="00560E1D">
        <w:rPr>
          <w:noProof/>
        </w:rPr>
        <w:t>[33]</w:t>
      </w:r>
      <w:r w:rsidRPr="00560E1D">
        <w:rPr>
          <w:noProof/>
        </w:rPr>
        <w:tab/>
        <w:t xml:space="preserve">S. Aamir, S. Hamayon, and S. Sultan, "Behavior Therapy in Dissociative Convulsion Disorder," </w:t>
      </w:r>
      <w:r w:rsidRPr="00560E1D">
        <w:rPr>
          <w:i/>
          <w:noProof/>
        </w:rPr>
        <w:t xml:space="preserve">Journal of Depression and Anxiety, </w:t>
      </w:r>
      <w:r w:rsidRPr="00560E1D">
        <w:rPr>
          <w:noProof/>
        </w:rPr>
        <w:t>vol. 1, no. 1, p. 1000103, 2012.</w:t>
      </w:r>
    </w:p>
    <w:p w14:paraId="419514CB" w14:textId="77777777" w:rsidR="00560E1D" w:rsidRPr="00560E1D" w:rsidRDefault="00560E1D" w:rsidP="00560E1D">
      <w:pPr>
        <w:pStyle w:val="EndNoteBibliography"/>
        <w:spacing w:after="0"/>
        <w:ind w:left="720" w:hanging="720"/>
        <w:rPr>
          <w:noProof/>
        </w:rPr>
      </w:pPr>
      <w:r w:rsidRPr="00560E1D">
        <w:rPr>
          <w:noProof/>
        </w:rPr>
        <w:t>[34]</w:t>
      </w:r>
      <w:r w:rsidRPr="00560E1D">
        <w:rPr>
          <w:noProof/>
        </w:rPr>
        <w:tab/>
        <w:t xml:space="preserve">A. Aboukasm, G. Mahr, B. R. Gahry, A. Thomas, and G. L. Barkley, "Retrospective analysis of the effects of psychotherapeutic interventions on outcomes of psychogenic nonepileptic seizures," </w:t>
      </w:r>
      <w:r w:rsidRPr="00560E1D">
        <w:rPr>
          <w:i/>
          <w:noProof/>
        </w:rPr>
        <w:t xml:space="preserve">Epilepsia, </w:t>
      </w:r>
      <w:r w:rsidRPr="00560E1D">
        <w:rPr>
          <w:noProof/>
        </w:rPr>
        <w:t>Article vol. 39, no. 5, pp. 470-473, May 1998, doi: 10.1111/j.1528-1157.1998.tb01407.x.</w:t>
      </w:r>
    </w:p>
    <w:p w14:paraId="4116AC5F" w14:textId="77777777" w:rsidR="00560E1D" w:rsidRPr="00560E1D" w:rsidRDefault="00560E1D" w:rsidP="00560E1D">
      <w:pPr>
        <w:pStyle w:val="EndNoteBibliography"/>
        <w:spacing w:after="0"/>
        <w:ind w:left="720" w:hanging="720"/>
        <w:rPr>
          <w:noProof/>
        </w:rPr>
      </w:pPr>
      <w:r w:rsidRPr="00560E1D">
        <w:rPr>
          <w:noProof/>
        </w:rPr>
        <w:t>[35]</w:t>
      </w:r>
      <w:r w:rsidRPr="00560E1D">
        <w:rPr>
          <w:noProof/>
        </w:rPr>
        <w:tab/>
        <w:t xml:space="preserve">A. Ataoglu, A. Ozcetin, C. Icmeli, and O. Ozbulut, "Paradoxical therapy in conversion reaction," </w:t>
      </w:r>
      <w:r w:rsidRPr="00560E1D">
        <w:rPr>
          <w:i/>
          <w:noProof/>
        </w:rPr>
        <w:t xml:space="preserve">Journal of Korean Medical Science, </w:t>
      </w:r>
      <w:r w:rsidRPr="00560E1D">
        <w:rPr>
          <w:noProof/>
        </w:rPr>
        <w:t>Article vol. 18, no. 4, pp. 581-584, Aug 2003, doi: 10.3346/jkms.2003.18.4.581.</w:t>
      </w:r>
    </w:p>
    <w:p w14:paraId="4865C817" w14:textId="77777777" w:rsidR="00560E1D" w:rsidRPr="00560E1D" w:rsidRDefault="00560E1D" w:rsidP="00560E1D">
      <w:pPr>
        <w:pStyle w:val="EndNoteBibliography"/>
        <w:spacing w:after="0"/>
        <w:ind w:left="720" w:hanging="720"/>
        <w:rPr>
          <w:noProof/>
        </w:rPr>
      </w:pPr>
      <w:r w:rsidRPr="00560E1D">
        <w:rPr>
          <w:noProof/>
        </w:rPr>
        <w:t>[36]</w:t>
      </w:r>
      <w:r w:rsidRPr="00560E1D">
        <w:rPr>
          <w:noProof/>
        </w:rPr>
        <w:tab/>
        <w:t xml:space="preserve">G. L. Baird, L. L. Harlow, J. T. Machan, and W. C. LaFrance, Jr., "Cluster reduction in patients in a pilot treatment trial for psychogenic nonepileptic seizures," </w:t>
      </w:r>
      <w:r w:rsidRPr="00560E1D">
        <w:rPr>
          <w:i/>
          <w:noProof/>
        </w:rPr>
        <w:t xml:space="preserve">Epilepsy &amp; Behavior, </w:t>
      </w:r>
      <w:r w:rsidRPr="00560E1D">
        <w:rPr>
          <w:noProof/>
        </w:rPr>
        <w:t>Article vol. 73, pp. 273-279, Aug 2017, doi: 10.1016/j.yebeh.2017.04.015.</w:t>
      </w:r>
    </w:p>
    <w:p w14:paraId="511EAFD1" w14:textId="77777777" w:rsidR="00560E1D" w:rsidRPr="00560E1D" w:rsidRDefault="00560E1D" w:rsidP="00560E1D">
      <w:pPr>
        <w:pStyle w:val="EndNoteBibliography"/>
        <w:spacing w:after="0"/>
        <w:ind w:left="720" w:hanging="720"/>
        <w:rPr>
          <w:noProof/>
        </w:rPr>
      </w:pPr>
      <w:r w:rsidRPr="00560E1D">
        <w:rPr>
          <w:noProof/>
        </w:rPr>
        <w:t>[37]</w:t>
      </w:r>
      <w:r w:rsidRPr="00560E1D">
        <w:rPr>
          <w:noProof/>
        </w:rPr>
        <w:tab/>
        <w:t xml:space="preserve">R. Barrett-Naylor, D. M. Gresswell, and D. L. Dawson, "The effectiveness and acceptability of a guided self-help Acceptance and Commitment Therapy (ACT) intervention for psychogenic nonepileptic seizures," </w:t>
      </w:r>
      <w:r w:rsidRPr="00560E1D">
        <w:rPr>
          <w:i/>
          <w:noProof/>
        </w:rPr>
        <w:t xml:space="preserve">Epilepsy &amp; Behavior, </w:t>
      </w:r>
      <w:r w:rsidRPr="00560E1D">
        <w:rPr>
          <w:noProof/>
        </w:rPr>
        <w:t>Article vol. 88, pp. 332-340, Nov 2018, doi: 10.1016/j.yebeh.2018.09.039.</w:t>
      </w:r>
    </w:p>
    <w:p w14:paraId="570E2828" w14:textId="77777777" w:rsidR="00560E1D" w:rsidRPr="00560E1D" w:rsidRDefault="00560E1D" w:rsidP="00560E1D">
      <w:pPr>
        <w:pStyle w:val="EndNoteBibliography"/>
        <w:spacing w:after="0"/>
        <w:ind w:left="720" w:hanging="720"/>
        <w:rPr>
          <w:noProof/>
        </w:rPr>
      </w:pPr>
      <w:r w:rsidRPr="00560E1D">
        <w:rPr>
          <w:noProof/>
        </w:rPr>
        <w:t>[38]</w:t>
      </w:r>
      <w:r w:rsidRPr="00560E1D">
        <w:rPr>
          <w:noProof/>
        </w:rPr>
        <w:tab/>
        <w:t xml:space="preserve">J. J. Barry, D. Wittenberg, K. D. Bullock, J. B. Michaels, C. C. Classen, and R. S. Fisher, "Group therapy for patients with psychogenic nonepileptic seizures: A pilot study," </w:t>
      </w:r>
      <w:r w:rsidRPr="00560E1D">
        <w:rPr>
          <w:i/>
          <w:noProof/>
        </w:rPr>
        <w:t xml:space="preserve">Epilepsy &amp; Behavior, </w:t>
      </w:r>
      <w:r w:rsidRPr="00560E1D">
        <w:rPr>
          <w:noProof/>
        </w:rPr>
        <w:t>Article; Proceedings Paper vol. 13, no. 4, pp. 624-629, Nov 2008, doi: 10.1016/j.yebeh.2008.06.013.</w:t>
      </w:r>
    </w:p>
    <w:p w14:paraId="0917AE2B" w14:textId="77777777" w:rsidR="00560E1D" w:rsidRPr="00560E1D" w:rsidRDefault="00560E1D" w:rsidP="00560E1D">
      <w:pPr>
        <w:pStyle w:val="EndNoteBibliography"/>
        <w:spacing w:after="0"/>
        <w:ind w:left="720" w:hanging="720"/>
        <w:rPr>
          <w:noProof/>
        </w:rPr>
      </w:pPr>
      <w:r w:rsidRPr="00560E1D">
        <w:rPr>
          <w:noProof/>
        </w:rPr>
        <w:t>[39]</w:t>
      </w:r>
      <w:r w:rsidRPr="00560E1D">
        <w:rPr>
          <w:noProof/>
        </w:rPr>
        <w:tab/>
        <w:t xml:space="preserve">G. Baslet, B. Dworetzky, D. Perez, and M. Oser, "Treatment of Psychogenic Nonepileptic Seizures: Updated Review and Findings From a Mindfulness- Based Intervention Case Series," </w:t>
      </w:r>
      <w:r w:rsidRPr="00560E1D">
        <w:rPr>
          <w:i/>
          <w:noProof/>
        </w:rPr>
        <w:t xml:space="preserve">Clinical EEG and Neuroscience, </w:t>
      </w:r>
      <w:r w:rsidRPr="00560E1D">
        <w:rPr>
          <w:noProof/>
        </w:rPr>
        <w:t>vol. 46, no. 1, pp. 54-54, 2015.</w:t>
      </w:r>
    </w:p>
    <w:p w14:paraId="21C6B5F8" w14:textId="77777777" w:rsidR="00560E1D" w:rsidRPr="00560E1D" w:rsidRDefault="00560E1D" w:rsidP="00560E1D">
      <w:pPr>
        <w:pStyle w:val="EndNoteBibliography"/>
        <w:spacing w:after="0"/>
        <w:ind w:left="720" w:hanging="720"/>
        <w:rPr>
          <w:noProof/>
        </w:rPr>
      </w:pPr>
      <w:r w:rsidRPr="00560E1D">
        <w:rPr>
          <w:noProof/>
        </w:rPr>
        <w:t>[40]</w:t>
      </w:r>
      <w:r w:rsidRPr="00560E1D">
        <w:rPr>
          <w:noProof/>
        </w:rPr>
        <w:tab/>
        <w:t>S. Ben-Naim</w:t>
      </w:r>
      <w:r w:rsidRPr="00560E1D">
        <w:rPr>
          <w:i/>
          <w:noProof/>
        </w:rPr>
        <w:t xml:space="preserve"> et al.</w:t>
      </w:r>
      <w:r w:rsidRPr="00560E1D">
        <w:rPr>
          <w:noProof/>
        </w:rPr>
        <w:t xml:space="preserve">, "A Novel Integrative Psychotherapy for Psychogenic Nonepileptic Seizures Based on the Biopsychosocial Model: A Retrospective Pilot Outcome Study," </w:t>
      </w:r>
      <w:r w:rsidRPr="00560E1D">
        <w:rPr>
          <w:i/>
          <w:noProof/>
        </w:rPr>
        <w:t xml:space="preserve">Psychosomatics, </w:t>
      </w:r>
      <w:r w:rsidRPr="00560E1D">
        <w:rPr>
          <w:noProof/>
        </w:rPr>
        <w:t>Article vol. 61, no. 4, pp. 353-362, Jul-Aug 2020.</w:t>
      </w:r>
    </w:p>
    <w:p w14:paraId="52EBDD40" w14:textId="2EEFA9B2" w:rsidR="00560E1D" w:rsidRPr="00560E1D" w:rsidRDefault="00560E1D" w:rsidP="00560E1D">
      <w:pPr>
        <w:pStyle w:val="EndNoteBibliography"/>
        <w:spacing w:after="0"/>
        <w:ind w:left="720" w:hanging="720"/>
        <w:rPr>
          <w:noProof/>
        </w:rPr>
      </w:pPr>
      <w:r w:rsidRPr="00560E1D">
        <w:rPr>
          <w:noProof/>
        </w:rPr>
        <w:t>[41]</w:t>
      </w:r>
      <w:r w:rsidRPr="00560E1D">
        <w:rPr>
          <w:noProof/>
        </w:rPr>
        <w:tab/>
        <w:t xml:space="preserve">K. D. Bullock, N. Mirza, C. Forte, and M. Trockel, "Group dialectical-behavior therapy skills training for conversion disorder with seizures," </w:t>
      </w:r>
      <w:r w:rsidRPr="00560E1D">
        <w:rPr>
          <w:i/>
          <w:noProof/>
        </w:rPr>
        <w:t xml:space="preserve">The Journal of Neuropsychiatry and Clinical Neurosciences, </w:t>
      </w:r>
      <w:r w:rsidRPr="00560E1D">
        <w:rPr>
          <w:noProof/>
        </w:rPr>
        <w:t xml:space="preserve">Physical &amp; Somatoform &amp; Psychogenic Disorders 3290 vol. 27, no. 3, pp. 240-243, 2015, doi: </w:t>
      </w:r>
      <w:hyperlink r:id="rId32" w:history="1">
        <w:r w:rsidRPr="00560E1D">
          <w:rPr>
            <w:rStyle w:val="Hyperlink"/>
            <w:noProof/>
          </w:rPr>
          <w:t>http://dx.doi.org/10.1176/appi.neuropsych.13120359</w:t>
        </w:r>
      </w:hyperlink>
      <w:r w:rsidRPr="00560E1D">
        <w:rPr>
          <w:noProof/>
        </w:rPr>
        <w:t>.</w:t>
      </w:r>
    </w:p>
    <w:p w14:paraId="38A39212" w14:textId="04C19B42" w:rsidR="00560E1D" w:rsidRPr="00560E1D" w:rsidRDefault="00560E1D" w:rsidP="00560E1D">
      <w:pPr>
        <w:pStyle w:val="EndNoteBibliography"/>
        <w:spacing w:after="0"/>
        <w:ind w:left="720" w:hanging="720"/>
        <w:rPr>
          <w:noProof/>
        </w:rPr>
      </w:pPr>
      <w:r w:rsidRPr="00560E1D">
        <w:rPr>
          <w:noProof/>
        </w:rPr>
        <w:t>[42]</w:t>
      </w:r>
      <w:r w:rsidRPr="00560E1D">
        <w:rPr>
          <w:noProof/>
        </w:rPr>
        <w:tab/>
        <w:t xml:space="preserve">D. K. Chen, A. Maheshwari, R. Franks, G. C. Trolley, J. S. Robinson, and R. A. Hrachovy, "Brief group psychoeducation for psychogenic nonepileptic seizures: A neurologist-initiated program in an epilepsy center," </w:t>
      </w:r>
      <w:r w:rsidRPr="00560E1D">
        <w:rPr>
          <w:i/>
          <w:noProof/>
        </w:rPr>
        <w:t xml:space="preserve">Epilepsia, </w:t>
      </w:r>
      <w:r w:rsidRPr="00560E1D">
        <w:rPr>
          <w:noProof/>
        </w:rPr>
        <w:t xml:space="preserve">Neurological Disorders &amp; Brain Damage 3297 vol. 55, no. 1, pp. 156-166, 2014, doi: </w:t>
      </w:r>
      <w:hyperlink r:id="rId33" w:history="1">
        <w:r w:rsidRPr="00560E1D">
          <w:rPr>
            <w:rStyle w:val="Hyperlink"/>
            <w:noProof/>
          </w:rPr>
          <w:t>http://dx.doi.org/10.1111/epi.12481</w:t>
        </w:r>
      </w:hyperlink>
      <w:r w:rsidRPr="00560E1D">
        <w:rPr>
          <w:noProof/>
        </w:rPr>
        <w:t>.</w:t>
      </w:r>
    </w:p>
    <w:p w14:paraId="0864125D" w14:textId="77777777" w:rsidR="00560E1D" w:rsidRPr="00560E1D" w:rsidRDefault="00560E1D" w:rsidP="00560E1D">
      <w:pPr>
        <w:pStyle w:val="EndNoteBibliography"/>
        <w:spacing w:after="0"/>
        <w:ind w:left="720" w:hanging="720"/>
        <w:rPr>
          <w:noProof/>
        </w:rPr>
      </w:pPr>
      <w:r w:rsidRPr="00560E1D">
        <w:rPr>
          <w:noProof/>
        </w:rPr>
        <w:lastRenderedPageBreak/>
        <w:t>[43]</w:t>
      </w:r>
      <w:r w:rsidRPr="00560E1D">
        <w:rPr>
          <w:noProof/>
        </w:rPr>
        <w:tab/>
        <w:t xml:space="preserve">M. Conwill, L. Oakley, K. Evans, and A. E. Cavanna, "CBT-based group therapy intervention for nonepileptic attacks and other functional neurological symptoms: A pilot study," </w:t>
      </w:r>
      <w:r w:rsidRPr="00560E1D">
        <w:rPr>
          <w:i/>
          <w:noProof/>
        </w:rPr>
        <w:t xml:space="preserve">Epilepsy &amp; Behavior, </w:t>
      </w:r>
      <w:r w:rsidRPr="00560E1D">
        <w:rPr>
          <w:noProof/>
        </w:rPr>
        <w:t>Article vol. 34, pp. 68-72, May 2014, doi: 10.1016/j.yebeh.2014.03.012.</w:t>
      </w:r>
    </w:p>
    <w:p w14:paraId="21B7E70A" w14:textId="77777777" w:rsidR="00560E1D" w:rsidRPr="00560E1D" w:rsidRDefault="00560E1D" w:rsidP="00560E1D">
      <w:pPr>
        <w:pStyle w:val="EndNoteBibliography"/>
        <w:spacing w:after="0"/>
        <w:ind w:left="720" w:hanging="720"/>
        <w:rPr>
          <w:noProof/>
        </w:rPr>
      </w:pPr>
      <w:r w:rsidRPr="00560E1D">
        <w:rPr>
          <w:noProof/>
        </w:rPr>
        <w:t>[44]</w:t>
      </w:r>
      <w:r w:rsidRPr="00560E1D">
        <w:rPr>
          <w:noProof/>
        </w:rPr>
        <w:tab/>
        <w:t xml:space="preserve">S. R. Cope, J. G. Smith, T. King, and N. Agrawal, "Evaluation of a pilot innovative cognitive-behavioral therapy-based psychoeducation group treatment for functional non-epileptic attacks," </w:t>
      </w:r>
      <w:r w:rsidRPr="00560E1D">
        <w:rPr>
          <w:i/>
          <w:noProof/>
        </w:rPr>
        <w:t xml:space="preserve">Epilepsy &amp; Behavior, </w:t>
      </w:r>
      <w:r w:rsidRPr="00560E1D">
        <w:rPr>
          <w:noProof/>
        </w:rPr>
        <w:t>Article vol. 70, pp. 238-244, May 2017, doi: 10.1016/j.yebeh.2017.02.014.</w:t>
      </w:r>
    </w:p>
    <w:p w14:paraId="1AFDEBF9" w14:textId="77777777" w:rsidR="00560E1D" w:rsidRPr="00560E1D" w:rsidRDefault="00560E1D" w:rsidP="00560E1D">
      <w:pPr>
        <w:pStyle w:val="EndNoteBibliography"/>
        <w:spacing w:after="0"/>
        <w:ind w:left="720" w:hanging="720"/>
        <w:rPr>
          <w:noProof/>
        </w:rPr>
      </w:pPr>
      <w:r w:rsidRPr="00560E1D">
        <w:rPr>
          <w:noProof/>
        </w:rPr>
        <w:t>[45]</w:t>
      </w:r>
      <w:r w:rsidRPr="00560E1D">
        <w:rPr>
          <w:noProof/>
        </w:rPr>
        <w:tab/>
        <w:t xml:space="preserve">M. Deleuran, K. Norgaard, N. B. Andersen, and A. Sabers, "Psychogenic nonepileptic seizures treated with psychotherapy: Long-term outcome on seizures and healthcare utilization," </w:t>
      </w:r>
      <w:r w:rsidRPr="00560E1D">
        <w:rPr>
          <w:i/>
          <w:noProof/>
        </w:rPr>
        <w:t xml:space="preserve">Epilepsy &amp; Behavior, </w:t>
      </w:r>
      <w:r w:rsidRPr="00560E1D">
        <w:rPr>
          <w:noProof/>
        </w:rPr>
        <w:t>Article vol. 98, pp. 195-200, Sep 2019, doi: 10.1016/j.yebeh.2019.05.007.</w:t>
      </w:r>
    </w:p>
    <w:p w14:paraId="3AE1DC08" w14:textId="77777777" w:rsidR="00560E1D" w:rsidRPr="00560E1D" w:rsidRDefault="00560E1D" w:rsidP="00560E1D">
      <w:pPr>
        <w:pStyle w:val="EndNoteBibliography"/>
        <w:spacing w:after="0"/>
        <w:ind w:left="720" w:hanging="720"/>
        <w:rPr>
          <w:noProof/>
        </w:rPr>
      </w:pPr>
      <w:r w:rsidRPr="00560E1D">
        <w:rPr>
          <w:noProof/>
        </w:rPr>
        <w:t>[46]</w:t>
      </w:r>
      <w:r w:rsidRPr="00560E1D">
        <w:rPr>
          <w:noProof/>
        </w:rPr>
        <w:tab/>
        <w:t xml:space="preserve">R. Duncan, J. Anderson, B. Cullen, and S. Meldrum, "Predictors of 6-month and 3-year outcomes after psychological intervention for psychogenic non epileptic seizures," </w:t>
      </w:r>
      <w:r w:rsidRPr="00560E1D">
        <w:rPr>
          <w:i/>
          <w:noProof/>
        </w:rPr>
        <w:t xml:space="preserve">Seizure:  European Journal of Epilepsy, </w:t>
      </w:r>
      <w:r w:rsidRPr="00560E1D">
        <w:rPr>
          <w:noProof/>
        </w:rPr>
        <w:t>vol. 36, pp. 22-26, 2016.</w:t>
      </w:r>
    </w:p>
    <w:p w14:paraId="69A4E14B" w14:textId="77777777" w:rsidR="00560E1D" w:rsidRPr="00560E1D" w:rsidRDefault="00560E1D" w:rsidP="00560E1D">
      <w:pPr>
        <w:pStyle w:val="EndNoteBibliography"/>
        <w:spacing w:after="0"/>
        <w:ind w:left="720" w:hanging="720"/>
        <w:rPr>
          <w:noProof/>
        </w:rPr>
      </w:pPr>
      <w:r w:rsidRPr="00560E1D">
        <w:rPr>
          <w:noProof/>
        </w:rPr>
        <w:t>[47]</w:t>
      </w:r>
      <w:r w:rsidRPr="00560E1D">
        <w:rPr>
          <w:noProof/>
        </w:rPr>
        <w:tab/>
        <w:t xml:space="preserve">L. H. Goldstein, A. C. Deale, S. J. Mitchell-O'Malley, B. K. Toone, and J. D. C. Mellers, "An evaluation of cognitive behavioral therapy as a treatment for dissociative seizures: a pilot study," </w:t>
      </w:r>
      <w:r w:rsidRPr="00560E1D">
        <w:rPr>
          <w:i/>
          <w:noProof/>
        </w:rPr>
        <w:t xml:space="preserve">Cognitive and behavioral neurology : official journal of the Society for Behavioral and Cognitive Neurology, </w:t>
      </w:r>
      <w:r w:rsidRPr="00560E1D">
        <w:rPr>
          <w:noProof/>
        </w:rPr>
        <w:t>Clinical Trial; vol. 17, no. 1, pp. 41-9, 2004-Mar 2004, doi: 10.1097/00146965-200403000-00005.</w:t>
      </w:r>
    </w:p>
    <w:p w14:paraId="0F7B4464" w14:textId="77777777" w:rsidR="00560E1D" w:rsidRPr="00560E1D" w:rsidRDefault="00560E1D" w:rsidP="00560E1D">
      <w:pPr>
        <w:pStyle w:val="EndNoteBibliography"/>
        <w:spacing w:after="0"/>
        <w:ind w:left="720" w:hanging="720"/>
        <w:rPr>
          <w:noProof/>
        </w:rPr>
      </w:pPr>
      <w:r w:rsidRPr="00560E1D">
        <w:rPr>
          <w:noProof/>
        </w:rPr>
        <w:t>[48]</w:t>
      </w:r>
      <w:r w:rsidRPr="00560E1D">
        <w:rPr>
          <w:noProof/>
        </w:rPr>
        <w:tab/>
        <w:t>L. H. Goldstein</w:t>
      </w:r>
      <w:r w:rsidRPr="00560E1D">
        <w:rPr>
          <w:i/>
          <w:noProof/>
        </w:rPr>
        <w:t xml:space="preserve"> et al.</w:t>
      </w:r>
      <w:r w:rsidRPr="00560E1D">
        <w:rPr>
          <w:noProof/>
        </w:rPr>
        <w:t xml:space="preserve">, "Cognitive- behavioral therapy for psychogenic nonepileptic seizures: A pilot RCT," </w:t>
      </w:r>
      <w:r w:rsidRPr="00560E1D">
        <w:rPr>
          <w:i/>
          <w:noProof/>
        </w:rPr>
        <w:t xml:space="preserve">Neurology, </w:t>
      </w:r>
      <w:r w:rsidRPr="00560E1D">
        <w:rPr>
          <w:noProof/>
        </w:rPr>
        <w:t>vol. 74, no. 24, pp. 1986-1994, 2010, doi: 10.1212/WNL.0b013e3181e39658.</w:t>
      </w:r>
    </w:p>
    <w:p w14:paraId="5334BFA8" w14:textId="77777777" w:rsidR="00560E1D" w:rsidRPr="00560E1D" w:rsidRDefault="00560E1D" w:rsidP="00560E1D">
      <w:pPr>
        <w:pStyle w:val="EndNoteBibliography"/>
        <w:spacing w:after="0"/>
        <w:ind w:left="720" w:hanging="720"/>
        <w:rPr>
          <w:noProof/>
        </w:rPr>
      </w:pPr>
      <w:r w:rsidRPr="00560E1D">
        <w:rPr>
          <w:noProof/>
        </w:rPr>
        <w:t>[49]</w:t>
      </w:r>
      <w:r w:rsidRPr="00560E1D">
        <w:rPr>
          <w:noProof/>
        </w:rPr>
        <w:tab/>
        <w:t xml:space="preserve">T. Khattak, S. Farooq, and B. Jan, "Behavior therapy in dissociative convulsions disorder," </w:t>
      </w:r>
      <w:r w:rsidRPr="00560E1D">
        <w:rPr>
          <w:i/>
          <w:noProof/>
        </w:rPr>
        <w:t xml:space="preserve">Journal of the College of Physicians and Surgeons--Pakistan : JCPSP, </w:t>
      </w:r>
      <w:r w:rsidRPr="00560E1D">
        <w:rPr>
          <w:noProof/>
        </w:rPr>
        <w:t>; Randomized Controlled Trial vol. 16, no. 5, pp. 359-63, 2006-May 2006.</w:t>
      </w:r>
    </w:p>
    <w:p w14:paraId="6B7D8327" w14:textId="77777777" w:rsidR="00560E1D" w:rsidRPr="00560E1D" w:rsidRDefault="00560E1D" w:rsidP="00560E1D">
      <w:pPr>
        <w:pStyle w:val="EndNoteBibliography"/>
        <w:spacing w:after="0"/>
        <w:ind w:left="720" w:hanging="720"/>
        <w:rPr>
          <w:noProof/>
        </w:rPr>
      </w:pPr>
      <w:r w:rsidRPr="00560E1D">
        <w:rPr>
          <w:noProof/>
        </w:rPr>
        <w:t>[50]</w:t>
      </w:r>
      <w:r w:rsidRPr="00560E1D">
        <w:rPr>
          <w:noProof/>
        </w:rPr>
        <w:tab/>
        <w:t>G. P. Korman</w:t>
      </w:r>
      <w:r w:rsidRPr="00560E1D">
        <w:rPr>
          <w:i/>
          <w:noProof/>
        </w:rPr>
        <w:t xml:space="preserve"> et al.</w:t>
      </w:r>
      <w:r w:rsidRPr="00560E1D">
        <w:rPr>
          <w:noProof/>
        </w:rPr>
        <w:t xml:space="preserve">, "Long-term outcome in a sample of underprivileged patients with psychogenic nonepileptic seizures (PNES) living in Argentina," </w:t>
      </w:r>
      <w:r w:rsidRPr="00560E1D">
        <w:rPr>
          <w:i/>
          <w:noProof/>
        </w:rPr>
        <w:t xml:space="preserve">Epilepsy Behav, </w:t>
      </w:r>
      <w:r w:rsidRPr="00560E1D">
        <w:rPr>
          <w:noProof/>
        </w:rPr>
        <w:t>vol. 94, pp. 183-188, 2019, doi: 10.1016/j.yebeh.2019.03.005.</w:t>
      </w:r>
    </w:p>
    <w:p w14:paraId="5F183C56" w14:textId="77777777" w:rsidR="00560E1D" w:rsidRPr="00560E1D" w:rsidRDefault="00560E1D" w:rsidP="00560E1D">
      <w:pPr>
        <w:pStyle w:val="EndNoteBibliography"/>
        <w:spacing w:after="0"/>
        <w:ind w:left="720" w:hanging="720"/>
        <w:rPr>
          <w:noProof/>
        </w:rPr>
      </w:pPr>
      <w:r w:rsidRPr="00560E1D">
        <w:rPr>
          <w:noProof/>
        </w:rPr>
        <w:t>[51]</w:t>
      </w:r>
      <w:r w:rsidRPr="00560E1D">
        <w:rPr>
          <w:noProof/>
        </w:rPr>
        <w:tab/>
        <w:t xml:space="preserve">J. Kuyk, M. C. Siffels, P. Bakvis, and W. Swinkels, "Psychological treatment of patients with psychogenic non- epileptic seizures: An outcome study," </w:t>
      </w:r>
      <w:r w:rsidRPr="00560E1D">
        <w:rPr>
          <w:i/>
          <w:noProof/>
        </w:rPr>
        <w:t xml:space="preserve">Seizure, </w:t>
      </w:r>
      <w:r w:rsidRPr="00560E1D">
        <w:rPr>
          <w:noProof/>
        </w:rPr>
        <w:t>vol. 17, no. 7, pp. 595-603, 2008, doi: 10.1016/j.seizure.2008.02.006.</w:t>
      </w:r>
    </w:p>
    <w:p w14:paraId="126900C7" w14:textId="77777777" w:rsidR="00560E1D" w:rsidRPr="00560E1D" w:rsidRDefault="00560E1D" w:rsidP="00560E1D">
      <w:pPr>
        <w:pStyle w:val="EndNoteBibliography"/>
        <w:spacing w:after="0"/>
        <w:ind w:left="720" w:hanging="720"/>
        <w:rPr>
          <w:noProof/>
        </w:rPr>
      </w:pPr>
      <w:r w:rsidRPr="00560E1D">
        <w:rPr>
          <w:noProof/>
        </w:rPr>
        <w:t>[52]</w:t>
      </w:r>
      <w:r w:rsidRPr="00560E1D">
        <w:rPr>
          <w:noProof/>
        </w:rPr>
        <w:tab/>
        <w:t xml:space="preserve">K. Labudda, M. Frauenheim, I. Miller, M. Schrecke, C. Brandt, and C. G. Bien, "Outcome of CBT-based multimodal psychotherapy in patients with psychogenic nonepileptic seizures: A prospective naturalistic study," </w:t>
      </w:r>
      <w:r w:rsidRPr="00560E1D">
        <w:rPr>
          <w:i/>
          <w:noProof/>
        </w:rPr>
        <w:t xml:space="preserve">Epilepsy Behav, </w:t>
      </w:r>
      <w:r w:rsidRPr="00560E1D">
        <w:rPr>
          <w:noProof/>
        </w:rPr>
        <w:t>vol. 106, pp. 107029-107029, 2020, doi: 10.1016/j.yebeh.2020.107029.</w:t>
      </w:r>
    </w:p>
    <w:p w14:paraId="6E57B78A" w14:textId="77777777" w:rsidR="00560E1D" w:rsidRPr="00560E1D" w:rsidRDefault="00560E1D" w:rsidP="00560E1D">
      <w:pPr>
        <w:pStyle w:val="EndNoteBibliography"/>
        <w:spacing w:after="0"/>
        <w:ind w:left="720" w:hanging="720"/>
        <w:rPr>
          <w:noProof/>
        </w:rPr>
      </w:pPr>
      <w:r w:rsidRPr="00560E1D">
        <w:rPr>
          <w:noProof/>
        </w:rPr>
        <w:t>[53]</w:t>
      </w:r>
      <w:r w:rsidRPr="00560E1D">
        <w:rPr>
          <w:noProof/>
        </w:rPr>
        <w:tab/>
        <w:t>W. C. LaFrance</w:t>
      </w:r>
      <w:r w:rsidRPr="00560E1D">
        <w:rPr>
          <w:i/>
          <w:noProof/>
        </w:rPr>
        <w:t xml:space="preserve"> et al.</w:t>
      </w:r>
      <w:r w:rsidRPr="00560E1D">
        <w:rPr>
          <w:noProof/>
        </w:rPr>
        <w:t xml:space="preserve">, "Cognitive behavioral therapy for psychogenic nonepileptic seizures," </w:t>
      </w:r>
      <w:r w:rsidRPr="00560E1D">
        <w:rPr>
          <w:i/>
          <w:noProof/>
        </w:rPr>
        <w:t xml:space="preserve">Epilepsy Behav, </w:t>
      </w:r>
      <w:r w:rsidRPr="00560E1D">
        <w:rPr>
          <w:noProof/>
        </w:rPr>
        <w:t>vol. 14, no. 4, pp. 591-596, 2009, doi: 10.1016/j.yebeh.2009.02.016.</w:t>
      </w:r>
    </w:p>
    <w:p w14:paraId="0C3A2C23" w14:textId="77777777" w:rsidR="00560E1D" w:rsidRPr="00560E1D" w:rsidRDefault="00560E1D" w:rsidP="00560E1D">
      <w:pPr>
        <w:pStyle w:val="EndNoteBibliography"/>
        <w:spacing w:after="0"/>
        <w:ind w:left="720" w:hanging="720"/>
        <w:rPr>
          <w:noProof/>
        </w:rPr>
      </w:pPr>
      <w:r w:rsidRPr="00560E1D">
        <w:rPr>
          <w:noProof/>
        </w:rPr>
        <w:t>[54]</w:t>
      </w:r>
      <w:r w:rsidRPr="00560E1D">
        <w:rPr>
          <w:noProof/>
        </w:rPr>
        <w:tab/>
        <w:t>W. C. LaFrance</w:t>
      </w:r>
      <w:r w:rsidRPr="00560E1D">
        <w:rPr>
          <w:i/>
          <w:noProof/>
        </w:rPr>
        <w:t xml:space="preserve"> et al.</w:t>
      </w:r>
      <w:r w:rsidRPr="00560E1D">
        <w:rPr>
          <w:noProof/>
        </w:rPr>
        <w:t xml:space="preserve">, "Multicenter Pilot Treatment Trial for Psychogenic Nonepileptic Seizures: A Randomized Clinical Trial," </w:t>
      </w:r>
      <w:r w:rsidRPr="00560E1D">
        <w:rPr>
          <w:i/>
          <w:noProof/>
        </w:rPr>
        <w:t xml:space="preserve">JAMA Psychiatry, </w:t>
      </w:r>
      <w:r w:rsidRPr="00560E1D">
        <w:rPr>
          <w:noProof/>
        </w:rPr>
        <w:t>vol. 71, no. 9, pp. 997-1005, 2014, doi: 10.1001/jamapsychiatry.2014.817.</w:t>
      </w:r>
    </w:p>
    <w:p w14:paraId="077239B2" w14:textId="77777777" w:rsidR="00560E1D" w:rsidRPr="00560E1D" w:rsidRDefault="00560E1D" w:rsidP="00560E1D">
      <w:pPr>
        <w:pStyle w:val="EndNoteBibliography"/>
        <w:spacing w:after="0"/>
        <w:ind w:left="720" w:hanging="720"/>
        <w:rPr>
          <w:noProof/>
        </w:rPr>
      </w:pPr>
      <w:r w:rsidRPr="00560E1D">
        <w:rPr>
          <w:noProof/>
        </w:rPr>
        <w:t>[55]</w:t>
      </w:r>
      <w:r w:rsidRPr="00560E1D">
        <w:rPr>
          <w:noProof/>
        </w:rPr>
        <w:tab/>
        <w:t xml:space="preserve">W. C. LaFrance, W. L. N. Ho, A. Bhatla, G. L. Baird, H. H. Altalib, and L. Godleski, "Treatment of psychogenic nonepileptic seizures (PNES) using video telehealth," </w:t>
      </w:r>
      <w:r w:rsidRPr="00560E1D">
        <w:rPr>
          <w:i/>
          <w:noProof/>
        </w:rPr>
        <w:t xml:space="preserve">Epilepsia, </w:t>
      </w:r>
      <w:r w:rsidRPr="00560E1D">
        <w:rPr>
          <w:noProof/>
        </w:rPr>
        <w:t>vol. 61, no. 11, pp. 2572-2582, 2020, doi: 10.1111/epi.16689.</w:t>
      </w:r>
    </w:p>
    <w:p w14:paraId="1B3D6FB3" w14:textId="77777777" w:rsidR="00560E1D" w:rsidRPr="00560E1D" w:rsidRDefault="00560E1D" w:rsidP="00560E1D">
      <w:pPr>
        <w:pStyle w:val="EndNoteBibliography"/>
        <w:spacing w:after="0"/>
        <w:ind w:left="720" w:hanging="720"/>
        <w:rPr>
          <w:noProof/>
        </w:rPr>
      </w:pPr>
      <w:r w:rsidRPr="00560E1D">
        <w:rPr>
          <w:noProof/>
        </w:rPr>
        <w:lastRenderedPageBreak/>
        <w:t>[56]</w:t>
      </w:r>
      <w:r w:rsidRPr="00560E1D">
        <w:rPr>
          <w:noProof/>
        </w:rPr>
        <w:tab/>
        <w:t xml:space="preserve">R. Mayor, M. Reuber, S. Howlett, and R. Grünewald, "Long- term outcome of brief augmented psychodynamic interpersonal therapy for psychogenic nonepileptic seizures: Seizure control and health care utilization," </w:t>
      </w:r>
      <w:r w:rsidRPr="00560E1D">
        <w:rPr>
          <w:i/>
          <w:noProof/>
        </w:rPr>
        <w:t xml:space="preserve">Epilepsia, </w:t>
      </w:r>
      <w:r w:rsidRPr="00560E1D">
        <w:rPr>
          <w:noProof/>
        </w:rPr>
        <w:t>vol. 51, no. 7, pp. 1169-1176, 2010, doi: 10.1111/j.1528-1167.2010.02656.x.</w:t>
      </w:r>
    </w:p>
    <w:p w14:paraId="7F44073A" w14:textId="77777777" w:rsidR="00560E1D" w:rsidRPr="00560E1D" w:rsidRDefault="00560E1D" w:rsidP="00560E1D">
      <w:pPr>
        <w:pStyle w:val="EndNoteBibliography"/>
        <w:spacing w:after="0"/>
        <w:ind w:left="720" w:hanging="720"/>
        <w:rPr>
          <w:noProof/>
        </w:rPr>
      </w:pPr>
      <w:r w:rsidRPr="00560E1D">
        <w:rPr>
          <w:noProof/>
        </w:rPr>
        <w:t>[57]</w:t>
      </w:r>
      <w:r w:rsidRPr="00560E1D">
        <w:rPr>
          <w:noProof/>
        </w:rPr>
        <w:tab/>
        <w:t>R. Mayor</w:t>
      </w:r>
      <w:r w:rsidRPr="00560E1D">
        <w:rPr>
          <w:i/>
          <w:noProof/>
        </w:rPr>
        <w:t xml:space="preserve"> et al.</w:t>
      </w:r>
      <w:r w:rsidRPr="00560E1D">
        <w:rPr>
          <w:noProof/>
        </w:rPr>
        <w:t xml:space="preserve">, "A feasibility study of a brief psycho- educational intervention for psychogenic nonepileptic seizures," </w:t>
      </w:r>
      <w:r w:rsidRPr="00560E1D">
        <w:rPr>
          <w:i/>
          <w:noProof/>
        </w:rPr>
        <w:t xml:space="preserve">Seizure, </w:t>
      </w:r>
      <w:r w:rsidRPr="00560E1D">
        <w:rPr>
          <w:noProof/>
        </w:rPr>
        <w:t>vol. 22, no. 9, pp. 760-5, 2013, doi: 10.1016/j.seizure.2013.06.008.</w:t>
      </w:r>
    </w:p>
    <w:p w14:paraId="09B07126" w14:textId="77777777" w:rsidR="00560E1D" w:rsidRPr="00560E1D" w:rsidRDefault="00560E1D" w:rsidP="00560E1D">
      <w:pPr>
        <w:pStyle w:val="EndNoteBibliography"/>
        <w:spacing w:after="0"/>
        <w:ind w:left="720" w:hanging="720"/>
        <w:rPr>
          <w:noProof/>
        </w:rPr>
      </w:pPr>
      <w:r w:rsidRPr="00560E1D">
        <w:rPr>
          <w:noProof/>
        </w:rPr>
        <w:t>[58]</w:t>
      </w:r>
      <w:r w:rsidRPr="00560E1D">
        <w:rPr>
          <w:noProof/>
        </w:rPr>
        <w:tab/>
        <w:t xml:space="preserve">G. McDade and S. W. Brown, "Non-epileptic seizures: management and predictive factors of outcome," </w:t>
      </w:r>
      <w:r w:rsidRPr="00560E1D">
        <w:rPr>
          <w:i/>
          <w:noProof/>
        </w:rPr>
        <w:t xml:space="preserve">Seizure, </w:t>
      </w:r>
      <w:r w:rsidRPr="00560E1D">
        <w:rPr>
          <w:noProof/>
        </w:rPr>
        <w:t>vol. 1, no. 1, pp. 7-10, 1992-Mar 1992, doi: 10.1016/1059-1311(92)90047-5.</w:t>
      </w:r>
    </w:p>
    <w:p w14:paraId="429799CF" w14:textId="66760DE2" w:rsidR="00560E1D" w:rsidRPr="00560E1D" w:rsidRDefault="00560E1D" w:rsidP="00560E1D">
      <w:pPr>
        <w:pStyle w:val="EndNoteBibliography"/>
        <w:spacing w:after="0"/>
        <w:ind w:left="720" w:hanging="720"/>
        <w:rPr>
          <w:noProof/>
        </w:rPr>
      </w:pPr>
      <w:r w:rsidRPr="00560E1D">
        <w:rPr>
          <w:noProof/>
        </w:rPr>
        <w:t>[59]</w:t>
      </w:r>
      <w:r w:rsidRPr="00560E1D">
        <w:rPr>
          <w:noProof/>
        </w:rPr>
        <w:tab/>
        <w:t xml:space="preserve">S. Z. Metin, M. Ozmen, B. Metin, S. Talasman, S. N. Yeni, and C. Ozkara, "Treatment with group psychotherapy for chronic psychogenic nonepileptic seizures," </w:t>
      </w:r>
      <w:r w:rsidRPr="00560E1D">
        <w:rPr>
          <w:i/>
          <w:noProof/>
        </w:rPr>
        <w:t xml:space="preserve">Epilepsy &amp; Behavior, </w:t>
      </w:r>
      <w:r w:rsidRPr="00560E1D">
        <w:rPr>
          <w:noProof/>
        </w:rPr>
        <w:t xml:space="preserve">Group &amp; Family Therapy 3313 vol. 28, no. 1, pp. 91-94, 2013, doi: </w:t>
      </w:r>
      <w:hyperlink r:id="rId34" w:history="1">
        <w:r w:rsidRPr="00560E1D">
          <w:rPr>
            <w:rStyle w:val="Hyperlink"/>
            <w:noProof/>
          </w:rPr>
          <w:t>http://dx.doi.org/10.1016/j.yebeh.2013.03.023</w:t>
        </w:r>
      </w:hyperlink>
      <w:r w:rsidRPr="00560E1D">
        <w:rPr>
          <w:noProof/>
        </w:rPr>
        <w:t>.</w:t>
      </w:r>
    </w:p>
    <w:p w14:paraId="43FD9B09" w14:textId="77777777" w:rsidR="00560E1D" w:rsidRPr="00560E1D" w:rsidRDefault="00560E1D" w:rsidP="00560E1D">
      <w:pPr>
        <w:pStyle w:val="EndNoteBibliography"/>
        <w:spacing w:after="0"/>
        <w:ind w:left="720" w:hanging="720"/>
        <w:rPr>
          <w:noProof/>
        </w:rPr>
      </w:pPr>
      <w:r w:rsidRPr="00560E1D">
        <w:rPr>
          <w:noProof/>
        </w:rPr>
        <w:t>[60]</w:t>
      </w:r>
      <w:r w:rsidRPr="00560E1D">
        <w:rPr>
          <w:noProof/>
        </w:rPr>
        <w:tab/>
        <w:t xml:space="preserve">L. Myers, U. Vaidya-Mathur, and M. Lancman, "Prolonged exposure therapy for the treatment of patients diagnosed with psychogenic non-epileptic seizures (PNES) and post-traumatic stress disorder (PTSD)," </w:t>
      </w:r>
      <w:r w:rsidRPr="00560E1D">
        <w:rPr>
          <w:i/>
          <w:noProof/>
        </w:rPr>
        <w:t xml:space="preserve">Epilepsy Behav, </w:t>
      </w:r>
      <w:r w:rsidRPr="00560E1D">
        <w:rPr>
          <w:noProof/>
        </w:rPr>
        <w:t>vol. 66, pp. 86-92, 2017, doi: 10.1016/j.yebeh.2016.10.019.</w:t>
      </w:r>
    </w:p>
    <w:p w14:paraId="4D1720D1" w14:textId="77777777" w:rsidR="00560E1D" w:rsidRPr="00560E1D" w:rsidRDefault="00560E1D" w:rsidP="00560E1D">
      <w:pPr>
        <w:pStyle w:val="EndNoteBibliography"/>
        <w:spacing w:after="0"/>
        <w:ind w:left="720" w:hanging="720"/>
        <w:rPr>
          <w:noProof/>
        </w:rPr>
      </w:pPr>
      <w:r w:rsidRPr="00560E1D">
        <w:rPr>
          <w:noProof/>
        </w:rPr>
        <w:t>[61]</w:t>
      </w:r>
      <w:r w:rsidRPr="00560E1D">
        <w:rPr>
          <w:noProof/>
        </w:rPr>
        <w:tab/>
        <w:t xml:space="preserve">M. D. Rusch, G. L. Morris, L. Allen, and L. Lathrop, "Psychological Treatment of Nonepileptic Events," </w:t>
      </w:r>
      <w:r w:rsidRPr="00560E1D">
        <w:rPr>
          <w:i/>
          <w:noProof/>
        </w:rPr>
        <w:t xml:space="preserve">Epilepsy &amp; Behavior, </w:t>
      </w:r>
      <w:r w:rsidRPr="00560E1D">
        <w:rPr>
          <w:noProof/>
        </w:rPr>
        <w:t>Article vol. 2, no. 3, pp. 277-283, Jun 2001, doi: 10.1006/ebeh.2001.0180.</w:t>
      </w:r>
    </w:p>
    <w:p w14:paraId="6AE24647" w14:textId="4DDCCFB6" w:rsidR="00560E1D" w:rsidRPr="00560E1D" w:rsidRDefault="00560E1D" w:rsidP="00560E1D">
      <w:pPr>
        <w:pStyle w:val="EndNoteBibliography"/>
        <w:spacing w:after="0"/>
        <w:ind w:left="720" w:hanging="720"/>
        <w:rPr>
          <w:noProof/>
        </w:rPr>
      </w:pPr>
      <w:r w:rsidRPr="00560E1D">
        <w:rPr>
          <w:noProof/>
        </w:rPr>
        <w:t>[62]</w:t>
      </w:r>
      <w:r w:rsidRPr="00560E1D">
        <w:rPr>
          <w:noProof/>
        </w:rPr>
        <w:tab/>
        <w:t>N. Santiago-Trevino</w:t>
      </w:r>
      <w:r w:rsidRPr="00560E1D">
        <w:rPr>
          <w:i/>
          <w:noProof/>
        </w:rPr>
        <w:t xml:space="preserve"> et al.</w:t>
      </w:r>
      <w:r w:rsidRPr="00560E1D">
        <w:rPr>
          <w:noProof/>
        </w:rPr>
        <w:t xml:space="preserve">, "The Effect of Therapy Psychodynamic and Cognitive Behavioral Therapy on Quality of Life in Patients with PNES. ," </w:t>
      </w:r>
      <w:r w:rsidRPr="00560E1D">
        <w:rPr>
          <w:i/>
          <w:noProof/>
        </w:rPr>
        <w:t xml:space="preserve">Journal of Psychology &amp; Psychotherapy, </w:t>
      </w:r>
      <w:r w:rsidRPr="00560E1D">
        <w:rPr>
          <w:noProof/>
        </w:rPr>
        <w:t xml:space="preserve">vol. 7, no. 4, p. 1000310, 2017, doi: </w:t>
      </w:r>
      <w:hyperlink r:id="rId35" w:history="1">
        <w:r w:rsidRPr="00560E1D">
          <w:rPr>
            <w:rStyle w:val="Hyperlink"/>
            <w:noProof/>
          </w:rPr>
          <w:t>https://doi.org/10.4172/2161-0487.1000310</w:t>
        </w:r>
      </w:hyperlink>
      <w:r w:rsidRPr="00560E1D">
        <w:rPr>
          <w:noProof/>
        </w:rPr>
        <w:t>.</w:t>
      </w:r>
    </w:p>
    <w:p w14:paraId="107032B6" w14:textId="77777777" w:rsidR="00560E1D" w:rsidRPr="00560E1D" w:rsidRDefault="00560E1D" w:rsidP="00560E1D">
      <w:pPr>
        <w:pStyle w:val="EndNoteBibliography"/>
        <w:spacing w:after="0"/>
        <w:ind w:left="720" w:hanging="720"/>
        <w:rPr>
          <w:noProof/>
        </w:rPr>
      </w:pPr>
      <w:r w:rsidRPr="00560E1D">
        <w:rPr>
          <w:noProof/>
        </w:rPr>
        <w:t>[63]</w:t>
      </w:r>
      <w:r w:rsidRPr="00560E1D">
        <w:rPr>
          <w:noProof/>
        </w:rPr>
        <w:tab/>
        <w:t xml:space="preserve">N. d. O. Santos, G. R. Guerra Benute, A. Santiag, P. E. Marchiori, and M. C. Souza de Lucia, "Psychogenic non-epileptic seizures and psychoanalytical treatment: results," </w:t>
      </w:r>
      <w:r w:rsidRPr="00560E1D">
        <w:rPr>
          <w:i/>
          <w:noProof/>
        </w:rPr>
        <w:t xml:space="preserve">Revista Da Associacao Medica Brasileira, </w:t>
      </w:r>
      <w:r w:rsidRPr="00560E1D">
        <w:rPr>
          <w:noProof/>
        </w:rPr>
        <w:t>Article vol. 60, no. 6, pp. 577-584, Nov-Dec 2014, doi: 10.1590/1806-9282.60.06.018.</w:t>
      </w:r>
    </w:p>
    <w:p w14:paraId="2C358AF2" w14:textId="77777777" w:rsidR="00560E1D" w:rsidRPr="00560E1D" w:rsidRDefault="00560E1D" w:rsidP="00560E1D">
      <w:pPr>
        <w:pStyle w:val="EndNoteBibliography"/>
        <w:spacing w:after="0"/>
        <w:ind w:left="720" w:hanging="720"/>
        <w:rPr>
          <w:noProof/>
        </w:rPr>
      </w:pPr>
      <w:r w:rsidRPr="00560E1D">
        <w:rPr>
          <w:noProof/>
        </w:rPr>
        <w:t>[64]</w:t>
      </w:r>
      <w:r w:rsidRPr="00560E1D">
        <w:rPr>
          <w:noProof/>
        </w:rPr>
        <w:tab/>
        <w:t>M. Sarudiansky</w:t>
      </w:r>
      <w:r w:rsidRPr="00560E1D">
        <w:rPr>
          <w:i/>
          <w:noProof/>
        </w:rPr>
        <w:t xml:space="preserve"> et al.</w:t>
      </w:r>
      <w:r w:rsidRPr="00560E1D">
        <w:rPr>
          <w:noProof/>
        </w:rPr>
        <w:t xml:space="preserve">, "Report on a psychoeducational intervention for psychogenic non-epileptic seizures in Argentina," </w:t>
      </w:r>
      <w:r w:rsidRPr="00560E1D">
        <w:rPr>
          <w:i/>
          <w:noProof/>
        </w:rPr>
        <w:t xml:space="preserve">Seizure-European Journal of Epilepsy, </w:t>
      </w:r>
      <w:r w:rsidRPr="00560E1D">
        <w:rPr>
          <w:noProof/>
        </w:rPr>
        <w:t>Article vol. 80, pp. 270-277, Aug 2020, doi: 10.1016/j.seizure.2020.04.008.</w:t>
      </w:r>
    </w:p>
    <w:p w14:paraId="0E82F7D9" w14:textId="77777777" w:rsidR="00560E1D" w:rsidRPr="00560E1D" w:rsidRDefault="00560E1D" w:rsidP="00560E1D">
      <w:pPr>
        <w:pStyle w:val="EndNoteBibliography"/>
        <w:spacing w:after="0"/>
        <w:ind w:left="720" w:hanging="720"/>
        <w:rPr>
          <w:noProof/>
        </w:rPr>
      </w:pPr>
      <w:r w:rsidRPr="00560E1D">
        <w:rPr>
          <w:noProof/>
        </w:rPr>
        <w:t>[65]</w:t>
      </w:r>
      <w:r w:rsidRPr="00560E1D">
        <w:rPr>
          <w:noProof/>
        </w:rPr>
        <w:tab/>
        <w:t>P. Senf-Beckenbach</w:t>
      </w:r>
      <w:r w:rsidRPr="00560E1D">
        <w:rPr>
          <w:i/>
          <w:noProof/>
        </w:rPr>
        <w:t xml:space="preserve"> et al.</w:t>
      </w:r>
      <w:r w:rsidRPr="00560E1D">
        <w:rPr>
          <w:noProof/>
        </w:rPr>
        <w:t xml:space="preserve">, "Evaluation of a new body-focused group therapy versus a guided self-help group program for adults with psychogenic non-epileptic seizures (PNES): a pilot randomized controlled feasibility study," </w:t>
      </w:r>
      <w:r w:rsidRPr="00560E1D">
        <w:rPr>
          <w:i/>
          <w:noProof/>
        </w:rPr>
        <w:t xml:space="preserve">J Neurol, </w:t>
      </w:r>
      <w:r w:rsidRPr="00560E1D">
        <w:rPr>
          <w:noProof/>
        </w:rPr>
        <w:t>vol. 269, no. 1, pp. 427-436, 2022, doi: 10.1007/s00415-021-10652-0.</w:t>
      </w:r>
    </w:p>
    <w:p w14:paraId="0C535AF0" w14:textId="77777777" w:rsidR="00560E1D" w:rsidRPr="00560E1D" w:rsidRDefault="00560E1D" w:rsidP="00560E1D">
      <w:pPr>
        <w:pStyle w:val="EndNoteBibliography"/>
        <w:spacing w:after="0"/>
        <w:ind w:left="720" w:hanging="720"/>
        <w:rPr>
          <w:noProof/>
        </w:rPr>
      </w:pPr>
      <w:r w:rsidRPr="00560E1D">
        <w:rPr>
          <w:noProof/>
        </w:rPr>
        <w:t>[66]</w:t>
      </w:r>
      <w:r w:rsidRPr="00560E1D">
        <w:rPr>
          <w:noProof/>
        </w:rPr>
        <w:tab/>
        <w:t xml:space="preserve">N. A. Streltzov, M. T. Mazanec, S. S. Schmidt, B. C. Jobst, N. J. Thompson, and L. M. Schommer, "A pilot study assessing the feasibility and acceptability of Project UPLIFT adapted for patients with psychogenic nonepileptic seizures," </w:t>
      </w:r>
      <w:r w:rsidRPr="00560E1D">
        <w:rPr>
          <w:i/>
          <w:noProof/>
        </w:rPr>
        <w:t xml:space="preserve">Epilepsy &amp; Behavior, </w:t>
      </w:r>
      <w:r w:rsidRPr="00560E1D">
        <w:rPr>
          <w:noProof/>
        </w:rPr>
        <w:t>Article vol. 127, Feb 2022, Art no. 108525, doi: 10.1016/j.yebeh.2021.108525.</w:t>
      </w:r>
    </w:p>
    <w:p w14:paraId="4DEFED88" w14:textId="77777777" w:rsidR="00560E1D" w:rsidRPr="00560E1D" w:rsidRDefault="00560E1D" w:rsidP="00560E1D">
      <w:pPr>
        <w:pStyle w:val="EndNoteBibliography"/>
        <w:spacing w:after="0"/>
        <w:ind w:left="720" w:hanging="720"/>
        <w:rPr>
          <w:noProof/>
        </w:rPr>
      </w:pPr>
      <w:r w:rsidRPr="00560E1D">
        <w:rPr>
          <w:noProof/>
        </w:rPr>
        <w:t>[67]</w:t>
      </w:r>
      <w:r w:rsidRPr="00560E1D">
        <w:rPr>
          <w:noProof/>
        </w:rPr>
        <w:tab/>
        <w:t xml:space="preserve">N. Thompson, L. Connelly, J. Peltzer, W. J. Nowack, E. Hamera, and E. E. Hunter, "Psychogenic Nonepileptic Seizures: A Pilot Study of a Brief Educational Intervention," </w:t>
      </w:r>
      <w:r w:rsidRPr="00560E1D">
        <w:rPr>
          <w:i/>
          <w:noProof/>
        </w:rPr>
        <w:t xml:space="preserve">Perspectives in Psychiatric Care, </w:t>
      </w:r>
      <w:r w:rsidRPr="00560E1D">
        <w:rPr>
          <w:noProof/>
        </w:rPr>
        <w:t>Article vol. 49, no. 2, pp. 78-83, Apr 2013, doi: 10.1111/j.1744-6163.2012.00353.x.</w:t>
      </w:r>
    </w:p>
    <w:p w14:paraId="0288422E" w14:textId="77777777" w:rsidR="00560E1D" w:rsidRPr="00560E1D" w:rsidRDefault="00560E1D" w:rsidP="00560E1D">
      <w:pPr>
        <w:pStyle w:val="EndNoteBibliography"/>
        <w:spacing w:after="0"/>
        <w:ind w:left="720" w:hanging="720"/>
        <w:rPr>
          <w:noProof/>
        </w:rPr>
      </w:pPr>
      <w:r w:rsidRPr="00560E1D">
        <w:rPr>
          <w:noProof/>
        </w:rPr>
        <w:lastRenderedPageBreak/>
        <w:t>[68]</w:t>
      </w:r>
      <w:r w:rsidRPr="00560E1D">
        <w:rPr>
          <w:noProof/>
        </w:rPr>
        <w:tab/>
        <w:t xml:space="preserve">B. B. S. Tilahun, N. R. Thompson, L. R. Sankary, F. Laryea, C. M. Trunick, and L. E. Jehi, "Outcomes in the treatment of psychogenic nonepileptic seizures (PNES) with CBTip: Response in seizure frequency, depression, anxiety, and quality of life," </w:t>
      </w:r>
      <w:r w:rsidRPr="00560E1D">
        <w:rPr>
          <w:i/>
          <w:noProof/>
        </w:rPr>
        <w:t xml:space="preserve">Epilepsy &amp; behavior, </w:t>
      </w:r>
      <w:r w:rsidRPr="00560E1D">
        <w:rPr>
          <w:noProof/>
        </w:rPr>
        <w:t>vol. 123, pp. 108277-108277, 2021, doi: 10.1016/j.yebeh.2021.108277.</w:t>
      </w:r>
    </w:p>
    <w:p w14:paraId="2E60E2A3" w14:textId="77777777" w:rsidR="00560E1D" w:rsidRPr="00560E1D" w:rsidRDefault="00560E1D" w:rsidP="00560E1D">
      <w:pPr>
        <w:pStyle w:val="EndNoteBibliography"/>
        <w:spacing w:after="0"/>
        <w:ind w:left="720" w:hanging="720"/>
        <w:rPr>
          <w:noProof/>
        </w:rPr>
      </w:pPr>
      <w:r w:rsidRPr="00560E1D">
        <w:rPr>
          <w:noProof/>
        </w:rPr>
        <w:t>[69]</w:t>
      </w:r>
      <w:r w:rsidRPr="00560E1D">
        <w:rPr>
          <w:noProof/>
        </w:rPr>
        <w:tab/>
        <w:t>B. Tolchin</w:t>
      </w:r>
      <w:r w:rsidRPr="00560E1D">
        <w:rPr>
          <w:i/>
          <w:noProof/>
        </w:rPr>
        <w:t xml:space="preserve"> et al.</w:t>
      </w:r>
      <w:r w:rsidRPr="00560E1D">
        <w:rPr>
          <w:noProof/>
        </w:rPr>
        <w:t xml:space="preserve">, "Randomized controlled trial of motivational interviewing for psychogenic nonepileptic seizures," </w:t>
      </w:r>
      <w:r w:rsidRPr="00560E1D">
        <w:rPr>
          <w:i/>
          <w:noProof/>
        </w:rPr>
        <w:t xml:space="preserve">Epilepsia, </w:t>
      </w:r>
      <w:r w:rsidRPr="00560E1D">
        <w:rPr>
          <w:noProof/>
        </w:rPr>
        <w:t>vol. 60, no. 5, pp. 986-995, 2019, doi: 10.1111/epi.14728.</w:t>
      </w:r>
    </w:p>
    <w:p w14:paraId="0EB0E51E" w14:textId="77777777" w:rsidR="00560E1D" w:rsidRPr="00560E1D" w:rsidRDefault="00560E1D" w:rsidP="00560E1D">
      <w:pPr>
        <w:pStyle w:val="EndNoteBibliography"/>
        <w:spacing w:after="0"/>
        <w:ind w:left="720" w:hanging="720"/>
        <w:rPr>
          <w:noProof/>
        </w:rPr>
      </w:pPr>
      <w:r w:rsidRPr="00560E1D">
        <w:rPr>
          <w:noProof/>
        </w:rPr>
        <w:t>[70]</w:t>
      </w:r>
      <w:r w:rsidRPr="00560E1D">
        <w:rPr>
          <w:noProof/>
        </w:rPr>
        <w:tab/>
        <w:t xml:space="preserve">H. Wiseman, S. Mousa, S. Howlett, and M. Reuber, "A multicenter evaluation of a brief manualized psychoeducation intervention for psychogenic nonepileptic seizures delivered by health professionals with limited experience in psychological treatment," </w:t>
      </w:r>
      <w:r w:rsidRPr="00560E1D">
        <w:rPr>
          <w:i/>
          <w:noProof/>
        </w:rPr>
        <w:t xml:space="preserve">Epilepsy &amp; Behavior, </w:t>
      </w:r>
      <w:r w:rsidRPr="00560E1D">
        <w:rPr>
          <w:noProof/>
        </w:rPr>
        <w:t>vol. 63, pp. 50-56, 2016, doi: 10.1016/j.yebeh.2016.07.033.</w:t>
      </w:r>
    </w:p>
    <w:p w14:paraId="7F7559A7" w14:textId="77777777" w:rsidR="00560E1D" w:rsidRPr="00560E1D" w:rsidRDefault="00560E1D" w:rsidP="00560E1D">
      <w:pPr>
        <w:pStyle w:val="EndNoteBibliography"/>
        <w:spacing w:after="0"/>
        <w:ind w:left="720" w:hanging="720"/>
        <w:rPr>
          <w:noProof/>
        </w:rPr>
      </w:pPr>
      <w:r w:rsidRPr="00560E1D">
        <w:rPr>
          <w:noProof/>
        </w:rPr>
        <w:t>[71]</w:t>
      </w:r>
      <w:r w:rsidRPr="00560E1D">
        <w:rPr>
          <w:noProof/>
        </w:rPr>
        <w:tab/>
        <w:t xml:space="preserve">C. M. Zaroff, L. Myers, W. B. Barr, D. Luciano, and O. Devinsky, "Group psychoeducation as treatment for psychological nonepileptic seizures," </w:t>
      </w:r>
      <w:r w:rsidRPr="00560E1D">
        <w:rPr>
          <w:i/>
          <w:noProof/>
        </w:rPr>
        <w:t xml:space="preserve">Epilepsy and Behavior, </w:t>
      </w:r>
      <w:r w:rsidRPr="00560E1D">
        <w:rPr>
          <w:noProof/>
        </w:rPr>
        <w:t>vol. 5, no. 4, pp. 587-592, 2004, doi: 10.1016/j.yebeh.2004.03.005.</w:t>
      </w:r>
    </w:p>
    <w:p w14:paraId="025BFEB4" w14:textId="77777777" w:rsidR="00560E1D" w:rsidRPr="00560E1D" w:rsidRDefault="00560E1D" w:rsidP="00560E1D">
      <w:pPr>
        <w:pStyle w:val="EndNoteBibliography"/>
        <w:spacing w:after="0"/>
        <w:ind w:left="720" w:hanging="720"/>
        <w:rPr>
          <w:noProof/>
        </w:rPr>
      </w:pPr>
      <w:r w:rsidRPr="00560E1D">
        <w:rPr>
          <w:noProof/>
        </w:rPr>
        <w:t>[72]</w:t>
      </w:r>
      <w:r w:rsidRPr="00560E1D">
        <w:rPr>
          <w:noProof/>
        </w:rPr>
        <w:tab/>
        <w:t>V. Cianci</w:t>
      </w:r>
      <w:r w:rsidRPr="00560E1D">
        <w:rPr>
          <w:i/>
          <w:noProof/>
        </w:rPr>
        <w:t xml:space="preserve"> et al.</w:t>
      </w:r>
      <w:r w:rsidRPr="00560E1D">
        <w:rPr>
          <w:noProof/>
        </w:rPr>
        <w:t xml:space="preserve">, "Rating scale for psychogenic nonepileptic seizures: Scale development and clinimetric testing," </w:t>
      </w:r>
      <w:r w:rsidRPr="00560E1D">
        <w:rPr>
          <w:i/>
          <w:noProof/>
        </w:rPr>
        <w:t xml:space="preserve">Epilepsy Behav, </w:t>
      </w:r>
      <w:r w:rsidRPr="00560E1D">
        <w:rPr>
          <w:noProof/>
        </w:rPr>
        <w:t>vol. 21, no. 2, pp. 128-131, 2011, doi: 10.1016/j.yebeh.2011.03.025.</w:t>
      </w:r>
    </w:p>
    <w:p w14:paraId="22F13F8C" w14:textId="77777777" w:rsidR="00560E1D" w:rsidRPr="00560E1D" w:rsidRDefault="00560E1D" w:rsidP="00560E1D">
      <w:pPr>
        <w:pStyle w:val="EndNoteBibliography"/>
        <w:spacing w:after="0"/>
        <w:ind w:left="720" w:hanging="720"/>
        <w:rPr>
          <w:noProof/>
        </w:rPr>
      </w:pPr>
      <w:r w:rsidRPr="00560E1D">
        <w:rPr>
          <w:noProof/>
        </w:rPr>
        <w:t>[73]</w:t>
      </w:r>
      <w:r w:rsidRPr="00560E1D">
        <w:rPr>
          <w:noProof/>
        </w:rPr>
        <w:tab/>
        <w:t xml:space="preserve">G. A. Baker, D. F. Smith, A. Jacoby, J. A. Hayes, and D. W. Chadwick, "Liverpool Seizure Severity Scale revisited," </w:t>
      </w:r>
      <w:r w:rsidRPr="00560E1D">
        <w:rPr>
          <w:i/>
          <w:noProof/>
        </w:rPr>
        <w:t xml:space="preserve">Seizure, </w:t>
      </w:r>
      <w:r w:rsidRPr="00560E1D">
        <w:rPr>
          <w:noProof/>
        </w:rPr>
        <w:t>vol. 7, no. 3, pp. 201-205, 1998.</w:t>
      </w:r>
    </w:p>
    <w:p w14:paraId="64EDF096" w14:textId="77777777" w:rsidR="00560E1D" w:rsidRPr="00560E1D" w:rsidRDefault="00560E1D" w:rsidP="00560E1D">
      <w:pPr>
        <w:pStyle w:val="EndNoteBibliography"/>
        <w:ind w:left="720" w:hanging="720"/>
        <w:rPr>
          <w:noProof/>
        </w:rPr>
      </w:pPr>
      <w:r w:rsidRPr="00560E1D">
        <w:rPr>
          <w:noProof/>
        </w:rPr>
        <w:t>[74]</w:t>
      </w:r>
      <w:r w:rsidRPr="00560E1D">
        <w:rPr>
          <w:noProof/>
        </w:rPr>
        <w:tab/>
        <w:t xml:space="preserve">G. H. Rawlings and M. Reuber, "What patients say about living with psychogenic nonepileptic seizures: A systematic synthesis of qualitative studies," </w:t>
      </w:r>
      <w:r w:rsidRPr="00560E1D">
        <w:rPr>
          <w:i/>
          <w:noProof/>
        </w:rPr>
        <w:t xml:space="preserve">Seizure: European Journal of Epilepsy, </w:t>
      </w:r>
      <w:r w:rsidRPr="00560E1D">
        <w:rPr>
          <w:noProof/>
        </w:rPr>
        <w:t>vol. 41, pp. 100-111, 2016, doi: 10.1016/j.seizure.2016.07.014.</w:t>
      </w:r>
    </w:p>
    <w:p w14:paraId="4AB43C90" w14:textId="0783C374" w:rsidR="00023546" w:rsidRPr="007B38F1" w:rsidRDefault="005D7831" w:rsidP="00C5034C">
      <w:pPr>
        <w:pStyle w:val="BodyText2"/>
        <w:rPr>
          <w:rFonts w:ascii="Times New Roman" w:hAnsi="Times New Roman" w:cs="Times New Roman"/>
          <w:b/>
          <w:bCs/>
        </w:rPr>
      </w:pPr>
      <w:r>
        <w:rPr>
          <w:rFonts w:ascii="Times New Roman" w:hAnsi="Times New Roman" w:cs="Times New Roman"/>
          <w:b/>
          <w:bCs/>
        </w:rPr>
        <w:fldChar w:fldCharType="end"/>
      </w:r>
    </w:p>
    <w:sectPr w:rsidR="00023546" w:rsidRPr="007B38F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Gaskell" w:date="2023-10-18T18:01:00Z" w:initials="CG">
    <w:p w14:paraId="43053ADC" w14:textId="77777777" w:rsidR="00E069B1" w:rsidRDefault="00597BD4" w:rsidP="006C6F2E">
      <w:r>
        <w:rPr>
          <w:rStyle w:val="CommentReference"/>
        </w:rPr>
        <w:annotationRef/>
      </w:r>
      <w:r w:rsidR="00E069B1">
        <w:rPr>
          <w:rFonts w:asciiTheme="minorHAnsi" w:eastAsiaTheme="minorHAnsi" w:hAnsiTheme="minorHAnsi" w:cstheme="minorBidi"/>
          <w:sz w:val="20"/>
          <w:szCs w:val="20"/>
          <w:lang w:eastAsia="en-US"/>
        </w:rPr>
        <w:t>I wonder if we drop the word ‘proportional’ as we also have two metas that aren’t (mean and median)</w:t>
      </w:r>
    </w:p>
  </w:comment>
  <w:comment w:id="1" w:author="Chris Gaskell" w:date="2023-10-18T18:02:00Z" w:initials="CG">
    <w:p w14:paraId="0997E03F" w14:textId="77777777" w:rsidR="004959E7" w:rsidRDefault="00F0292B" w:rsidP="00253875">
      <w:r>
        <w:rPr>
          <w:rStyle w:val="CommentReference"/>
        </w:rPr>
        <w:annotationRef/>
      </w:r>
      <w:r w:rsidR="004959E7">
        <w:rPr>
          <w:rFonts w:asciiTheme="minorHAnsi" w:eastAsiaTheme="minorHAnsi" w:hAnsiTheme="minorHAnsi" w:cstheme="minorBidi"/>
          <w:sz w:val="20"/>
          <w:szCs w:val="20"/>
          <w:lang w:eastAsia="en-US"/>
        </w:rPr>
        <w:t xml:space="preserve">Is it correct grammar to have the space between the forward slash and the adjacent words? </w:t>
      </w:r>
      <w:r w:rsidR="004959E7">
        <w:rPr>
          <w:rFonts w:asciiTheme="minorHAnsi" w:eastAsiaTheme="minorHAnsi" w:hAnsiTheme="minorHAnsi" w:cstheme="minorBidi"/>
          <w:sz w:val="20"/>
          <w:szCs w:val="20"/>
          <w:lang w:eastAsia="en-US"/>
        </w:rPr>
        <w:cr/>
        <w:t>I wouldn’t usually care but as it has an impact on word count it might be worth checking.</w:t>
      </w:r>
    </w:p>
  </w:comment>
  <w:comment w:id="76" w:author="Rawlings, Gregg" w:date="2023-10-17T16:21:00Z" w:initials="GR">
    <w:p w14:paraId="729F8B5D" w14:textId="710AA5D0" w:rsidR="00B415C4" w:rsidRDefault="00B415C4" w:rsidP="00B36669">
      <w:r>
        <w:rPr>
          <w:rStyle w:val="CommentReference"/>
        </w:rPr>
        <w:annotationRef/>
      </w:r>
      <w:r>
        <w:rPr>
          <w:rFonts w:asciiTheme="minorHAnsi" w:eastAsiaTheme="minorHAnsi" w:hAnsiTheme="minorHAnsi" w:cstheme="minorBidi"/>
          <w:color w:val="000000"/>
          <w:sz w:val="20"/>
          <w:szCs w:val="20"/>
          <w:lang w:eastAsia="en-US"/>
        </w:rPr>
        <w:t xml:space="preserve">Please cut 89 words from this section. </w:t>
      </w:r>
    </w:p>
  </w:comment>
  <w:comment w:id="77" w:author="Chris Gaskell" w:date="2023-10-21T09:49:00Z" w:initials="CG">
    <w:p w14:paraId="6199D1A8" w14:textId="77777777" w:rsidR="001D13CC" w:rsidRDefault="001D13CC" w:rsidP="00332B99">
      <w:r>
        <w:rPr>
          <w:rStyle w:val="CommentReference"/>
        </w:rPr>
        <w:annotationRef/>
      </w:r>
      <w:r>
        <w:rPr>
          <w:rFonts w:asciiTheme="minorHAnsi" w:eastAsiaTheme="minorHAnsi" w:hAnsiTheme="minorHAnsi" w:cstheme="minorBidi"/>
          <w:color w:val="000000"/>
          <w:sz w:val="20"/>
          <w:szCs w:val="20"/>
          <w:lang w:eastAsia="en-US"/>
        </w:rPr>
        <w:t>I think I have - although I can’t work out your proecadure to word count estimation. Please let me know if we are above count as I can likely find other things to cut.</w:t>
      </w:r>
    </w:p>
  </w:comment>
  <w:comment w:id="111" w:author="Melanie Simmonds-Buckley" w:date="2023-07-26T15:28:00Z" w:initials="MSB">
    <w:p w14:paraId="2BE417E1" w14:textId="58F94BC7" w:rsidR="002030E2" w:rsidRDefault="002030E2" w:rsidP="00160D4F">
      <w:pPr>
        <w:pStyle w:val="CommentText"/>
      </w:pPr>
      <w:r>
        <w:rPr>
          <w:rStyle w:val="CommentReference"/>
        </w:rPr>
        <w:annotationRef/>
      </w:r>
      <w:r>
        <w:t xml:space="preserve">Instead of 'traditional meta-analysis' I would say which estimator was used to weight studies (e.g., </w:t>
      </w:r>
      <w:r>
        <w:rPr>
          <w:color w:val="202124"/>
          <w:highlight w:val="white"/>
        </w:rPr>
        <w:t>DerSimonian and Laird inverse variance</w:t>
      </w:r>
      <w:r>
        <w:t xml:space="preserve"> )</w:t>
      </w:r>
    </w:p>
  </w:comment>
  <w:comment w:id="124" w:author="Chris Gaskell" w:date="2023-10-19T18:45:00Z" w:initials="CG">
    <w:p w14:paraId="07CD9352" w14:textId="77777777" w:rsidR="0059516C" w:rsidRDefault="0059516C" w:rsidP="00880706">
      <w:r>
        <w:rPr>
          <w:rStyle w:val="CommentReference"/>
        </w:rPr>
        <w:annotationRef/>
      </w:r>
      <w:r>
        <w:rPr>
          <w:rFonts w:asciiTheme="minorHAnsi" w:eastAsiaTheme="minorHAnsi" w:hAnsiTheme="minorHAnsi" w:cstheme="minorBidi"/>
          <w:color w:val="000000"/>
          <w:sz w:val="20"/>
          <w:szCs w:val="20"/>
          <w:lang w:eastAsia="en-US"/>
        </w:rPr>
        <w:t xml:space="preserve">The citation for this is </w:t>
      </w:r>
      <w:r>
        <w:rPr>
          <w:rFonts w:asciiTheme="minorHAnsi" w:eastAsiaTheme="minorHAnsi" w:hAnsiTheme="minorHAnsi" w:cstheme="minorBidi"/>
          <w:color w:val="374051"/>
          <w:sz w:val="20"/>
          <w:szCs w:val="20"/>
          <w:highlight w:val="white"/>
          <w:lang w:eastAsia="en-US"/>
        </w:rPr>
        <w:t xml:space="preserve">Fisher, Z., Tipton, E., &amp; Zhipeng, H. (2018). metaprop: Meta-Analysis of Binary Data. R package version 0.7.0. [Computer software]. CRAN. URL: </w:t>
      </w:r>
      <w:hyperlink r:id="rId1" w:history="1">
        <w:r w:rsidRPr="00880706">
          <w:rPr>
            <w:rStyle w:val="Hyperlink"/>
            <w:rFonts w:asciiTheme="minorHAnsi" w:eastAsiaTheme="minorHAnsi" w:hAnsiTheme="minorHAnsi" w:cstheme="minorBidi"/>
            <w:sz w:val="20"/>
            <w:szCs w:val="20"/>
            <w:highlight w:val="white"/>
            <w:lang w:eastAsia="en-US"/>
          </w:rPr>
          <w:t>https://CRAN.R-project.org/package=metaprop</w:t>
        </w:r>
      </w:hyperlink>
    </w:p>
  </w:comment>
  <w:comment w:id="141" w:author="Rawlings, Gregg" w:date="2023-10-17T11:44:00Z" w:initials="GR">
    <w:p w14:paraId="54C48FA8" w14:textId="7143967E" w:rsidR="00C45BF1" w:rsidRDefault="00C45BF1" w:rsidP="00E84905">
      <w:r>
        <w:rPr>
          <w:rStyle w:val="CommentReference"/>
        </w:rPr>
        <w:annotationRef/>
      </w:r>
      <w:r>
        <w:rPr>
          <w:rFonts w:asciiTheme="minorHAnsi" w:eastAsiaTheme="minorHAnsi" w:hAnsiTheme="minorHAnsi" w:cstheme="minorBidi"/>
          <w:color w:val="000000"/>
          <w:sz w:val="20"/>
          <w:szCs w:val="20"/>
          <w:lang w:eastAsia="en-US"/>
        </w:rPr>
        <w:t>How was this coded - individual or group?</w:t>
      </w:r>
    </w:p>
  </w:comment>
  <w:comment w:id="149" w:author="Rawlings, Gregg" w:date="2023-09-20T12:58:00Z" w:initials="GR">
    <w:p w14:paraId="6FC6EC52" w14:textId="2D201D19" w:rsidR="00091D00" w:rsidRDefault="00091D00" w:rsidP="000A7989">
      <w:r>
        <w:rPr>
          <w:rStyle w:val="CommentReference"/>
        </w:rPr>
        <w:annotationRef/>
      </w:r>
      <w:r>
        <w:rPr>
          <w:color w:val="000000"/>
          <w:sz w:val="20"/>
          <w:szCs w:val="20"/>
        </w:rPr>
        <w:t xml:space="preserve">Chris, can we please make sure this is in alphabetical order </w:t>
      </w:r>
    </w:p>
  </w:comment>
  <w:comment w:id="150" w:author="Chris Gaskell" w:date="2023-09-21T19:43:00Z" w:initials="CG">
    <w:p w14:paraId="4F5091B4" w14:textId="77777777" w:rsidR="00E70D33" w:rsidRDefault="00E70D33" w:rsidP="00506E86">
      <w:r>
        <w:rPr>
          <w:rStyle w:val="CommentReference"/>
        </w:rPr>
        <w:annotationRef/>
      </w:r>
      <w:r>
        <w:rPr>
          <w:sz w:val="20"/>
          <w:szCs w:val="20"/>
        </w:rPr>
        <w:t>I think it is.</w:t>
      </w:r>
    </w:p>
  </w:comment>
  <w:comment w:id="151" w:author="Rawlings, Gregg" w:date="2023-10-17T10:28:00Z" w:initials="GR">
    <w:p w14:paraId="558D812B" w14:textId="77777777" w:rsidR="00154E3F" w:rsidRDefault="00154E3F" w:rsidP="006250C8">
      <w:r>
        <w:rPr>
          <w:rStyle w:val="CommentReference"/>
        </w:rPr>
        <w:annotationRef/>
      </w:r>
      <w:r>
        <w:rPr>
          <w:rFonts w:asciiTheme="minorHAnsi" w:eastAsiaTheme="minorHAnsi" w:hAnsiTheme="minorHAnsi" w:cstheme="minorBidi"/>
          <w:color w:val="000000"/>
          <w:sz w:val="20"/>
          <w:szCs w:val="20"/>
          <w:lang w:eastAsia="en-US"/>
        </w:rPr>
        <w:t>Bhattachajee and BenNaim need swapping</w:t>
      </w:r>
    </w:p>
  </w:comment>
  <w:comment w:id="152" w:author="Rawlings, Gregg" w:date="2023-10-17T12:31:00Z" w:initials="GR">
    <w:p w14:paraId="7563DE1D" w14:textId="77777777" w:rsidR="00602D1D" w:rsidRDefault="00602D1D" w:rsidP="00D4290C">
      <w:r>
        <w:rPr>
          <w:rStyle w:val="CommentReference"/>
        </w:rPr>
        <w:annotationRef/>
      </w:r>
      <w:r>
        <w:rPr>
          <w:rFonts w:asciiTheme="minorHAnsi" w:eastAsiaTheme="minorHAnsi" w:hAnsiTheme="minorHAnsi" w:cstheme="minorBidi"/>
          <w:color w:val="000000"/>
          <w:sz w:val="20"/>
          <w:szCs w:val="20"/>
          <w:lang w:eastAsia="en-US"/>
        </w:rPr>
        <w:t>Also it should read Ben-Naim</w:t>
      </w:r>
    </w:p>
  </w:comment>
  <w:comment w:id="166" w:author="Chris Gaskell" w:date="2023-10-18T19:28:00Z" w:initials="CG">
    <w:p w14:paraId="290F54A2" w14:textId="77777777" w:rsidR="00530601" w:rsidRDefault="00530601" w:rsidP="00712019">
      <w:r>
        <w:rPr>
          <w:rStyle w:val="CommentReference"/>
        </w:rPr>
        <w:annotationRef/>
      </w:r>
      <w:r>
        <w:rPr>
          <w:rFonts w:asciiTheme="minorHAnsi" w:eastAsiaTheme="minorHAnsi" w:hAnsiTheme="minorHAnsi" w:cstheme="minorBidi"/>
          <w:sz w:val="20"/>
          <w:szCs w:val="20"/>
          <w:lang w:eastAsia="en-US"/>
        </w:rPr>
        <w:t>This abrev has not previously been defined</w:t>
      </w:r>
    </w:p>
  </w:comment>
  <w:comment w:id="170" w:author="Rawlings, Gregg" w:date="2023-10-17T16:07:00Z" w:initials="GR">
    <w:p w14:paraId="1F6C0B0F" w14:textId="35F0629A" w:rsidR="0008799C" w:rsidRDefault="0008799C" w:rsidP="002B5A07">
      <w:r>
        <w:rPr>
          <w:rStyle w:val="CommentReference"/>
        </w:rPr>
        <w:annotationRef/>
      </w:r>
      <w:r>
        <w:rPr>
          <w:rFonts w:asciiTheme="minorHAnsi" w:eastAsiaTheme="minorHAnsi" w:hAnsiTheme="minorHAnsi" w:cstheme="minorBidi"/>
          <w:color w:val="000000"/>
          <w:sz w:val="20"/>
          <w:szCs w:val="20"/>
          <w:lang w:eastAsia="en-US"/>
        </w:rPr>
        <w:t xml:space="preserve">Gregg to double check one more time. </w:t>
      </w:r>
    </w:p>
  </w:comment>
  <w:comment w:id="171" w:author="Chris Gaskell" w:date="2023-10-18T19:28:00Z" w:initials="CG">
    <w:p w14:paraId="7B2BF99C" w14:textId="77777777" w:rsidR="00FE21AC" w:rsidRDefault="00530601" w:rsidP="00B156AF">
      <w:r>
        <w:rPr>
          <w:rStyle w:val="CommentReference"/>
        </w:rPr>
        <w:annotationRef/>
      </w:r>
      <w:r w:rsidR="00FE21AC">
        <w:rPr>
          <w:rFonts w:asciiTheme="minorHAnsi" w:eastAsiaTheme="minorHAnsi" w:hAnsiTheme="minorHAnsi" w:cstheme="minorBidi"/>
          <w:sz w:val="20"/>
          <w:szCs w:val="20"/>
          <w:lang w:eastAsia="en-US"/>
        </w:rPr>
        <w:t>What direction?</w:t>
      </w:r>
    </w:p>
  </w:comment>
  <w:comment w:id="200" w:author="Kerr, Wesley (Wesley)" w:date="2023-10-03T11:39:00Z" w:initials="KW(">
    <w:p w14:paraId="3314713A" w14:textId="524A734A" w:rsidR="00B72D73" w:rsidRDefault="00B72D73" w:rsidP="00B72D73">
      <w:pPr>
        <w:pStyle w:val="CommentText"/>
      </w:pPr>
      <w:r>
        <w:rPr>
          <w:rStyle w:val="CommentReference"/>
        </w:rPr>
        <w:annotationRef/>
      </w:r>
      <w:r>
        <w:t>I don’t know what this means, so you should state it.</w:t>
      </w:r>
    </w:p>
  </w:comment>
  <w:comment w:id="217" w:author="Kerr, Wesley" w:date="2023-07-18T13:21:00Z" w:initials="KW">
    <w:p w14:paraId="48AFF55C" w14:textId="6878640E" w:rsidR="00B601FF" w:rsidRDefault="00B601FF" w:rsidP="002E5117">
      <w:pPr>
        <w:pStyle w:val="CommentText"/>
      </w:pPr>
      <w:r>
        <w:rPr>
          <w:rStyle w:val="CommentReference"/>
        </w:rPr>
        <w:annotationRef/>
      </w:r>
      <w:r>
        <w:t>What was the duration of follow up?</w:t>
      </w:r>
    </w:p>
  </w:comment>
  <w:comment w:id="218" w:author="Melanie Simmonds-Buckley" w:date="2023-07-26T15:49:00Z" w:initials="MSB">
    <w:p w14:paraId="531984FA" w14:textId="77777777" w:rsidR="00F17992" w:rsidRDefault="00F17992" w:rsidP="00B644DB">
      <w:pPr>
        <w:pStyle w:val="CommentText"/>
      </w:pPr>
      <w:r>
        <w:rPr>
          <w:rStyle w:val="CommentReference"/>
        </w:rPr>
        <w:annotationRef/>
      </w:r>
      <w:r>
        <w:t>Yes I would make sure you include the mean follow-up duration and the range.</w:t>
      </w:r>
    </w:p>
  </w:comment>
  <w:comment w:id="219" w:author="Chris Gaskell" w:date="2023-08-03T09:42:00Z" w:initials="CG">
    <w:p w14:paraId="5F19EEF5" w14:textId="77777777" w:rsidR="00401884" w:rsidRDefault="00401884" w:rsidP="0060190E">
      <w:r>
        <w:rPr>
          <w:rStyle w:val="CommentReference"/>
        </w:rPr>
        <w:annotationRef/>
      </w:r>
      <w:r>
        <w:rPr>
          <w:color w:val="000000"/>
          <w:sz w:val="20"/>
          <w:szCs w:val="20"/>
        </w:rPr>
        <w:t>CG</w:t>
      </w:r>
    </w:p>
  </w:comment>
  <w:comment w:id="222" w:author="Melanie Simmonds-Buckley" w:date="2023-07-26T15:50:00Z" w:initials="MSB">
    <w:p w14:paraId="75C84DF5" w14:textId="7F7DE953" w:rsidR="00F17992" w:rsidRDefault="00F17992" w:rsidP="00D9284F">
      <w:pPr>
        <w:pStyle w:val="CommentText"/>
      </w:pPr>
      <w:r>
        <w:rPr>
          <w:rStyle w:val="CommentReference"/>
        </w:rPr>
        <w:annotationRef/>
      </w:r>
      <w:r>
        <w:t>I assume this should be 33% and 38%?</w:t>
      </w:r>
    </w:p>
  </w:comment>
  <w:comment w:id="231" w:author="Rawlings, Gregg" w:date="2023-10-17T14:35:00Z" w:initials="GR">
    <w:p w14:paraId="229CFB7F" w14:textId="77777777" w:rsidR="00410731" w:rsidRDefault="00410731" w:rsidP="000D52DC">
      <w:r>
        <w:rPr>
          <w:rStyle w:val="CommentReference"/>
        </w:rPr>
        <w:annotationRef/>
      </w:r>
      <w:r>
        <w:rPr>
          <w:rFonts w:asciiTheme="minorHAnsi" w:eastAsiaTheme="minorHAnsi" w:hAnsiTheme="minorHAnsi" w:cstheme="minorBidi"/>
          <w:color w:val="000000"/>
          <w:sz w:val="20"/>
          <w:szCs w:val="20"/>
          <w:lang w:eastAsia="en-US"/>
        </w:rPr>
        <w:t xml:space="preserve">Can we add funnel plots of these meta-analyses in the sup file. </w:t>
      </w:r>
    </w:p>
  </w:comment>
  <w:comment w:id="232" w:author="Chris Gaskell" w:date="2023-10-19T19:25:00Z" w:initials="CG">
    <w:p w14:paraId="775373D1" w14:textId="77777777" w:rsidR="00333063" w:rsidRDefault="00333063" w:rsidP="00253A90">
      <w:r>
        <w:rPr>
          <w:rStyle w:val="CommentReference"/>
        </w:rPr>
        <w:annotationRef/>
      </w:r>
      <w:r>
        <w:rPr>
          <w:rFonts w:asciiTheme="minorHAnsi" w:eastAsiaTheme="minorHAnsi" w:hAnsiTheme="minorHAnsi" w:cstheme="minorBidi"/>
          <w:color w:val="000000"/>
          <w:sz w:val="20"/>
          <w:szCs w:val="20"/>
          <w:lang w:eastAsia="en-US"/>
        </w:rPr>
        <w:t>I have added for the standardised mean change meta.</w:t>
      </w:r>
    </w:p>
    <w:p w14:paraId="78EC35B0" w14:textId="77777777" w:rsidR="00333063" w:rsidRDefault="00333063" w:rsidP="00253A90">
      <w:r>
        <w:rPr>
          <w:rFonts w:asciiTheme="minorHAnsi" w:eastAsiaTheme="minorHAnsi" w:hAnsiTheme="minorHAnsi" w:cstheme="minorBidi"/>
          <w:color w:val="000000"/>
          <w:sz w:val="20"/>
          <w:szCs w:val="20"/>
          <w:lang w:eastAsia="en-US"/>
        </w:rPr>
        <w:t>I do not know of a way to do this for medians (publication bias has seldom been explored in this area yet).</w:t>
      </w:r>
    </w:p>
  </w:comment>
  <w:comment w:id="233" w:author="Rawlings, Gregg" w:date="2023-07-01T09:39:00Z" w:initials="GR">
    <w:p w14:paraId="74E5BF2C" w14:textId="24657F89" w:rsidR="0042275A" w:rsidRDefault="0042275A" w:rsidP="002F5727">
      <w:r>
        <w:rPr>
          <w:rStyle w:val="CommentReference"/>
        </w:rPr>
        <w:annotationRef/>
      </w:r>
      <w:r>
        <w:rPr>
          <w:color w:val="000000"/>
          <w:sz w:val="20"/>
          <w:szCs w:val="20"/>
        </w:rPr>
        <w:t>Do we have this analysis or is it included below? I am reading the below as pre vs post treatment</w:t>
      </w:r>
    </w:p>
  </w:comment>
  <w:comment w:id="236" w:author="Rawlings, Gregg" w:date="2023-10-09T14:12:00Z" w:initials="GR">
    <w:p w14:paraId="27960AF9" w14:textId="77777777" w:rsidR="00773026" w:rsidRDefault="00773026" w:rsidP="00B86C2D">
      <w:r>
        <w:rPr>
          <w:rStyle w:val="CommentReference"/>
        </w:rPr>
        <w:annotationRef/>
      </w:r>
      <w:r>
        <w:rPr>
          <w:color w:val="000000"/>
          <w:sz w:val="20"/>
          <w:szCs w:val="20"/>
        </w:rPr>
        <w:t xml:space="preserve">Comment from Wesley: </w:t>
      </w:r>
      <w:r>
        <w:rPr>
          <w:sz w:val="20"/>
          <w:szCs w:val="20"/>
        </w:rPr>
        <w:t>This seems really high. What does this mean?</w:t>
      </w:r>
    </w:p>
  </w:comment>
  <w:comment w:id="237" w:author="Chris Gaskell" w:date="2023-10-19T19:11:00Z" w:initials="CG">
    <w:p w14:paraId="5B14F66D" w14:textId="77777777" w:rsidR="00C81772" w:rsidRDefault="00C81772" w:rsidP="002F3114">
      <w:r>
        <w:rPr>
          <w:rStyle w:val="CommentReference"/>
        </w:rPr>
        <w:annotationRef/>
      </w:r>
      <w:r>
        <w:rPr>
          <w:rFonts w:asciiTheme="minorHAnsi" w:eastAsiaTheme="minorHAnsi" w:hAnsiTheme="minorHAnsi" w:cstheme="minorBidi"/>
          <w:color w:val="000000"/>
          <w:sz w:val="20"/>
          <w:szCs w:val="20"/>
          <w:lang w:eastAsia="en-US"/>
        </w:rPr>
        <w:t>This is not especially high for this sort of analysis, however it is likely to be exacerbated by the outlier studies. I have added the I2 when omitting the outliers (62%)</w:t>
      </w:r>
    </w:p>
  </w:comment>
  <w:comment w:id="239" w:author="Melanie Simmonds-Buckley" w:date="2023-07-26T15:50:00Z" w:initials="MSB">
    <w:p w14:paraId="6750075F" w14:textId="52731244" w:rsidR="00435642" w:rsidRDefault="00435642" w:rsidP="00435642">
      <w:pPr>
        <w:pStyle w:val="CommentText"/>
      </w:pPr>
      <w:r>
        <w:rPr>
          <w:rStyle w:val="CommentReference"/>
        </w:rPr>
        <w:annotationRef/>
      </w:r>
      <w:r>
        <w:t>I assume this should be 33% and 38%?</w:t>
      </w:r>
    </w:p>
  </w:comment>
  <w:comment w:id="281" w:author="Chris Gaskell" w:date="2023-10-18T19:43:00Z" w:initials="CG">
    <w:p w14:paraId="39F50203" w14:textId="77777777" w:rsidR="00A355BD" w:rsidRDefault="00A355BD" w:rsidP="00AF0542">
      <w:r>
        <w:rPr>
          <w:rStyle w:val="CommentReference"/>
        </w:rPr>
        <w:annotationRef/>
      </w:r>
      <w:r>
        <w:rPr>
          <w:rFonts w:asciiTheme="minorHAnsi" w:eastAsiaTheme="minorHAnsi" w:hAnsiTheme="minorHAnsi" w:cstheme="minorBidi"/>
          <w:sz w:val="20"/>
          <w:szCs w:val="20"/>
          <w:lang w:eastAsia="en-US"/>
        </w:rPr>
        <w:t>Do you think a short sentence about the likely need for booster sessions/follow up in services?</w:t>
      </w:r>
    </w:p>
  </w:comment>
  <w:comment w:id="282" w:author="Chris Gaskell" w:date="2023-09-28T09:41:00Z" w:initials="CG">
    <w:p w14:paraId="2748E8B7" w14:textId="5F995B1F" w:rsidR="00986AC2" w:rsidRDefault="00986AC2" w:rsidP="00D21235">
      <w:r>
        <w:rPr>
          <w:rStyle w:val="CommentReference"/>
        </w:rPr>
        <w:annotationRef/>
      </w:r>
      <w:r>
        <w:rPr>
          <w:color w:val="000000"/>
          <w:sz w:val="20"/>
          <w:szCs w:val="20"/>
        </w:rPr>
        <w:t>CG to do</w:t>
      </w:r>
    </w:p>
  </w:comment>
  <w:comment w:id="283" w:author="Rawlings, Gregg" w:date="2023-10-17T16:16:00Z" w:initials="GR">
    <w:p w14:paraId="54F9C811" w14:textId="77777777" w:rsidR="007C424E" w:rsidRDefault="007C424E" w:rsidP="002A7FDF">
      <w:r>
        <w:rPr>
          <w:rStyle w:val="CommentReference"/>
        </w:rPr>
        <w:annotationRef/>
      </w:r>
      <w:r>
        <w:rPr>
          <w:rFonts w:asciiTheme="minorHAnsi" w:eastAsiaTheme="minorHAnsi" w:hAnsiTheme="minorHAnsi" w:cstheme="minorBidi"/>
          <w:color w:val="000000"/>
          <w:sz w:val="20"/>
          <w:szCs w:val="20"/>
          <w:lang w:eastAsia="en-US"/>
        </w:rPr>
        <w:t xml:space="preserve">Good luck; you may need to pinch words from elsewhere - however I think this paragraph can be cut down anyway </w:t>
      </w:r>
    </w:p>
  </w:comment>
  <w:comment w:id="307" w:author="Rawlings, Gregg" w:date="2023-10-17T16:11:00Z" w:initials="GR">
    <w:p w14:paraId="04925AFD" w14:textId="77777777" w:rsidR="00BA4093" w:rsidRDefault="00BA4093" w:rsidP="00322FDC">
      <w:r>
        <w:rPr>
          <w:rStyle w:val="CommentReference"/>
        </w:rPr>
        <w:annotationRef/>
      </w:r>
      <w:r>
        <w:rPr>
          <w:rFonts w:asciiTheme="minorHAnsi" w:eastAsiaTheme="minorHAnsi" w:hAnsiTheme="minorHAnsi" w:cstheme="minorBidi"/>
          <w:color w:val="000000"/>
          <w:sz w:val="20"/>
          <w:szCs w:val="20"/>
          <w:lang w:eastAsia="en-US"/>
        </w:rPr>
        <w:t>Are we going with 0.5 of 0.7, I thought 0.5 was more valid due to outliers</w:t>
      </w:r>
    </w:p>
  </w:comment>
  <w:comment w:id="308" w:author="Chris Gaskell" w:date="2023-10-19T19:12:00Z" w:initials="CG">
    <w:p w14:paraId="2063F786" w14:textId="77777777" w:rsidR="00C81772" w:rsidRDefault="00C81772" w:rsidP="00A62192">
      <w:r>
        <w:rPr>
          <w:rStyle w:val="CommentReference"/>
        </w:rPr>
        <w:annotationRef/>
      </w:r>
      <w:r>
        <w:rPr>
          <w:rFonts w:asciiTheme="minorHAnsi" w:eastAsiaTheme="minorHAnsi" w:hAnsiTheme="minorHAnsi" w:cstheme="minorBidi"/>
          <w:color w:val="000000"/>
          <w:sz w:val="20"/>
          <w:szCs w:val="20"/>
          <w:lang w:eastAsia="en-US"/>
        </w:rPr>
        <w:t xml:space="preserve">Agreed - lets go for the </w:t>
      </w:r>
      <w:r>
        <w:rPr>
          <w:rFonts w:asciiTheme="minorHAnsi" w:eastAsiaTheme="minorHAnsi" w:hAnsiTheme="minorHAnsi" w:cstheme="minorBidi"/>
          <w:i/>
          <w:iCs/>
          <w:color w:val="000000"/>
          <w:sz w:val="20"/>
          <w:szCs w:val="20"/>
          <w:lang w:eastAsia="en-US"/>
        </w:rPr>
        <w:t>d</w:t>
      </w:r>
      <w:r>
        <w:rPr>
          <w:rFonts w:asciiTheme="minorHAnsi" w:eastAsiaTheme="minorHAnsi" w:hAnsiTheme="minorHAnsi" w:cstheme="minorBidi"/>
          <w:color w:val="000000"/>
          <w:sz w:val="20"/>
          <w:szCs w:val="20"/>
          <w:lang w:eastAsia="en-US"/>
        </w:rPr>
        <w:t xml:space="preserve"> = 0.53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53ADC" w15:done="0"/>
  <w15:commentEx w15:paraId="0997E03F" w15:done="0"/>
  <w15:commentEx w15:paraId="729F8B5D" w15:done="0"/>
  <w15:commentEx w15:paraId="6199D1A8" w15:paraIdParent="729F8B5D" w15:done="0"/>
  <w15:commentEx w15:paraId="2BE417E1" w15:done="1"/>
  <w15:commentEx w15:paraId="07CD9352" w15:done="0"/>
  <w15:commentEx w15:paraId="54C48FA8" w15:done="1"/>
  <w15:commentEx w15:paraId="6FC6EC52" w15:done="1"/>
  <w15:commentEx w15:paraId="4F5091B4" w15:paraIdParent="6FC6EC52" w15:done="1"/>
  <w15:commentEx w15:paraId="558D812B" w15:paraIdParent="6FC6EC52" w15:done="1"/>
  <w15:commentEx w15:paraId="7563DE1D" w15:paraIdParent="6FC6EC52" w15:done="1"/>
  <w15:commentEx w15:paraId="290F54A2" w15:done="0"/>
  <w15:commentEx w15:paraId="1F6C0B0F" w15:done="0"/>
  <w15:commentEx w15:paraId="7B2BF99C" w15:done="0"/>
  <w15:commentEx w15:paraId="3314713A" w15:done="1"/>
  <w15:commentEx w15:paraId="48AFF55C" w15:done="1"/>
  <w15:commentEx w15:paraId="531984FA" w15:paraIdParent="48AFF55C" w15:done="1"/>
  <w15:commentEx w15:paraId="5F19EEF5" w15:paraIdParent="48AFF55C" w15:done="1"/>
  <w15:commentEx w15:paraId="75C84DF5" w15:done="1"/>
  <w15:commentEx w15:paraId="229CFB7F" w15:done="0"/>
  <w15:commentEx w15:paraId="78EC35B0" w15:paraIdParent="229CFB7F" w15:done="0"/>
  <w15:commentEx w15:paraId="74E5BF2C" w15:done="1"/>
  <w15:commentEx w15:paraId="27960AF9" w15:done="0"/>
  <w15:commentEx w15:paraId="5B14F66D" w15:paraIdParent="27960AF9" w15:done="0"/>
  <w15:commentEx w15:paraId="6750075F" w15:done="1"/>
  <w15:commentEx w15:paraId="39F50203" w15:done="0"/>
  <w15:commentEx w15:paraId="2748E8B7" w15:done="1"/>
  <w15:commentEx w15:paraId="54F9C811" w15:paraIdParent="2748E8B7" w15:done="1"/>
  <w15:commentEx w15:paraId="04925AFD" w15:done="0"/>
  <w15:commentEx w15:paraId="2063F786" w15:paraIdParent="04925A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9BEF" w16cex:dateUtc="2023-10-18T17:01:00Z"/>
  <w16cex:commentExtensible w16cex:durableId="28DA9C51" w16cex:dateUtc="2023-10-18T17:02:00Z"/>
  <w16cex:commentExtensible w16cex:durableId="28D93313" w16cex:dateUtc="2023-10-17T15:21:00Z"/>
  <w16cex:commentExtensible w16cex:durableId="28DE1D0C" w16cex:dateUtc="2023-10-21T08:49:00Z"/>
  <w16cex:commentExtensible w16cex:durableId="286BBA3B" w16cex:dateUtc="2023-07-26T14:28:00Z"/>
  <w16cex:commentExtensible w16cex:durableId="28DBF7D9" w16cex:dateUtc="2023-10-19T17:45:00Z"/>
  <w16cex:commentExtensible w16cex:durableId="28D8F21F" w16cex:dateUtc="2023-10-17T10:44:00Z"/>
  <w16cex:commentExtensible w16cex:durableId="28B56AF3" w16cex:dateUtc="2023-09-20T11:58:00Z"/>
  <w16cex:commentExtensible w16cex:durableId="28B71B48" w16cex:dateUtc="2023-09-21T18:43:00Z"/>
  <w16cex:commentExtensible w16cex:durableId="28D8E068" w16cex:dateUtc="2023-10-17T09:28:00Z"/>
  <w16cex:commentExtensible w16cex:durableId="28D8FD2D" w16cex:dateUtc="2023-10-17T11:31:00Z"/>
  <w16cex:commentExtensible w16cex:durableId="28DAB055" w16cex:dateUtc="2023-10-18T18:28:00Z"/>
  <w16cex:commentExtensible w16cex:durableId="28D92FC6" w16cex:dateUtc="2023-10-17T15:07:00Z"/>
  <w16cex:commentExtensible w16cex:durableId="28DAB063" w16cex:dateUtc="2023-10-18T18:28:00Z"/>
  <w16cex:commentExtensible w16cex:durableId="6F49ACCF" w16cex:dateUtc="2023-10-03T15:39:00Z"/>
  <w16cex:commentExtensible w16cex:durableId="28611076" w16cex:dateUtc="2023-07-18T17:21:00Z"/>
  <w16cex:commentExtensible w16cex:durableId="286BBF18" w16cex:dateUtc="2023-07-26T14:49:00Z"/>
  <w16cex:commentExtensible w16cex:durableId="2875F508" w16cex:dateUtc="2023-08-03T08:42:00Z"/>
  <w16cex:commentExtensible w16cex:durableId="286BBF35" w16cex:dateUtc="2023-07-26T14:50:00Z"/>
  <w16cex:commentExtensible w16cex:durableId="28D91A28" w16cex:dateUtc="2023-10-17T13:35:00Z"/>
  <w16cex:commentExtensible w16cex:durableId="28DC0114" w16cex:dateUtc="2023-10-19T18:25:00Z"/>
  <w16cex:commentExtensible w16cex:durableId="284A72E8" w16cex:dateUtc="2023-07-01T08:39:00Z"/>
  <w16cex:commentExtensible w16cex:durableId="28CE88B0" w16cex:dateUtc="2023-10-09T13:12:00Z"/>
  <w16cex:commentExtensible w16cex:durableId="28DBFDFB" w16cex:dateUtc="2023-10-19T18:11:00Z"/>
  <w16cex:commentExtensible w16cex:durableId="287777B3" w16cex:dateUtc="2023-07-26T14:50:00Z"/>
  <w16cex:commentExtensible w16cex:durableId="28DAB3DF" w16cex:dateUtc="2023-10-18T18:43:00Z"/>
  <w16cex:commentExtensible w16cex:durableId="28BFC8B3" w16cex:dateUtc="2023-09-28T08:41:00Z"/>
  <w16cex:commentExtensible w16cex:durableId="28D931CC" w16cex:dateUtc="2023-10-17T15:16:00Z"/>
  <w16cex:commentExtensible w16cex:durableId="28D930CE" w16cex:dateUtc="2023-10-17T15:11:00Z"/>
  <w16cex:commentExtensible w16cex:durableId="28DBFE39" w16cex:dateUtc="2023-10-19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53ADC" w16cid:durableId="28DA9BEF"/>
  <w16cid:commentId w16cid:paraId="0997E03F" w16cid:durableId="28DA9C51"/>
  <w16cid:commentId w16cid:paraId="729F8B5D" w16cid:durableId="28D93313"/>
  <w16cid:commentId w16cid:paraId="6199D1A8" w16cid:durableId="28DE1D0C"/>
  <w16cid:commentId w16cid:paraId="2BE417E1" w16cid:durableId="286BBA3B"/>
  <w16cid:commentId w16cid:paraId="07CD9352" w16cid:durableId="28DBF7D9"/>
  <w16cid:commentId w16cid:paraId="54C48FA8" w16cid:durableId="28D8F21F"/>
  <w16cid:commentId w16cid:paraId="6FC6EC52" w16cid:durableId="28B56AF3"/>
  <w16cid:commentId w16cid:paraId="4F5091B4" w16cid:durableId="28B71B48"/>
  <w16cid:commentId w16cid:paraId="558D812B" w16cid:durableId="28D8E068"/>
  <w16cid:commentId w16cid:paraId="7563DE1D" w16cid:durableId="28D8FD2D"/>
  <w16cid:commentId w16cid:paraId="290F54A2" w16cid:durableId="28DAB055"/>
  <w16cid:commentId w16cid:paraId="1F6C0B0F" w16cid:durableId="28D92FC6"/>
  <w16cid:commentId w16cid:paraId="7B2BF99C" w16cid:durableId="28DAB063"/>
  <w16cid:commentId w16cid:paraId="3314713A" w16cid:durableId="6F49ACCF"/>
  <w16cid:commentId w16cid:paraId="48AFF55C" w16cid:durableId="28611076"/>
  <w16cid:commentId w16cid:paraId="531984FA" w16cid:durableId="286BBF18"/>
  <w16cid:commentId w16cid:paraId="5F19EEF5" w16cid:durableId="2875F508"/>
  <w16cid:commentId w16cid:paraId="75C84DF5" w16cid:durableId="286BBF35"/>
  <w16cid:commentId w16cid:paraId="229CFB7F" w16cid:durableId="28D91A28"/>
  <w16cid:commentId w16cid:paraId="78EC35B0" w16cid:durableId="28DC0114"/>
  <w16cid:commentId w16cid:paraId="74E5BF2C" w16cid:durableId="284A72E8"/>
  <w16cid:commentId w16cid:paraId="27960AF9" w16cid:durableId="28CE88B0"/>
  <w16cid:commentId w16cid:paraId="5B14F66D" w16cid:durableId="28DBFDFB"/>
  <w16cid:commentId w16cid:paraId="6750075F" w16cid:durableId="287777B3"/>
  <w16cid:commentId w16cid:paraId="39F50203" w16cid:durableId="28DAB3DF"/>
  <w16cid:commentId w16cid:paraId="2748E8B7" w16cid:durableId="28BFC8B3"/>
  <w16cid:commentId w16cid:paraId="54F9C811" w16cid:durableId="28D931CC"/>
  <w16cid:commentId w16cid:paraId="04925AFD" w16cid:durableId="28D930CE"/>
  <w16cid:commentId w16cid:paraId="2063F786" w16cid:durableId="28DBFE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6CD25" w14:textId="77777777" w:rsidR="00B4552C" w:rsidRDefault="00B4552C">
      <w:r>
        <w:separator/>
      </w:r>
    </w:p>
  </w:endnote>
  <w:endnote w:type="continuationSeparator" w:id="0">
    <w:p w14:paraId="7E377CF7" w14:textId="77777777" w:rsidR="00B4552C" w:rsidRDefault="00B45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7651957"/>
      <w:docPartObj>
        <w:docPartGallery w:val="Page Numbers (Bottom of Page)"/>
        <w:docPartUnique/>
      </w:docPartObj>
    </w:sdtPr>
    <w:sdtContent>
      <w:p w14:paraId="276B9C71" w14:textId="77777777" w:rsidR="00DF4201" w:rsidRDefault="00DF4201" w:rsidP="00A224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sdtContent>
  </w:sdt>
  <w:p w14:paraId="665D54D2" w14:textId="77777777" w:rsidR="00DF4201" w:rsidRDefault="00DF4201" w:rsidP="004804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0048139"/>
      <w:docPartObj>
        <w:docPartGallery w:val="Page Numbers (Bottom of Page)"/>
        <w:docPartUnique/>
      </w:docPartObj>
    </w:sdtPr>
    <w:sdtContent>
      <w:p w14:paraId="00E49EB1" w14:textId="77777777" w:rsidR="00DF4201" w:rsidRDefault="00DF4201" w:rsidP="00A224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A88D45" w14:textId="77777777" w:rsidR="00DF4201" w:rsidRDefault="00DF4201" w:rsidP="004804A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3599480"/>
      <w:docPartObj>
        <w:docPartGallery w:val="Page Numbers (Bottom of Page)"/>
        <w:docPartUnique/>
      </w:docPartObj>
    </w:sdtPr>
    <w:sdtContent>
      <w:p w14:paraId="2AE42914" w14:textId="74521978" w:rsidR="00471789" w:rsidRDefault="00471789" w:rsidP="00A224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46FBC">
          <w:rPr>
            <w:rStyle w:val="PageNumber"/>
            <w:noProof/>
          </w:rPr>
          <w:t>29</w:t>
        </w:r>
        <w:r>
          <w:rPr>
            <w:rStyle w:val="PageNumber"/>
          </w:rPr>
          <w:fldChar w:fldCharType="end"/>
        </w:r>
      </w:p>
    </w:sdtContent>
  </w:sdt>
  <w:p w14:paraId="0A7E5088" w14:textId="77777777" w:rsidR="00471789" w:rsidRDefault="00471789" w:rsidP="004804A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5407528"/>
      <w:docPartObj>
        <w:docPartGallery w:val="Page Numbers (Bottom of Page)"/>
        <w:docPartUnique/>
      </w:docPartObj>
    </w:sdtPr>
    <w:sdtContent>
      <w:p w14:paraId="34D01F6D" w14:textId="2283D58C" w:rsidR="00471789" w:rsidRDefault="00471789" w:rsidP="00A224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7A8F16" w14:textId="77777777" w:rsidR="00471789" w:rsidRDefault="00471789" w:rsidP="004804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0515A" w14:textId="77777777" w:rsidR="00B4552C" w:rsidRDefault="00B4552C">
      <w:r>
        <w:separator/>
      </w:r>
    </w:p>
  </w:footnote>
  <w:footnote w:type="continuationSeparator" w:id="0">
    <w:p w14:paraId="06AD1FD6" w14:textId="77777777" w:rsidR="00B4552C" w:rsidRDefault="00B4552C">
      <w:r>
        <w:continuationSeparator/>
      </w:r>
    </w:p>
  </w:footnote>
  <w:footnote w:id="1">
    <w:p w14:paraId="322BE8B7" w14:textId="412CD508" w:rsidR="008F21A7" w:rsidRPr="00993FC4" w:rsidRDefault="008F21A7">
      <w:pPr>
        <w:pStyle w:val="FootnoteText"/>
        <w:rPr>
          <w:rFonts w:ascii="Times New Roman" w:hAnsi="Times New Roman" w:cs="Times New Roman"/>
          <w:sz w:val="20"/>
          <w:szCs w:val="20"/>
        </w:rPr>
      </w:pPr>
      <w:r w:rsidRPr="00993FC4">
        <w:rPr>
          <w:rStyle w:val="FootnoteReference"/>
          <w:rFonts w:cs="Times New Roman"/>
          <w:szCs w:val="20"/>
        </w:rPr>
        <w:footnoteRef/>
      </w:r>
      <w:r w:rsidRPr="00993FC4">
        <w:rPr>
          <w:rFonts w:ascii="Times New Roman" w:hAnsi="Times New Roman" w:cs="Times New Roman"/>
          <w:sz w:val="20"/>
          <w:szCs w:val="20"/>
        </w:rPr>
        <w:t xml:space="preserve"> Seizure improvement is commonly considered to represent the rate of patients who make a ≥50% improvement in rate of seizure</w:t>
      </w:r>
      <w:r w:rsidR="00992667">
        <w:rPr>
          <w:rFonts w:ascii="Times New Roman" w:hAnsi="Times New Roman" w:cs="Times New Roman"/>
          <w:sz w:val="20"/>
          <w:szCs w:val="20"/>
        </w:rPr>
        <w:t>s</w:t>
      </w:r>
      <w:r w:rsidRPr="00993FC4">
        <w:rPr>
          <w:rFonts w:ascii="Times New Roman" w:hAnsi="Times New Roman" w:cs="Times New Roman"/>
          <w:sz w:val="20"/>
          <w:szCs w:val="20"/>
        </w:rPr>
        <w:t>.</w:t>
      </w:r>
    </w:p>
  </w:footnote>
  <w:footnote w:id="2">
    <w:p w14:paraId="373C2C45" w14:textId="38050B7C" w:rsidR="00044891" w:rsidRPr="00044891" w:rsidRDefault="00044891">
      <w:pPr>
        <w:pStyle w:val="FootnoteText"/>
        <w:rPr>
          <w:rFonts w:ascii="Times New Roman" w:hAnsi="Times New Roman" w:cs="Times New Roman"/>
        </w:rPr>
      </w:pPr>
      <w:r w:rsidRPr="00044891">
        <w:rPr>
          <w:rStyle w:val="FootnoteReference"/>
          <w:rFonts w:cs="Times New Roman"/>
        </w:rPr>
        <w:footnoteRef/>
      </w:r>
      <w:r w:rsidRPr="00044891">
        <w:rPr>
          <w:rFonts w:ascii="Times New Roman" w:hAnsi="Times New Roman" w:cs="Times New Roman"/>
        </w:rPr>
        <w:t xml:space="preserve"> Note, we use </w:t>
      </w:r>
      <w:r w:rsidRPr="00044891">
        <w:rPr>
          <w:rFonts w:ascii="Times New Roman" w:hAnsi="Times New Roman" w:cs="Times New Roman"/>
          <w:i/>
          <w:iCs/>
        </w:rPr>
        <w:t xml:space="preserve">c </w:t>
      </w:r>
      <w:r w:rsidRPr="00044891">
        <w:rPr>
          <w:rFonts w:ascii="Times New Roman" w:hAnsi="Times New Roman" w:cs="Times New Roman"/>
        </w:rPr>
        <w:t>to denote the number of studies (or clusters) and</w:t>
      </w:r>
      <w:r w:rsidRPr="00044891">
        <w:rPr>
          <w:rFonts w:ascii="Times New Roman" w:hAnsi="Times New Roman" w:cs="Times New Roman"/>
          <w:i/>
          <w:iCs/>
        </w:rPr>
        <w:t xml:space="preserve"> k</w:t>
      </w:r>
      <w:r w:rsidRPr="00044891">
        <w:rPr>
          <w:rFonts w:ascii="Times New Roman" w:hAnsi="Times New Roman" w:cs="Times New Roman"/>
        </w:rPr>
        <w:t xml:space="preserve"> to denote the number of samples.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6FAE05E"/>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FFFFFF7C"/>
    <w:multiLevelType w:val="singleLevel"/>
    <w:tmpl w:val="A57E473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2CF77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1E690E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6A8594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3FA2DA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8B845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59C104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FC849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8CDA6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21272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5040F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A9445A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2"/>
    <w:multiLevelType w:val="multilevel"/>
    <w:tmpl w:val="474C967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4" w15:restartNumberingAfterBreak="0">
    <w:nsid w:val="00A99414"/>
    <w:multiLevelType w:val="multilevel"/>
    <w:tmpl w:val="81ECA73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5" w15:restartNumberingAfterBreak="0">
    <w:nsid w:val="00A99711"/>
    <w:multiLevelType w:val="multilevel"/>
    <w:tmpl w:val="491C0E5E"/>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6" w15:restartNumberingAfterBreak="0">
    <w:nsid w:val="0BEE4D6A"/>
    <w:multiLevelType w:val="hybridMultilevel"/>
    <w:tmpl w:val="24F4F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AB5FAF"/>
    <w:multiLevelType w:val="hybridMultilevel"/>
    <w:tmpl w:val="FBA444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1AE401"/>
    <w:multiLevelType w:val="multilevel"/>
    <w:tmpl w:val="88BC11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47D6E80"/>
    <w:multiLevelType w:val="hybridMultilevel"/>
    <w:tmpl w:val="0CCC52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B00F7D"/>
    <w:multiLevelType w:val="hybridMultilevel"/>
    <w:tmpl w:val="D5F6E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F6063E"/>
    <w:multiLevelType w:val="hybridMultilevel"/>
    <w:tmpl w:val="3A2E6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4B3C97"/>
    <w:multiLevelType w:val="hybridMultilevel"/>
    <w:tmpl w:val="47C6D47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15:restartNumberingAfterBreak="0">
    <w:nsid w:val="4D980E26"/>
    <w:multiLevelType w:val="hybridMultilevel"/>
    <w:tmpl w:val="EBFE1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BB522C"/>
    <w:multiLevelType w:val="hybridMultilevel"/>
    <w:tmpl w:val="4120D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914AED"/>
    <w:multiLevelType w:val="hybridMultilevel"/>
    <w:tmpl w:val="76121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8146CE"/>
    <w:multiLevelType w:val="hybridMultilevel"/>
    <w:tmpl w:val="033A3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17D2936"/>
    <w:multiLevelType w:val="hybridMultilevel"/>
    <w:tmpl w:val="BA1E86DE"/>
    <w:lvl w:ilvl="0" w:tplc="1FA8C3D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44419D"/>
    <w:multiLevelType w:val="hybridMultilevel"/>
    <w:tmpl w:val="F45608A4"/>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C9F3A30"/>
    <w:multiLevelType w:val="hybridMultilevel"/>
    <w:tmpl w:val="E4F40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15680690">
    <w:abstractNumId w:val="18"/>
  </w:num>
  <w:num w:numId="2" w16cid:durableId="949110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38325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03524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348535">
    <w:abstractNumId w:val="1"/>
  </w:num>
  <w:num w:numId="6" w16cid:durableId="1307515710">
    <w:abstractNumId w:val="2"/>
  </w:num>
  <w:num w:numId="7" w16cid:durableId="130289938">
    <w:abstractNumId w:val="3"/>
  </w:num>
  <w:num w:numId="8" w16cid:durableId="23678208">
    <w:abstractNumId w:val="4"/>
  </w:num>
  <w:num w:numId="9" w16cid:durableId="1927568413">
    <w:abstractNumId w:val="9"/>
  </w:num>
  <w:num w:numId="10" w16cid:durableId="859903034">
    <w:abstractNumId w:val="5"/>
  </w:num>
  <w:num w:numId="11" w16cid:durableId="532155011">
    <w:abstractNumId w:val="6"/>
  </w:num>
  <w:num w:numId="12" w16cid:durableId="1032458976">
    <w:abstractNumId w:val="7"/>
  </w:num>
  <w:num w:numId="13" w16cid:durableId="448664004">
    <w:abstractNumId w:val="8"/>
  </w:num>
  <w:num w:numId="14" w16cid:durableId="628509345">
    <w:abstractNumId w:val="10"/>
  </w:num>
  <w:num w:numId="15" w16cid:durableId="236743938">
    <w:abstractNumId w:val="18"/>
  </w:num>
  <w:num w:numId="16" w16cid:durableId="10210812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87926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943553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3618063">
    <w:abstractNumId w:val="11"/>
  </w:num>
  <w:num w:numId="20" w16cid:durableId="536892445">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16cid:durableId="2365953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5415919">
    <w:abstractNumId w:val="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1119106212">
    <w:abstractNumId w:val="11"/>
  </w:num>
  <w:num w:numId="24" w16cid:durableId="374889230">
    <w:abstractNumId w:val="12"/>
  </w:num>
  <w:num w:numId="25" w16cid:durableId="1150247666">
    <w:abstractNumId w:val="12"/>
  </w:num>
  <w:num w:numId="26" w16cid:durableId="1385451374">
    <w:abstractNumId w:val="12"/>
  </w:num>
  <w:num w:numId="27" w16cid:durableId="398602726">
    <w:abstractNumId w:val="12"/>
  </w:num>
  <w:num w:numId="28" w16cid:durableId="1327857578">
    <w:abstractNumId w:val="19"/>
  </w:num>
  <w:num w:numId="29" w16cid:durableId="2033921828">
    <w:abstractNumId w:val="27"/>
  </w:num>
  <w:num w:numId="30" w16cid:durableId="1073626070">
    <w:abstractNumId w:val="28"/>
  </w:num>
  <w:num w:numId="31" w16cid:durableId="1521696961">
    <w:abstractNumId w:val="22"/>
  </w:num>
  <w:num w:numId="32" w16cid:durableId="2044553241">
    <w:abstractNumId w:val="17"/>
  </w:num>
  <w:num w:numId="33" w16cid:durableId="1221331630">
    <w:abstractNumId w:val="25"/>
  </w:num>
  <w:num w:numId="34" w16cid:durableId="687407232">
    <w:abstractNumId w:val="21"/>
  </w:num>
  <w:num w:numId="35" w16cid:durableId="187841402">
    <w:abstractNumId w:val="29"/>
  </w:num>
  <w:num w:numId="36" w16cid:durableId="1561549307">
    <w:abstractNumId w:val="24"/>
  </w:num>
  <w:num w:numId="37" w16cid:durableId="1229918612">
    <w:abstractNumId w:val="16"/>
  </w:num>
  <w:num w:numId="38" w16cid:durableId="363992183">
    <w:abstractNumId w:val="23"/>
  </w:num>
  <w:num w:numId="39" w16cid:durableId="894779690">
    <w:abstractNumId w:val="20"/>
  </w:num>
  <w:num w:numId="40" w16cid:durableId="1888373790">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Gaskell">
    <w15:presenceInfo w15:providerId="Windows Live" w15:userId="ee545228e8050611"/>
  </w15:person>
  <w15:person w15:author="Rawlings, Gregg">
    <w15:presenceInfo w15:providerId="AD" w15:userId="S::gregg.rawlings@ntu.ac.uk::a45a4714-a0cf-4e73-9824-9d059c59cd59"/>
  </w15:person>
  <w15:person w15:author="Melanie Simmonds-Buckley">
    <w15:presenceInfo w15:providerId="AD" w15:userId="S::M.Simmonds-Buckley@sheffield.ac.uk::0738d663-70c3-4c9f-9c4f-7a138f46cbce"/>
  </w15:person>
  <w15:person w15:author="Kerr, Wesley (Wesley)">
    <w15:presenceInfo w15:providerId="AD" w15:userId="S::kerrwe@med.umich.edu::c2f7e35f-7c6d-44b1-9e50-e630b256a46a"/>
  </w15:person>
  <w15:person w15:author="Kerr, Wesley">
    <w15:presenceInfo w15:providerId="AD" w15:userId="S::kerrw2@upmc.edu::e9efe91f-ac29-4a5c-a8e4-833e0bd364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0E5416"/>
    <w:rsid w:val="00001213"/>
    <w:rsid w:val="000025B9"/>
    <w:rsid w:val="00002DE3"/>
    <w:rsid w:val="00003EA3"/>
    <w:rsid w:val="000048E5"/>
    <w:rsid w:val="00010F08"/>
    <w:rsid w:val="000111E8"/>
    <w:rsid w:val="000127B3"/>
    <w:rsid w:val="000149CA"/>
    <w:rsid w:val="000151AD"/>
    <w:rsid w:val="00021691"/>
    <w:rsid w:val="00021CE0"/>
    <w:rsid w:val="0002257A"/>
    <w:rsid w:val="00022752"/>
    <w:rsid w:val="00023153"/>
    <w:rsid w:val="00023546"/>
    <w:rsid w:val="000239E3"/>
    <w:rsid w:val="00023B0C"/>
    <w:rsid w:val="000240AD"/>
    <w:rsid w:val="000247C9"/>
    <w:rsid w:val="00031D67"/>
    <w:rsid w:val="00035382"/>
    <w:rsid w:val="00035ADD"/>
    <w:rsid w:val="00037532"/>
    <w:rsid w:val="00037A41"/>
    <w:rsid w:val="000408D8"/>
    <w:rsid w:val="00042B03"/>
    <w:rsid w:val="000438CD"/>
    <w:rsid w:val="00044389"/>
    <w:rsid w:val="00044891"/>
    <w:rsid w:val="00047076"/>
    <w:rsid w:val="000511EA"/>
    <w:rsid w:val="000533B2"/>
    <w:rsid w:val="00054119"/>
    <w:rsid w:val="00057AAC"/>
    <w:rsid w:val="00057EDE"/>
    <w:rsid w:val="0006014D"/>
    <w:rsid w:val="000609E3"/>
    <w:rsid w:val="00061FB3"/>
    <w:rsid w:val="00063D1B"/>
    <w:rsid w:val="00063E34"/>
    <w:rsid w:val="00064912"/>
    <w:rsid w:val="0006676D"/>
    <w:rsid w:val="00067650"/>
    <w:rsid w:val="00067F8B"/>
    <w:rsid w:val="00070AE2"/>
    <w:rsid w:val="00071F10"/>
    <w:rsid w:val="00072BA9"/>
    <w:rsid w:val="000730C1"/>
    <w:rsid w:val="00074506"/>
    <w:rsid w:val="000836F3"/>
    <w:rsid w:val="00083AE2"/>
    <w:rsid w:val="00084522"/>
    <w:rsid w:val="0008799C"/>
    <w:rsid w:val="000914A9"/>
    <w:rsid w:val="00091A8F"/>
    <w:rsid w:val="00091D00"/>
    <w:rsid w:val="000924D5"/>
    <w:rsid w:val="00092FBF"/>
    <w:rsid w:val="000A1103"/>
    <w:rsid w:val="000A1107"/>
    <w:rsid w:val="000A2C6C"/>
    <w:rsid w:val="000A3B60"/>
    <w:rsid w:val="000A3E42"/>
    <w:rsid w:val="000A4AA7"/>
    <w:rsid w:val="000A4FF4"/>
    <w:rsid w:val="000A5398"/>
    <w:rsid w:val="000A5527"/>
    <w:rsid w:val="000A5BE5"/>
    <w:rsid w:val="000A7EFE"/>
    <w:rsid w:val="000B204F"/>
    <w:rsid w:val="000B2864"/>
    <w:rsid w:val="000B4056"/>
    <w:rsid w:val="000B4F41"/>
    <w:rsid w:val="000B7945"/>
    <w:rsid w:val="000C0705"/>
    <w:rsid w:val="000C2302"/>
    <w:rsid w:val="000C3B66"/>
    <w:rsid w:val="000C645D"/>
    <w:rsid w:val="000D01AF"/>
    <w:rsid w:val="000D1B91"/>
    <w:rsid w:val="000D2618"/>
    <w:rsid w:val="000D3A80"/>
    <w:rsid w:val="000D6988"/>
    <w:rsid w:val="000E0023"/>
    <w:rsid w:val="000E10A8"/>
    <w:rsid w:val="000E1799"/>
    <w:rsid w:val="000E3167"/>
    <w:rsid w:val="000E5416"/>
    <w:rsid w:val="000F0132"/>
    <w:rsid w:val="000F05AD"/>
    <w:rsid w:val="000F137B"/>
    <w:rsid w:val="000F1490"/>
    <w:rsid w:val="000F150D"/>
    <w:rsid w:val="000F1C0D"/>
    <w:rsid w:val="000F3464"/>
    <w:rsid w:val="000F496F"/>
    <w:rsid w:val="000F546A"/>
    <w:rsid w:val="000F58D8"/>
    <w:rsid w:val="000F5AA4"/>
    <w:rsid w:val="000F6583"/>
    <w:rsid w:val="000F6902"/>
    <w:rsid w:val="000F6ECD"/>
    <w:rsid w:val="00100361"/>
    <w:rsid w:val="001005C5"/>
    <w:rsid w:val="00100FBE"/>
    <w:rsid w:val="0010296F"/>
    <w:rsid w:val="0010344B"/>
    <w:rsid w:val="001038BD"/>
    <w:rsid w:val="00104466"/>
    <w:rsid w:val="0010641A"/>
    <w:rsid w:val="001065E4"/>
    <w:rsid w:val="00106A73"/>
    <w:rsid w:val="00110D06"/>
    <w:rsid w:val="0011181A"/>
    <w:rsid w:val="00114C54"/>
    <w:rsid w:val="00117053"/>
    <w:rsid w:val="0012141E"/>
    <w:rsid w:val="001217F0"/>
    <w:rsid w:val="00123CB3"/>
    <w:rsid w:val="001260F3"/>
    <w:rsid w:val="00130F47"/>
    <w:rsid w:val="001325EA"/>
    <w:rsid w:val="00135A11"/>
    <w:rsid w:val="00141B9E"/>
    <w:rsid w:val="001431C2"/>
    <w:rsid w:val="001435CE"/>
    <w:rsid w:val="00144B19"/>
    <w:rsid w:val="001466C3"/>
    <w:rsid w:val="00147954"/>
    <w:rsid w:val="00150E5C"/>
    <w:rsid w:val="00153D37"/>
    <w:rsid w:val="00154E3F"/>
    <w:rsid w:val="00156E6B"/>
    <w:rsid w:val="00157D19"/>
    <w:rsid w:val="00160AF4"/>
    <w:rsid w:val="001617EA"/>
    <w:rsid w:val="00161CB4"/>
    <w:rsid w:val="001639DD"/>
    <w:rsid w:val="00166A2A"/>
    <w:rsid w:val="0016784C"/>
    <w:rsid w:val="001703F7"/>
    <w:rsid w:val="00172FC5"/>
    <w:rsid w:val="00177BE6"/>
    <w:rsid w:val="00177DF6"/>
    <w:rsid w:val="00180010"/>
    <w:rsid w:val="00180F79"/>
    <w:rsid w:val="00181258"/>
    <w:rsid w:val="001813D1"/>
    <w:rsid w:val="00181447"/>
    <w:rsid w:val="00182A69"/>
    <w:rsid w:val="001839F2"/>
    <w:rsid w:val="00183ABF"/>
    <w:rsid w:val="001845AD"/>
    <w:rsid w:val="00186088"/>
    <w:rsid w:val="0018684D"/>
    <w:rsid w:val="00190B46"/>
    <w:rsid w:val="0019553C"/>
    <w:rsid w:val="001966F7"/>
    <w:rsid w:val="00196D35"/>
    <w:rsid w:val="001A0127"/>
    <w:rsid w:val="001A0F8F"/>
    <w:rsid w:val="001A18A8"/>
    <w:rsid w:val="001A19E6"/>
    <w:rsid w:val="001A5623"/>
    <w:rsid w:val="001A5E30"/>
    <w:rsid w:val="001A6DB9"/>
    <w:rsid w:val="001A7BA2"/>
    <w:rsid w:val="001A7D75"/>
    <w:rsid w:val="001B00D2"/>
    <w:rsid w:val="001B0451"/>
    <w:rsid w:val="001B1E52"/>
    <w:rsid w:val="001B2BFA"/>
    <w:rsid w:val="001B4628"/>
    <w:rsid w:val="001C1F57"/>
    <w:rsid w:val="001C51A8"/>
    <w:rsid w:val="001C58A4"/>
    <w:rsid w:val="001D0624"/>
    <w:rsid w:val="001D0AE5"/>
    <w:rsid w:val="001D0ECE"/>
    <w:rsid w:val="001D1175"/>
    <w:rsid w:val="001D13CC"/>
    <w:rsid w:val="001D16B1"/>
    <w:rsid w:val="001D2FD3"/>
    <w:rsid w:val="001D799C"/>
    <w:rsid w:val="001E4F6B"/>
    <w:rsid w:val="001E5808"/>
    <w:rsid w:val="001E64B6"/>
    <w:rsid w:val="001E6E78"/>
    <w:rsid w:val="001E6FD8"/>
    <w:rsid w:val="001E7590"/>
    <w:rsid w:val="001E7CD5"/>
    <w:rsid w:val="001F1F14"/>
    <w:rsid w:val="001F2273"/>
    <w:rsid w:val="001F3941"/>
    <w:rsid w:val="001F5583"/>
    <w:rsid w:val="001F5F58"/>
    <w:rsid w:val="001F6FF1"/>
    <w:rsid w:val="00200338"/>
    <w:rsid w:val="002030E2"/>
    <w:rsid w:val="00206235"/>
    <w:rsid w:val="00206C2E"/>
    <w:rsid w:val="00210B15"/>
    <w:rsid w:val="0021286E"/>
    <w:rsid w:val="00214B53"/>
    <w:rsid w:val="002175AA"/>
    <w:rsid w:val="002217E4"/>
    <w:rsid w:val="002226CC"/>
    <w:rsid w:val="002226DB"/>
    <w:rsid w:val="0022316F"/>
    <w:rsid w:val="00225A7A"/>
    <w:rsid w:val="00225E91"/>
    <w:rsid w:val="00226E25"/>
    <w:rsid w:val="002278D8"/>
    <w:rsid w:val="00232075"/>
    <w:rsid w:val="0023424E"/>
    <w:rsid w:val="00234AF6"/>
    <w:rsid w:val="00241351"/>
    <w:rsid w:val="002419D9"/>
    <w:rsid w:val="0024290E"/>
    <w:rsid w:val="00242CA0"/>
    <w:rsid w:val="002455EB"/>
    <w:rsid w:val="00246550"/>
    <w:rsid w:val="00246802"/>
    <w:rsid w:val="00247508"/>
    <w:rsid w:val="00247A2D"/>
    <w:rsid w:val="0025504D"/>
    <w:rsid w:val="00255A2D"/>
    <w:rsid w:val="002565A5"/>
    <w:rsid w:val="00256DEC"/>
    <w:rsid w:val="00260D29"/>
    <w:rsid w:val="00260F96"/>
    <w:rsid w:val="002611E5"/>
    <w:rsid w:val="002618CB"/>
    <w:rsid w:val="00262781"/>
    <w:rsid w:val="00265125"/>
    <w:rsid w:val="00266116"/>
    <w:rsid w:val="0026664B"/>
    <w:rsid w:val="00266A5F"/>
    <w:rsid w:val="0027153A"/>
    <w:rsid w:val="0027196F"/>
    <w:rsid w:val="0027491B"/>
    <w:rsid w:val="00277071"/>
    <w:rsid w:val="0027739F"/>
    <w:rsid w:val="0027775F"/>
    <w:rsid w:val="00277D96"/>
    <w:rsid w:val="00280FD3"/>
    <w:rsid w:val="00287CA9"/>
    <w:rsid w:val="002903CA"/>
    <w:rsid w:val="00290695"/>
    <w:rsid w:val="00290B9F"/>
    <w:rsid w:val="0029129C"/>
    <w:rsid w:val="002914C9"/>
    <w:rsid w:val="002964F8"/>
    <w:rsid w:val="00296719"/>
    <w:rsid w:val="00296EDC"/>
    <w:rsid w:val="002A02EF"/>
    <w:rsid w:val="002A1D1F"/>
    <w:rsid w:val="002A7927"/>
    <w:rsid w:val="002B005F"/>
    <w:rsid w:val="002B280F"/>
    <w:rsid w:val="002B3D70"/>
    <w:rsid w:val="002B3F7A"/>
    <w:rsid w:val="002B57FD"/>
    <w:rsid w:val="002B5EC1"/>
    <w:rsid w:val="002C1159"/>
    <w:rsid w:val="002C13B5"/>
    <w:rsid w:val="002C1891"/>
    <w:rsid w:val="002C354C"/>
    <w:rsid w:val="002C491D"/>
    <w:rsid w:val="002D13B9"/>
    <w:rsid w:val="002D152B"/>
    <w:rsid w:val="002D30F6"/>
    <w:rsid w:val="002D4D33"/>
    <w:rsid w:val="002D5A18"/>
    <w:rsid w:val="002D5A1A"/>
    <w:rsid w:val="002E1669"/>
    <w:rsid w:val="002E4CD4"/>
    <w:rsid w:val="002E687E"/>
    <w:rsid w:val="002F365C"/>
    <w:rsid w:val="002F371C"/>
    <w:rsid w:val="00300F7C"/>
    <w:rsid w:val="0030196B"/>
    <w:rsid w:val="00302991"/>
    <w:rsid w:val="00302EB0"/>
    <w:rsid w:val="003047F6"/>
    <w:rsid w:val="003067E9"/>
    <w:rsid w:val="00315811"/>
    <w:rsid w:val="00315A50"/>
    <w:rsid w:val="00315DAB"/>
    <w:rsid w:val="003160C2"/>
    <w:rsid w:val="0031644A"/>
    <w:rsid w:val="0032099B"/>
    <w:rsid w:val="00322380"/>
    <w:rsid w:val="00323A13"/>
    <w:rsid w:val="00325E1A"/>
    <w:rsid w:val="00326AFC"/>
    <w:rsid w:val="0033046F"/>
    <w:rsid w:val="003316D0"/>
    <w:rsid w:val="00331B61"/>
    <w:rsid w:val="00332554"/>
    <w:rsid w:val="00332DF1"/>
    <w:rsid w:val="00333063"/>
    <w:rsid w:val="00336692"/>
    <w:rsid w:val="00336BF1"/>
    <w:rsid w:val="003404FE"/>
    <w:rsid w:val="00340647"/>
    <w:rsid w:val="0034105E"/>
    <w:rsid w:val="00342857"/>
    <w:rsid w:val="003445A5"/>
    <w:rsid w:val="00345D48"/>
    <w:rsid w:val="00346532"/>
    <w:rsid w:val="003465F8"/>
    <w:rsid w:val="00346D73"/>
    <w:rsid w:val="00346F7E"/>
    <w:rsid w:val="00347013"/>
    <w:rsid w:val="00347FC3"/>
    <w:rsid w:val="00353755"/>
    <w:rsid w:val="00357B5C"/>
    <w:rsid w:val="003608A7"/>
    <w:rsid w:val="00363CCF"/>
    <w:rsid w:val="00364754"/>
    <w:rsid w:val="003649D8"/>
    <w:rsid w:val="00365648"/>
    <w:rsid w:val="0036620E"/>
    <w:rsid w:val="00375D25"/>
    <w:rsid w:val="00380093"/>
    <w:rsid w:val="00381AA9"/>
    <w:rsid w:val="003821A8"/>
    <w:rsid w:val="00384A52"/>
    <w:rsid w:val="00386A7F"/>
    <w:rsid w:val="00386B00"/>
    <w:rsid w:val="00390262"/>
    <w:rsid w:val="00390DF4"/>
    <w:rsid w:val="00390E5F"/>
    <w:rsid w:val="003916C6"/>
    <w:rsid w:val="00392588"/>
    <w:rsid w:val="00393DA4"/>
    <w:rsid w:val="00397158"/>
    <w:rsid w:val="003A0740"/>
    <w:rsid w:val="003A20B6"/>
    <w:rsid w:val="003A33AE"/>
    <w:rsid w:val="003A5944"/>
    <w:rsid w:val="003A6363"/>
    <w:rsid w:val="003B16A9"/>
    <w:rsid w:val="003B70A7"/>
    <w:rsid w:val="003C09AB"/>
    <w:rsid w:val="003C13FD"/>
    <w:rsid w:val="003C56CC"/>
    <w:rsid w:val="003C7721"/>
    <w:rsid w:val="003D29DB"/>
    <w:rsid w:val="003D3E5B"/>
    <w:rsid w:val="003D5E8A"/>
    <w:rsid w:val="003D79AB"/>
    <w:rsid w:val="003E0777"/>
    <w:rsid w:val="003E0D70"/>
    <w:rsid w:val="003E0D84"/>
    <w:rsid w:val="003E14CC"/>
    <w:rsid w:val="003E259F"/>
    <w:rsid w:val="003E2C39"/>
    <w:rsid w:val="003E31A0"/>
    <w:rsid w:val="003E3FEF"/>
    <w:rsid w:val="003E5335"/>
    <w:rsid w:val="003E792E"/>
    <w:rsid w:val="003F44CB"/>
    <w:rsid w:val="003F5036"/>
    <w:rsid w:val="003F516B"/>
    <w:rsid w:val="003F6591"/>
    <w:rsid w:val="003F6DBB"/>
    <w:rsid w:val="003F7027"/>
    <w:rsid w:val="003F7BAB"/>
    <w:rsid w:val="00401884"/>
    <w:rsid w:val="00401AE2"/>
    <w:rsid w:val="004025C4"/>
    <w:rsid w:val="00403F8D"/>
    <w:rsid w:val="00404497"/>
    <w:rsid w:val="00404C39"/>
    <w:rsid w:val="00407931"/>
    <w:rsid w:val="00410731"/>
    <w:rsid w:val="00410F4D"/>
    <w:rsid w:val="004146BE"/>
    <w:rsid w:val="00414947"/>
    <w:rsid w:val="00415189"/>
    <w:rsid w:val="00415A58"/>
    <w:rsid w:val="004161AB"/>
    <w:rsid w:val="00416972"/>
    <w:rsid w:val="00416CC3"/>
    <w:rsid w:val="00421B43"/>
    <w:rsid w:val="004226FF"/>
    <w:rsid w:val="0042275A"/>
    <w:rsid w:val="00423A14"/>
    <w:rsid w:val="00423D2D"/>
    <w:rsid w:val="00425248"/>
    <w:rsid w:val="00425842"/>
    <w:rsid w:val="004277F9"/>
    <w:rsid w:val="00431B46"/>
    <w:rsid w:val="004336A8"/>
    <w:rsid w:val="00433DB3"/>
    <w:rsid w:val="00435642"/>
    <w:rsid w:val="00435D8E"/>
    <w:rsid w:val="00435FAB"/>
    <w:rsid w:val="00437190"/>
    <w:rsid w:val="0044125F"/>
    <w:rsid w:val="0044176F"/>
    <w:rsid w:val="004435A8"/>
    <w:rsid w:val="004446C5"/>
    <w:rsid w:val="00444753"/>
    <w:rsid w:val="00445A09"/>
    <w:rsid w:val="004464E0"/>
    <w:rsid w:val="00446907"/>
    <w:rsid w:val="004471B5"/>
    <w:rsid w:val="00453A99"/>
    <w:rsid w:val="004541B2"/>
    <w:rsid w:val="00454DAA"/>
    <w:rsid w:val="00455D90"/>
    <w:rsid w:val="00456710"/>
    <w:rsid w:val="004572D8"/>
    <w:rsid w:val="0045787B"/>
    <w:rsid w:val="00460156"/>
    <w:rsid w:val="00462C5B"/>
    <w:rsid w:val="004633B5"/>
    <w:rsid w:val="0046498C"/>
    <w:rsid w:val="00464F4F"/>
    <w:rsid w:val="0047009E"/>
    <w:rsid w:val="00470F78"/>
    <w:rsid w:val="00471710"/>
    <w:rsid w:val="00471789"/>
    <w:rsid w:val="00471985"/>
    <w:rsid w:val="00471EE5"/>
    <w:rsid w:val="0047457D"/>
    <w:rsid w:val="004749EA"/>
    <w:rsid w:val="00476012"/>
    <w:rsid w:val="00476B8E"/>
    <w:rsid w:val="004804AB"/>
    <w:rsid w:val="00480893"/>
    <w:rsid w:val="004810AD"/>
    <w:rsid w:val="0048117A"/>
    <w:rsid w:val="00481E90"/>
    <w:rsid w:val="004830E0"/>
    <w:rsid w:val="004863FA"/>
    <w:rsid w:val="0048750F"/>
    <w:rsid w:val="00487D85"/>
    <w:rsid w:val="004903F4"/>
    <w:rsid w:val="00494022"/>
    <w:rsid w:val="004959E7"/>
    <w:rsid w:val="004964F0"/>
    <w:rsid w:val="00496ECF"/>
    <w:rsid w:val="00497436"/>
    <w:rsid w:val="004A2234"/>
    <w:rsid w:val="004A4352"/>
    <w:rsid w:val="004A5040"/>
    <w:rsid w:val="004A582C"/>
    <w:rsid w:val="004A6896"/>
    <w:rsid w:val="004B022C"/>
    <w:rsid w:val="004B0623"/>
    <w:rsid w:val="004B0E07"/>
    <w:rsid w:val="004B2060"/>
    <w:rsid w:val="004B3005"/>
    <w:rsid w:val="004B365A"/>
    <w:rsid w:val="004B456F"/>
    <w:rsid w:val="004B5E3A"/>
    <w:rsid w:val="004B701D"/>
    <w:rsid w:val="004C2664"/>
    <w:rsid w:val="004C521A"/>
    <w:rsid w:val="004C59AB"/>
    <w:rsid w:val="004D182B"/>
    <w:rsid w:val="004D3020"/>
    <w:rsid w:val="004D3C90"/>
    <w:rsid w:val="004D5B38"/>
    <w:rsid w:val="004D5DCF"/>
    <w:rsid w:val="004D7342"/>
    <w:rsid w:val="004E1401"/>
    <w:rsid w:val="004E1CB5"/>
    <w:rsid w:val="004E303D"/>
    <w:rsid w:val="004E3FDA"/>
    <w:rsid w:val="004E5A72"/>
    <w:rsid w:val="004E702C"/>
    <w:rsid w:val="004E714E"/>
    <w:rsid w:val="004F30C5"/>
    <w:rsid w:val="004F637F"/>
    <w:rsid w:val="004F6B40"/>
    <w:rsid w:val="004F6CC6"/>
    <w:rsid w:val="005005A6"/>
    <w:rsid w:val="00500B1C"/>
    <w:rsid w:val="00500E56"/>
    <w:rsid w:val="0050150A"/>
    <w:rsid w:val="0050372C"/>
    <w:rsid w:val="00503FB3"/>
    <w:rsid w:val="00515591"/>
    <w:rsid w:val="005166AF"/>
    <w:rsid w:val="005207A1"/>
    <w:rsid w:val="0052162A"/>
    <w:rsid w:val="0052430A"/>
    <w:rsid w:val="00524B7B"/>
    <w:rsid w:val="00525333"/>
    <w:rsid w:val="0052562A"/>
    <w:rsid w:val="00530601"/>
    <w:rsid w:val="00530867"/>
    <w:rsid w:val="00530B09"/>
    <w:rsid w:val="005325FB"/>
    <w:rsid w:val="00532716"/>
    <w:rsid w:val="00533363"/>
    <w:rsid w:val="005340DA"/>
    <w:rsid w:val="005368F6"/>
    <w:rsid w:val="00542F7C"/>
    <w:rsid w:val="00543B2C"/>
    <w:rsid w:val="0054478D"/>
    <w:rsid w:val="00547030"/>
    <w:rsid w:val="005474CD"/>
    <w:rsid w:val="00547C8F"/>
    <w:rsid w:val="00547F90"/>
    <w:rsid w:val="005528D5"/>
    <w:rsid w:val="00552DB7"/>
    <w:rsid w:val="00554345"/>
    <w:rsid w:val="00555D34"/>
    <w:rsid w:val="0056031F"/>
    <w:rsid w:val="00560E1D"/>
    <w:rsid w:val="00564D40"/>
    <w:rsid w:val="00564EBC"/>
    <w:rsid w:val="00564F5C"/>
    <w:rsid w:val="00566842"/>
    <w:rsid w:val="005670DE"/>
    <w:rsid w:val="00570273"/>
    <w:rsid w:val="005757F8"/>
    <w:rsid w:val="0057644F"/>
    <w:rsid w:val="0057691F"/>
    <w:rsid w:val="00576922"/>
    <w:rsid w:val="00576946"/>
    <w:rsid w:val="00577649"/>
    <w:rsid w:val="00580496"/>
    <w:rsid w:val="00581DE7"/>
    <w:rsid w:val="00584895"/>
    <w:rsid w:val="00585B7F"/>
    <w:rsid w:val="00586568"/>
    <w:rsid w:val="00586E18"/>
    <w:rsid w:val="00591798"/>
    <w:rsid w:val="005925F4"/>
    <w:rsid w:val="0059283D"/>
    <w:rsid w:val="00592B87"/>
    <w:rsid w:val="00593240"/>
    <w:rsid w:val="00594422"/>
    <w:rsid w:val="0059516C"/>
    <w:rsid w:val="0059539F"/>
    <w:rsid w:val="00597BD4"/>
    <w:rsid w:val="005A0E81"/>
    <w:rsid w:val="005A2D96"/>
    <w:rsid w:val="005A35C6"/>
    <w:rsid w:val="005A399C"/>
    <w:rsid w:val="005A3B51"/>
    <w:rsid w:val="005A41F7"/>
    <w:rsid w:val="005A5C93"/>
    <w:rsid w:val="005A6824"/>
    <w:rsid w:val="005A7D23"/>
    <w:rsid w:val="005B19C4"/>
    <w:rsid w:val="005B2842"/>
    <w:rsid w:val="005B2FB7"/>
    <w:rsid w:val="005B393A"/>
    <w:rsid w:val="005B4D62"/>
    <w:rsid w:val="005B4DBA"/>
    <w:rsid w:val="005C0A39"/>
    <w:rsid w:val="005C5E42"/>
    <w:rsid w:val="005C6B2D"/>
    <w:rsid w:val="005D08A9"/>
    <w:rsid w:val="005D1376"/>
    <w:rsid w:val="005D52EF"/>
    <w:rsid w:val="005D5C08"/>
    <w:rsid w:val="005D7221"/>
    <w:rsid w:val="005D7831"/>
    <w:rsid w:val="005E05A6"/>
    <w:rsid w:val="005E30C7"/>
    <w:rsid w:val="005E4C6E"/>
    <w:rsid w:val="005E63B8"/>
    <w:rsid w:val="005E6463"/>
    <w:rsid w:val="005E64B9"/>
    <w:rsid w:val="005E72DC"/>
    <w:rsid w:val="005E7910"/>
    <w:rsid w:val="005F0E99"/>
    <w:rsid w:val="005F455B"/>
    <w:rsid w:val="005F5D2C"/>
    <w:rsid w:val="006001EA"/>
    <w:rsid w:val="0060024F"/>
    <w:rsid w:val="00602D1D"/>
    <w:rsid w:val="006047EE"/>
    <w:rsid w:val="00604AE5"/>
    <w:rsid w:val="0060742D"/>
    <w:rsid w:val="00607A7E"/>
    <w:rsid w:val="00607E43"/>
    <w:rsid w:val="006116CB"/>
    <w:rsid w:val="00612641"/>
    <w:rsid w:val="006149ED"/>
    <w:rsid w:val="00615093"/>
    <w:rsid w:val="00615DAD"/>
    <w:rsid w:val="00617186"/>
    <w:rsid w:val="006202EA"/>
    <w:rsid w:val="006250B5"/>
    <w:rsid w:val="0062581D"/>
    <w:rsid w:val="00627F18"/>
    <w:rsid w:val="006320F9"/>
    <w:rsid w:val="00632130"/>
    <w:rsid w:val="00632266"/>
    <w:rsid w:val="0063523E"/>
    <w:rsid w:val="00635429"/>
    <w:rsid w:val="00636477"/>
    <w:rsid w:val="00644C7D"/>
    <w:rsid w:val="00646D40"/>
    <w:rsid w:val="00646F57"/>
    <w:rsid w:val="006476CC"/>
    <w:rsid w:val="00647C84"/>
    <w:rsid w:val="00647E8B"/>
    <w:rsid w:val="00650D21"/>
    <w:rsid w:val="00650F93"/>
    <w:rsid w:val="00652CAE"/>
    <w:rsid w:val="0065392B"/>
    <w:rsid w:val="006541C4"/>
    <w:rsid w:val="00655840"/>
    <w:rsid w:val="0065696B"/>
    <w:rsid w:val="0066190E"/>
    <w:rsid w:val="00663BF3"/>
    <w:rsid w:val="00667347"/>
    <w:rsid w:val="00670473"/>
    <w:rsid w:val="00670F62"/>
    <w:rsid w:val="006712E5"/>
    <w:rsid w:val="00671EC1"/>
    <w:rsid w:val="00672562"/>
    <w:rsid w:val="006737F5"/>
    <w:rsid w:val="00676C20"/>
    <w:rsid w:val="00676F77"/>
    <w:rsid w:val="00682667"/>
    <w:rsid w:val="00682670"/>
    <w:rsid w:val="00683030"/>
    <w:rsid w:val="00683861"/>
    <w:rsid w:val="00683865"/>
    <w:rsid w:val="00684D17"/>
    <w:rsid w:val="00684D39"/>
    <w:rsid w:val="00684FB9"/>
    <w:rsid w:val="00685190"/>
    <w:rsid w:val="0068676D"/>
    <w:rsid w:val="006907AF"/>
    <w:rsid w:val="00690DAE"/>
    <w:rsid w:val="006928E4"/>
    <w:rsid w:val="00695DF3"/>
    <w:rsid w:val="00696949"/>
    <w:rsid w:val="00697BB5"/>
    <w:rsid w:val="006A0EC0"/>
    <w:rsid w:val="006A2295"/>
    <w:rsid w:val="006A2607"/>
    <w:rsid w:val="006A29F3"/>
    <w:rsid w:val="006A3686"/>
    <w:rsid w:val="006A3A5E"/>
    <w:rsid w:val="006A4644"/>
    <w:rsid w:val="006B1D2C"/>
    <w:rsid w:val="006B2061"/>
    <w:rsid w:val="006B21E4"/>
    <w:rsid w:val="006B2E3D"/>
    <w:rsid w:val="006B5A25"/>
    <w:rsid w:val="006B5F23"/>
    <w:rsid w:val="006B6987"/>
    <w:rsid w:val="006B6EF5"/>
    <w:rsid w:val="006B77A8"/>
    <w:rsid w:val="006B7891"/>
    <w:rsid w:val="006C0BD5"/>
    <w:rsid w:val="006C1E4A"/>
    <w:rsid w:val="006C2D72"/>
    <w:rsid w:val="006C5473"/>
    <w:rsid w:val="006C639E"/>
    <w:rsid w:val="006C65D2"/>
    <w:rsid w:val="006D0699"/>
    <w:rsid w:val="006D236C"/>
    <w:rsid w:val="006D2F38"/>
    <w:rsid w:val="006D3B62"/>
    <w:rsid w:val="006D3EFC"/>
    <w:rsid w:val="006D45C7"/>
    <w:rsid w:val="006D5231"/>
    <w:rsid w:val="006D5C46"/>
    <w:rsid w:val="006F2C6F"/>
    <w:rsid w:val="006F312E"/>
    <w:rsid w:val="006F469B"/>
    <w:rsid w:val="00702BC9"/>
    <w:rsid w:val="0070306B"/>
    <w:rsid w:val="007038CF"/>
    <w:rsid w:val="00707960"/>
    <w:rsid w:val="007107FF"/>
    <w:rsid w:val="007138AB"/>
    <w:rsid w:val="00713B43"/>
    <w:rsid w:val="00716161"/>
    <w:rsid w:val="00716E3E"/>
    <w:rsid w:val="007228A2"/>
    <w:rsid w:val="00723605"/>
    <w:rsid w:val="00724750"/>
    <w:rsid w:val="0072488E"/>
    <w:rsid w:val="007250F4"/>
    <w:rsid w:val="00725E78"/>
    <w:rsid w:val="00726AFA"/>
    <w:rsid w:val="00726BA9"/>
    <w:rsid w:val="007271CE"/>
    <w:rsid w:val="0073116C"/>
    <w:rsid w:val="00731484"/>
    <w:rsid w:val="007345F3"/>
    <w:rsid w:val="00735881"/>
    <w:rsid w:val="00736372"/>
    <w:rsid w:val="00736CC1"/>
    <w:rsid w:val="007421ED"/>
    <w:rsid w:val="00742829"/>
    <w:rsid w:val="00746012"/>
    <w:rsid w:val="00746BD8"/>
    <w:rsid w:val="00746FBC"/>
    <w:rsid w:val="00750321"/>
    <w:rsid w:val="007528B0"/>
    <w:rsid w:val="007532F2"/>
    <w:rsid w:val="00756F88"/>
    <w:rsid w:val="00760082"/>
    <w:rsid w:val="00760426"/>
    <w:rsid w:val="00761C72"/>
    <w:rsid w:val="00762D80"/>
    <w:rsid w:val="0076681E"/>
    <w:rsid w:val="0077044A"/>
    <w:rsid w:val="00772C86"/>
    <w:rsid w:val="00773026"/>
    <w:rsid w:val="007801D5"/>
    <w:rsid w:val="00780442"/>
    <w:rsid w:val="00781206"/>
    <w:rsid w:val="0078161D"/>
    <w:rsid w:val="00781B33"/>
    <w:rsid w:val="00783977"/>
    <w:rsid w:val="00783DBA"/>
    <w:rsid w:val="0078493F"/>
    <w:rsid w:val="007872DF"/>
    <w:rsid w:val="00787AFE"/>
    <w:rsid w:val="00791311"/>
    <w:rsid w:val="00791E53"/>
    <w:rsid w:val="00792CC6"/>
    <w:rsid w:val="00793DE4"/>
    <w:rsid w:val="00794EA6"/>
    <w:rsid w:val="0079533A"/>
    <w:rsid w:val="00797F2C"/>
    <w:rsid w:val="007A089B"/>
    <w:rsid w:val="007A3923"/>
    <w:rsid w:val="007A40A0"/>
    <w:rsid w:val="007A46CB"/>
    <w:rsid w:val="007A4B91"/>
    <w:rsid w:val="007A6697"/>
    <w:rsid w:val="007A7BF2"/>
    <w:rsid w:val="007B2C43"/>
    <w:rsid w:val="007B38F1"/>
    <w:rsid w:val="007B4CB0"/>
    <w:rsid w:val="007C005E"/>
    <w:rsid w:val="007C0700"/>
    <w:rsid w:val="007C0A8C"/>
    <w:rsid w:val="007C1C28"/>
    <w:rsid w:val="007C391E"/>
    <w:rsid w:val="007C3E50"/>
    <w:rsid w:val="007C424E"/>
    <w:rsid w:val="007C5F69"/>
    <w:rsid w:val="007C6EC6"/>
    <w:rsid w:val="007D0A7D"/>
    <w:rsid w:val="007D16AF"/>
    <w:rsid w:val="007D185B"/>
    <w:rsid w:val="007D1D76"/>
    <w:rsid w:val="007D1FB2"/>
    <w:rsid w:val="007D237C"/>
    <w:rsid w:val="007D24CA"/>
    <w:rsid w:val="007D367A"/>
    <w:rsid w:val="007D423C"/>
    <w:rsid w:val="007D533C"/>
    <w:rsid w:val="007D5E17"/>
    <w:rsid w:val="007E1DFE"/>
    <w:rsid w:val="007E356E"/>
    <w:rsid w:val="007E545D"/>
    <w:rsid w:val="007F25DB"/>
    <w:rsid w:val="007F3FDD"/>
    <w:rsid w:val="007F4437"/>
    <w:rsid w:val="007F7360"/>
    <w:rsid w:val="00802BB7"/>
    <w:rsid w:val="008034E8"/>
    <w:rsid w:val="00806D8F"/>
    <w:rsid w:val="00807A98"/>
    <w:rsid w:val="00812151"/>
    <w:rsid w:val="00814740"/>
    <w:rsid w:val="00815E4E"/>
    <w:rsid w:val="00823A8E"/>
    <w:rsid w:val="00832590"/>
    <w:rsid w:val="00841277"/>
    <w:rsid w:val="00842931"/>
    <w:rsid w:val="00850400"/>
    <w:rsid w:val="00851A23"/>
    <w:rsid w:val="008528AD"/>
    <w:rsid w:val="0085439E"/>
    <w:rsid w:val="008548FA"/>
    <w:rsid w:val="0085597B"/>
    <w:rsid w:val="00860DF4"/>
    <w:rsid w:val="00863826"/>
    <w:rsid w:val="0087366D"/>
    <w:rsid w:val="00875F20"/>
    <w:rsid w:val="008811AD"/>
    <w:rsid w:val="00881F40"/>
    <w:rsid w:val="00882436"/>
    <w:rsid w:val="00884833"/>
    <w:rsid w:val="00885B9A"/>
    <w:rsid w:val="00885CE1"/>
    <w:rsid w:val="00887CDD"/>
    <w:rsid w:val="008907B4"/>
    <w:rsid w:val="00893999"/>
    <w:rsid w:val="0089496C"/>
    <w:rsid w:val="0089614A"/>
    <w:rsid w:val="00896900"/>
    <w:rsid w:val="008A26C9"/>
    <w:rsid w:val="008A6E6B"/>
    <w:rsid w:val="008A79B2"/>
    <w:rsid w:val="008B17D5"/>
    <w:rsid w:val="008B299C"/>
    <w:rsid w:val="008B34A1"/>
    <w:rsid w:val="008B4C6C"/>
    <w:rsid w:val="008B633C"/>
    <w:rsid w:val="008B68D8"/>
    <w:rsid w:val="008C08D7"/>
    <w:rsid w:val="008C15EC"/>
    <w:rsid w:val="008C2946"/>
    <w:rsid w:val="008C53D8"/>
    <w:rsid w:val="008C562A"/>
    <w:rsid w:val="008C7371"/>
    <w:rsid w:val="008C78D2"/>
    <w:rsid w:val="008D0E90"/>
    <w:rsid w:val="008D1894"/>
    <w:rsid w:val="008D213B"/>
    <w:rsid w:val="008E2A12"/>
    <w:rsid w:val="008E4179"/>
    <w:rsid w:val="008E4DEB"/>
    <w:rsid w:val="008E6173"/>
    <w:rsid w:val="008E76CF"/>
    <w:rsid w:val="008F1169"/>
    <w:rsid w:val="008F14BB"/>
    <w:rsid w:val="008F21A7"/>
    <w:rsid w:val="008F64F6"/>
    <w:rsid w:val="0090033A"/>
    <w:rsid w:val="00901B70"/>
    <w:rsid w:val="009035E8"/>
    <w:rsid w:val="00903661"/>
    <w:rsid w:val="0090421B"/>
    <w:rsid w:val="00904EEC"/>
    <w:rsid w:val="009070A1"/>
    <w:rsid w:val="00907E0D"/>
    <w:rsid w:val="00911E5A"/>
    <w:rsid w:val="00913AC0"/>
    <w:rsid w:val="00914F0F"/>
    <w:rsid w:val="00915742"/>
    <w:rsid w:val="00915F98"/>
    <w:rsid w:val="0092173E"/>
    <w:rsid w:val="009223C4"/>
    <w:rsid w:val="00923C69"/>
    <w:rsid w:val="0092418C"/>
    <w:rsid w:val="00924649"/>
    <w:rsid w:val="00925131"/>
    <w:rsid w:val="00925ABC"/>
    <w:rsid w:val="00925F76"/>
    <w:rsid w:val="00926541"/>
    <w:rsid w:val="00926985"/>
    <w:rsid w:val="00926C3B"/>
    <w:rsid w:val="00930691"/>
    <w:rsid w:val="009308C7"/>
    <w:rsid w:val="00930EE3"/>
    <w:rsid w:val="00933201"/>
    <w:rsid w:val="00941EBA"/>
    <w:rsid w:val="009425E2"/>
    <w:rsid w:val="00942698"/>
    <w:rsid w:val="00942E27"/>
    <w:rsid w:val="00943C38"/>
    <w:rsid w:val="0094647A"/>
    <w:rsid w:val="00952392"/>
    <w:rsid w:val="009523B8"/>
    <w:rsid w:val="00954056"/>
    <w:rsid w:val="00954769"/>
    <w:rsid w:val="0095557C"/>
    <w:rsid w:val="00956D63"/>
    <w:rsid w:val="00957F48"/>
    <w:rsid w:val="00961929"/>
    <w:rsid w:val="00962F75"/>
    <w:rsid w:val="00962FA1"/>
    <w:rsid w:val="009637C0"/>
    <w:rsid w:val="00967160"/>
    <w:rsid w:val="00971279"/>
    <w:rsid w:val="00971F94"/>
    <w:rsid w:val="00972028"/>
    <w:rsid w:val="009742E2"/>
    <w:rsid w:val="00974F12"/>
    <w:rsid w:val="00975453"/>
    <w:rsid w:val="00976EE3"/>
    <w:rsid w:val="00982605"/>
    <w:rsid w:val="00984507"/>
    <w:rsid w:val="00984F2E"/>
    <w:rsid w:val="00986AC2"/>
    <w:rsid w:val="00990DAF"/>
    <w:rsid w:val="00991CBC"/>
    <w:rsid w:val="00992667"/>
    <w:rsid w:val="0099272C"/>
    <w:rsid w:val="00993FC4"/>
    <w:rsid w:val="00994E98"/>
    <w:rsid w:val="009972FA"/>
    <w:rsid w:val="0099759C"/>
    <w:rsid w:val="009A0AA7"/>
    <w:rsid w:val="009A3063"/>
    <w:rsid w:val="009A4945"/>
    <w:rsid w:val="009A5E6E"/>
    <w:rsid w:val="009A6A03"/>
    <w:rsid w:val="009B5745"/>
    <w:rsid w:val="009C17F0"/>
    <w:rsid w:val="009C1D89"/>
    <w:rsid w:val="009C2379"/>
    <w:rsid w:val="009C251D"/>
    <w:rsid w:val="009C4428"/>
    <w:rsid w:val="009C4D71"/>
    <w:rsid w:val="009C5C3C"/>
    <w:rsid w:val="009C60BF"/>
    <w:rsid w:val="009C79C2"/>
    <w:rsid w:val="009D43A8"/>
    <w:rsid w:val="009D58A1"/>
    <w:rsid w:val="009E0B4F"/>
    <w:rsid w:val="009E1AB1"/>
    <w:rsid w:val="009E5498"/>
    <w:rsid w:val="009F3CD4"/>
    <w:rsid w:val="009F5283"/>
    <w:rsid w:val="009F672D"/>
    <w:rsid w:val="009F7288"/>
    <w:rsid w:val="009F7AFA"/>
    <w:rsid w:val="00A013C8"/>
    <w:rsid w:val="00A01C6C"/>
    <w:rsid w:val="00A02858"/>
    <w:rsid w:val="00A02F6E"/>
    <w:rsid w:val="00A03C33"/>
    <w:rsid w:val="00A06560"/>
    <w:rsid w:val="00A07B93"/>
    <w:rsid w:val="00A13230"/>
    <w:rsid w:val="00A13667"/>
    <w:rsid w:val="00A1423A"/>
    <w:rsid w:val="00A15991"/>
    <w:rsid w:val="00A24150"/>
    <w:rsid w:val="00A254F4"/>
    <w:rsid w:val="00A26C09"/>
    <w:rsid w:val="00A274D9"/>
    <w:rsid w:val="00A27D27"/>
    <w:rsid w:val="00A3104B"/>
    <w:rsid w:val="00A32449"/>
    <w:rsid w:val="00A3290D"/>
    <w:rsid w:val="00A33840"/>
    <w:rsid w:val="00A355BD"/>
    <w:rsid w:val="00A356CA"/>
    <w:rsid w:val="00A36DEA"/>
    <w:rsid w:val="00A37418"/>
    <w:rsid w:val="00A403FB"/>
    <w:rsid w:val="00A4282F"/>
    <w:rsid w:val="00A4391A"/>
    <w:rsid w:val="00A44F67"/>
    <w:rsid w:val="00A5129D"/>
    <w:rsid w:val="00A52C1E"/>
    <w:rsid w:val="00A5490D"/>
    <w:rsid w:val="00A576E5"/>
    <w:rsid w:val="00A576FD"/>
    <w:rsid w:val="00A57A20"/>
    <w:rsid w:val="00A60DB7"/>
    <w:rsid w:val="00A621C1"/>
    <w:rsid w:val="00A62D5E"/>
    <w:rsid w:val="00A63918"/>
    <w:rsid w:val="00A63E67"/>
    <w:rsid w:val="00A64920"/>
    <w:rsid w:val="00A64CCF"/>
    <w:rsid w:val="00A65A7B"/>
    <w:rsid w:val="00A66FC9"/>
    <w:rsid w:val="00A70484"/>
    <w:rsid w:val="00A773F5"/>
    <w:rsid w:val="00A77404"/>
    <w:rsid w:val="00A77C7A"/>
    <w:rsid w:val="00A8030D"/>
    <w:rsid w:val="00A81870"/>
    <w:rsid w:val="00A82A78"/>
    <w:rsid w:val="00A8379C"/>
    <w:rsid w:val="00A852D6"/>
    <w:rsid w:val="00A90F4C"/>
    <w:rsid w:val="00AA04A8"/>
    <w:rsid w:val="00AA2A12"/>
    <w:rsid w:val="00AA33BB"/>
    <w:rsid w:val="00AA39C3"/>
    <w:rsid w:val="00AA3DE8"/>
    <w:rsid w:val="00AB1A42"/>
    <w:rsid w:val="00AB36D7"/>
    <w:rsid w:val="00AB3D3E"/>
    <w:rsid w:val="00AB3F4E"/>
    <w:rsid w:val="00AB434E"/>
    <w:rsid w:val="00AB538C"/>
    <w:rsid w:val="00AB54FA"/>
    <w:rsid w:val="00AB5D65"/>
    <w:rsid w:val="00AB6CC6"/>
    <w:rsid w:val="00AB6FA2"/>
    <w:rsid w:val="00AC1F57"/>
    <w:rsid w:val="00AC27D5"/>
    <w:rsid w:val="00AC2DFF"/>
    <w:rsid w:val="00AC33FB"/>
    <w:rsid w:val="00AC4826"/>
    <w:rsid w:val="00AC4A6B"/>
    <w:rsid w:val="00AC62F3"/>
    <w:rsid w:val="00AC7836"/>
    <w:rsid w:val="00AC7D44"/>
    <w:rsid w:val="00AD0051"/>
    <w:rsid w:val="00AD06F2"/>
    <w:rsid w:val="00AD09C3"/>
    <w:rsid w:val="00AD146F"/>
    <w:rsid w:val="00AD2E2E"/>
    <w:rsid w:val="00AD3129"/>
    <w:rsid w:val="00AD3AF5"/>
    <w:rsid w:val="00AD49D7"/>
    <w:rsid w:val="00AD4F7F"/>
    <w:rsid w:val="00AD5E80"/>
    <w:rsid w:val="00AD6716"/>
    <w:rsid w:val="00AD74F8"/>
    <w:rsid w:val="00AE1321"/>
    <w:rsid w:val="00AE1FB4"/>
    <w:rsid w:val="00AE2BB4"/>
    <w:rsid w:val="00AE2DE2"/>
    <w:rsid w:val="00AE3362"/>
    <w:rsid w:val="00AE392F"/>
    <w:rsid w:val="00AE3B9C"/>
    <w:rsid w:val="00AE59B2"/>
    <w:rsid w:val="00AF031A"/>
    <w:rsid w:val="00AF425F"/>
    <w:rsid w:val="00AF4ED6"/>
    <w:rsid w:val="00B007FA"/>
    <w:rsid w:val="00B00A7D"/>
    <w:rsid w:val="00B00C60"/>
    <w:rsid w:val="00B01363"/>
    <w:rsid w:val="00B069D4"/>
    <w:rsid w:val="00B10F87"/>
    <w:rsid w:val="00B11C5C"/>
    <w:rsid w:val="00B12AA9"/>
    <w:rsid w:val="00B136C3"/>
    <w:rsid w:val="00B143C4"/>
    <w:rsid w:val="00B14AD3"/>
    <w:rsid w:val="00B159A5"/>
    <w:rsid w:val="00B16579"/>
    <w:rsid w:val="00B17630"/>
    <w:rsid w:val="00B178CD"/>
    <w:rsid w:val="00B17FB2"/>
    <w:rsid w:val="00B21400"/>
    <w:rsid w:val="00B21FAF"/>
    <w:rsid w:val="00B2297C"/>
    <w:rsid w:val="00B25980"/>
    <w:rsid w:val="00B321A4"/>
    <w:rsid w:val="00B334DB"/>
    <w:rsid w:val="00B34432"/>
    <w:rsid w:val="00B415C4"/>
    <w:rsid w:val="00B424FC"/>
    <w:rsid w:val="00B43381"/>
    <w:rsid w:val="00B448FC"/>
    <w:rsid w:val="00B4552C"/>
    <w:rsid w:val="00B4594E"/>
    <w:rsid w:val="00B53470"/>
    <w:rsid w:val="00B54057"/>
    <w:rsid w:val="00B601FF"/>
    <w:rsid w:val="00B60D39"/>
    <w:rsid w:val="00B62990"/>
    <w:rsid w:val="00B6481F"/>
    <w:rsid w:val="00B64971"/>
    <w:rsid w:val="00B66F6C"/>
    <w:rsid w:val="00B673E5"/>
    <w:rsid w:val="00B67405"/>
    <w:rsid w:val="00B677D9"/>
    <w:rsid w:val="00B679F7"/>
    <w:rsid w:val="00B71076"/>
    <w:rsid w:val="00B72D73"/>
    <w:rsid w:val="00B73614"/>
    <w:rsid w:val="00B739A0"/>
    <w:rsid w:val="00B74104"/>
    <w:rsid w:val="00B759EA"/>
    <w:rsid w:val="00B75AD3"/>
    <w:rsid w:val="00B76160"/>
    <w:rsid w:val="00B8015C"/>
    <w:rsid w:val="00B80ADB"/>
    <w:rsid w:val="00B81859"/>
    <w:rsid w:val="00B84442"/>
    <w:rsid w:val="00B854B4"/>
    <w:rsid w:val="00B86BC8"/>
    <w:rsid w:val="00B91442"/>
    <w:rsid w:val="00B917D0"/>
    <w:rsid w:val="00B91F30"/>
    <w:rsid w:val="00B931F3"/>
    <w:rsid w:val="00B94185"/>
    <w:rsid w:val="00B94880"/>
    <w:rsid w:val="00B95E0D"/>
    <w:rsid w:val="00B961AE"/>
    <w:rsid w:val="00BA3F67"/>
    <w:rsid w:val="00BA4093"/>
    <w:rsid w:val="00BA4959"/>
    <w:rsid w:val="00BA60D7"/>
    <w:rsid w:val="00BA79AD"/>
    <w:rsid w:val="00BA7C41"/>
    <w:rsid w:val="00BB0A5F"/>
    <w:rsid w:val="00BB3527"/>
    <w:rsid w:val="00BB4549"/>
    <w:rsid w:val="00BB59B2"/>
    <w:rsid w:val="00BB69B4"/>
    <w:rsid w:val="00BB75A3"/>
    <w:rsid w:val="00BB794B"/>
    <w:rsid w:val="00BC0F17"/>
    <w:rsid w:val="00BC262D"/>
    <w:rsid w:val="00BC27F5"/>
    <w:rsid w:val="00BC2B53"/>
    <w:rsid w:val="00BC32BB"/>
    <w:rsid w:val="00BC4162"/>
    <w:rsid w:val="00BC4CB1"/>
    <w:rsid w:val="00BC5F94"/>
    <w:rsid w:val="00BD024B"/>
    <w:rsid w:val="00BD0B7F"/>
    <w:rsid w:val="00BD2A7E"/>
    <w:rsid w:val="00BD67C1"/>
    <w:rsid w:val="00BD701B"/>
    <w:rsid w:val="00BE095B"/>
    <w:rsid w:val="00BE1D06"/>
    <w:rsid w:val="00BE4ECD"/>
    <w:rsid w:val="00BE547D"/>
    <w:rsid w:val="00BE7BA1"/>
    <w:rsid w:val="00BE7C05"/>
    <w:rsid w:val="00BF01A8"/>
    <w:rsid w:val="00BF04BF"/>
    <w:rsid w:val="00BF1F17"/>
    <w:rsid w:val="00BF2146"/>
    <w:rsid w:val="00BF2A71"/>
    <w:rsid w:val="00BF3246"/>
    <w:rsid w:val="00BF3BA5"/>
    <w:rsid w:val="00BF3F8D"/>
    <w:rsid w:val="00BF4DA1"/>
    <w:rsid w:val="00BF5D6C"/>
    <w:rsid w:val="00BF770C"/>
    <w:rsid w:val="00BF7B61"/>
    <w:rsid w:val="00C01AC8"/>
    <w:rsid w:val="00C01C6E"/>
    <w:rsid w:val="00C04EBB"/>
    <w:rsid w:val="00C058C7"/>
    <w:rsid w:val="00C059D6"/>
    <w:rsid w:val="00C07E2C"/>
    <w:rsid w:val="00C10B07"/>
    <w:rsid w:val="00C12241"/>
    <w:rsid w:val="00C1342C"/>
    <w:rsid w:val="00C1513F"/>
    <w:rsid w:val="00C1691D"/>
    <w:rsid w:val="00C2000B"/>
    <w:rsid w:val="00C23F27"/>
    <w:rsid w:val="00C2604D"/>
    <w:rsid w:val="00C27690"/>
    <w:rsid w:val="00C346DC"/>
    <w:rsid w:val="00C37408"/>
    <w:rsid w:val="00C40FCE"/>
    <w:rsid w:val="00C4156D"/>
    <w:rsid w:val="00C4242B"/>
    <w:rsid w:val="00C42C97"/>
    <w:rsid w:val="00C448B9"/>
    <w:rsid w:val="00C45BF1"/>
    <w:rsid w:val="00C46EEA"/>
    <w:rsid w:val="00C47C9A"/>
    <w:rsid w:val="00C5034C"/>
    <w:rsid w:val="00C51465"/>
    <w:rsid w:val="00C54663"/>
    <w:rsid w:val="00C573C8"/>
    <w:rsid w:val="00C578B8"/>
    <w:rsid w:val="00C57BAB"/>
    <w:rsid w:val="00C624D3"/>
    <w:rsid w:val="00C62E65"/>
    <w:rsid w:val="00C63B83"/>
    <w:rsid w:val="00C6424E"/>
    <w:rsid w:val="00C664B1"/>
    <w:rsid w:val="00C70AB2"/>
    <w:rsid w:val="00C71063"/>
    <w:rsid w:val="00C72B14"/>
    <w:rsid w:val="00C7322C"/>
    <w:rsid w:val="00C7616A"/>
    <w:rsid w:val="00C8156A"/>
    <w:rsid w:val="00C81772"/>
    <w:rsid w:val="00C8567F"/>
    <w:rsid w:val="00C87F19"/>
    <w:rsid w:val="00C909A9"/>
    <w:rsid w:val="00C917A0"/>
    <w:rsid w:val="00C93360"/>
    <w:rsid w:val="00C94AC5"/>
    <w:rsid w:val="00C968D5"/>
    <w:rsid w:val="00C96D6E"/>
    <w:rsid w:val="00C97E24"/>
    <w:rsid w:val="00CA06DA"/>
    <w:rsid w:val="00CA1489"/>
    <w:rsid w:val="00CA1550"/>
    <w:rsid w:val="00CA1F8B"/>
    <w:rsid w:val="00CA6D75"/>
    <w:rsid w:val="00CA6F3F"/>
    <w:rsid w:val="00CB0566"/>
    <w:rsid w:val="00CB06D8"/>
    <w:rsid w:val="00CB084B"/>
    <w:rsid w:val="00CB0A42"/>
    <w:rsid w:val="00CB1C45"/>
    <w:rsid w:val="00CB6980"/>
    <w:rsid w:val="00CC02E0"/>
    <w:rsid w:val="00CC2708"/>
    <w:rsid w:val="00CC3C69"/>
    <w:rsid w:val="00CC5E9B"/>
    <w:rsid w:val="00CC61A7"/>
    <w:rsid w:val="00CD0CA3"/>
    <w:rsid w:val="00CD4861"/>
    <w:rsid w:val="00CD7312"/>
    <w:rsid w:val="00CE26F7"/>
    <w:rsid w:val="00CE3849"/>
    <w:rsid w:val="00CE622C"/>
    <w:rsid w:val="00CF142F"/>
    <w:rsid w:val="00CF200D"/>
    <w:rsid w:val="00CF30D8"/>
    <w:rsid w:val="00CF3744"/>
    <w:rsid w:val="00CF5841"/>
    <w:rsid w:val="00CF75BD"/>
    <w:rsid w:val="00CF7AA5"/>
    <w:rsid w:val="00D005C9"/>
    <w:rsid w:val="00D00F6A"/>
    <w:rsid w:val="00D02660"/>
    <w:rsid w:val="00D029A1"/>
    <w:rsid w:val="00D04CAA"/>
    <w:rsid w:val="00D11E1A"/>
    <w:rsid w:val="00D14C26"/>
    <w:rsid w:val="00D15BC6"/>
    <w:rsid w:val="00D16889"/>
    <w:rsid w:val="00D16CAB"/>
    <w:rsid w:val="00D17252"/>
    <w:rsid w:val="00D201E1"/>
    <w:rsid w:val="00D21692"/>
    <w:rsid w:val="00D23B51"/>
    <w:rsid w:val="00D26D20"/>
    <w:rsid w:val="00D27D60"/>
    <w:rsid w:val="00D30948"/>
    <w:rsid w:val="00D30B0B"/>
    <w:rsid w:val="00D31F0E"/>
    <w:rsid w:val="00D32F1D"/>
    <w:rsid w:val="00D3462A"/>
    <w:rsid w:val="00D349A9"/>
    <w:rsid w:val="00D36776"/>
    <w:rsid w:val="00D36DE8"/>
    <w:rsid w:val="00D403DE"/>
    <w:rsid w:val="00D4166E"/>
    <w:rsid w:val="00D42015"/>
    <w:rsid w:val="00D42670"/>
    <w:rsid w:val="00D42BFB"/>
    <w:rsid w:val="00D4567B"/>
    <w:rsid w:val="00D471D9"/>
    <w:rsid w:val="00D50805"/>
    <w:rsid w:val="00D51407"/>
    <w:rsid w:val="00D52EAE"/>
    <w:rsid w:val="00D534DB"/>
    <w:rsid w:val="00D553C5"/>
    <w:rsid w:val="00D55EB0"/>
    <w:rsid w:val="00D578B2"/>
    <w:rsid w:val="00D63703"/>
    <w:rsid w:val="00D64F28"/>
    <w:rsid w:val="00D67AD7"/>
    <w:rsid w:val="00D7186A"/>
    <w:rsid w:val="00D73135"/>
    <w:rsid w:val="00D740A9"/>
    <w:rsid w:val="00D749BF"/>
    <w:rsid w:val="00D75A05"/>
    <w:rsid w:val="00D765B0"/>
    <w:rsid w:val="00D8038F"/>
    <w:rsid w:val="00D80D65"/>
    <w:rsid w:val="00D82BBA"/>
    <w:rsid w:val="00D82CFF"/>
    <w:rsid w:val="00D861C7"/>
    <w:rsid w:val="00D9005A"/>
    <w:rsid w:val="00D91251"/>
    <w:rsid w:val="00D918EC"/>
    <w:rsid w:val="00D93FEF"/>
    <w:rsid w:val="00D95214"/>
    <w:rsid w:val="00D963D2"/>
    <w:rsid w:val="00DA0C9F"/>
    <w:rsid w:val="00DA1CC2"/>
    <w:rsid w:val="00DA23AC"/>
    <w:rsid w:val="00DA274D"/>
    <w:rsid w:val="00DA5029"/>
    <w:rsid w:val="00DA6FE7"/>
    <w:rsid w:val="00DA7CBE"/>
    <w:rsid w:val="00DB5A17"/>
    <w:rsid w:val="00DB68D5"/>
    <w:rsid w:val="00DB7C90"/>
    <w:rsid w:val="00DC0F40"/>
    <w:rsid w:val="00DC2AE2"/>
    <w:rsid w:val="00DC65DC"/>
    <w:rsid w:val="00DC6E0A"/>
    <w:rsid w:val="00DD060E"/>
    <w:rsid w:val="00DD0753"/>
    <w:rsid w:val="00DD123D"/>
    <w:rsid w:val="00DD1626"/>
    <w:rsid w:val="00DD240D"/>
    <w:rsid w:val="00DD2564"/>
    <w:rsid w:val="00DD2609"/>
    <w:rsid w:val="00DD2FDD"/>
    <w:rsid w:val="00DD3E35"/>
    <w:rsid w:val="00DD4F36"/>
    <w:rsid w:val="00DD6D01"/>
    <w:rsid w:val="00DE3B06"/>
    <w:rsid w:val="00DE57A2"/>
    <w:rsid w:val="00DE722E"/>
    <w:rsid w:val="00DE79CE"/>
    <w:rsid w:val="00DF0A5D"/>
    <w:rsid w:val="00DF0F29"/>
    <w:rsid w:val="00DF27A4"/>
    <w:rsid w:val="00DF4201"/>
    <w:rsid w:val="00DF56B9"/>
    <w:rsid w:val="00DF6BAC"/>
    <w:rsid w:val="00DF7715"/>
    <w:rsid w:val="00DF7C40"/>
    <w:rsid w:val="00E00AAF"/>
    <w:rsid w:val="00E01C9B"/>
    <w:rsid w:val="00E02471"/>
    <w:rsid w:val="00E02B92"/>
    <w:rsid w:val="00E05A5E"/>
    <w:rsid w:val="00E06096"/>
    <w:rsid w:val="00E061D0"/>
    <w:rsid w:val="00E069B1"/>
    <w:rsid w:val="00E07BC3"/>
    <w:rsid w:val="00E108E2"/>
    <w:rsid w:val="00E10923"/>
    <w:rsid w:val="00E1196A"/>
    <w:rsid w:val="00E1199B"/>
    <w:rsid w:val="00E12965"/>
    <w:rsid w:val="00E13C8A"/>
    <w:rsid w:val="00E149E4"/>
    <w:rsid w:val="00E15DF7"/>
    <w:rsid w:val="00E16D2D"/>
    <w:rsid w:val="00E26E3C"/>
    <w:rsid w:val="00E30586"/>
    <w:rsid w:val="00E3092D"/>
    <w:rsid w:val="00E31D54"/>
    <w:rsid w:val="00E32524"/>
    <w:rsid w:val="00E32AEE"/>
    <w:rsid w:val="00E33F03"/>
    <w:rsid w:val="00E343C2"/>
    <w:rsid w:val="00E368DB"/>
    <w:rsid w:val="00E379EF"/>
    <w:rsid w:val="00E4233B"/>
    <w:rsid w:val="00E42D12"/>
    <w:rsid w:val="00E42EF2"/>
    <w:rsid w:val="00E4340F"/>
    <w:rsid w:val="00E44CD2"/>
    <w:rsid w:val="00E453A2"/>
    <w:rsid w:val="00E47737"/>
    <w:rsid w:val="00E54044"/>
    <w:rsid w:val="00E54198"/>
    <w:rsid w:val="00E57583"/>
    <w:rsid w:val="00E61F8F"/>
    <w:rsid w:val="00E66D50"/>
    <w:rsid w:val="00E672C7"/>
    <w:rsid w:val="00E70D33"/>
    <w:rsid w:val="00E70DC4"/>
    <w:rsid w:val="00E70DD1"/>
    <w:rsid w:val="00E71DB2"/>
    <w:rsid w:val="00E71ED9"/>
    <w:rsid w:val="00E73415"/>
    <w:rsid w:val="00E73FBA"/>
    <w:rsid w:val="00E7667F"/>
    <w:rsid w:val="00E77C05"/>
    <w:rsid w:val="00E808A1"/>
    <w:rsid w:val="00E80ADE"/>
    <w:rsid w:val="00E824F0"/>
    <w:rsid w:val="00E830F1"/>
    <w:rsid w:val="00E84A99"/>
    <w:rsid w:val="00E86500"/>
    <w:rsid w:val="00E8754E"/>
    <w:rsid w:val="00E87B40"/>
    <w:rsid w:val="00E91513"/>
    <w:rsid w:val="00E9169C"/>
    <w:rsid w:val="00E92163"/>
    <w:rsid w:val="00E94142"/>
    <w:rsid w:val="00E94F58"/>
    <w:rsid w:val="00EA047C"/>
    <w:rsid w:val="00EA2F77"/>
    <w:rsid w:val="00EA4E23"/>
    <w:rsid w:val="00EA5066"/>
    <w:rsid w:val="00EB0A83"/>
    <w:rsid w:val="00EB1EAD"/>
    <w:rsid w:val="00EB2798"/>
    <w:rsid w:val="00EB37B4"/>
    <w:rsid w:val="00EB4293"/>
    <w:rsid w:val="00EB5C91"/>
    <w:rsid w:val="00EB64C7"/>
    <w:rsid w:val="00EB6C1F"/>
    <w:rsid w:val="00EB720B"/>
    <w:rsid w:val="00EB7769"/>
    <w:rsid w:val="00EC1327"/>
    <w:rsid w:val="00EC3781"/>
    <w:rsid w:val="00EC4E21"/>
    <w:rsid w:val="00EC519A"/>
    <w:rsid w:val="00EC5D86"/>
    <w:rsid w:val="00EC6FCE"/>
    <w:rsid w:val="00EC71A8"/>
    <w:rsid w:val="00ED05AD"/>
    <w:rsid w:val="00ED2C21"/>
    <w:rsid w:val="00ED2F9C"/>
    <w:rsid w:val="00ED6B52"/>
    <w:rsid w:val="00EE2582"/>
    <w:rsid w:val="00EE2A7D"/>
    <w:rsid w:val="00EE34B5"/>
    <w:rsid w:val="00EE479B"/>
    <w:rsid w:val="00EE514E"/>
    <w:rsid w:val="00EE6499"/>
    <w:rsid w:val="00EE73CC"/>
    <w:rsid w:val="00EF3064"/>
    <w:rsid w:val="00EF35E6"/>
    <w:rsid w:val="00EF4CDC"/>
    <w:rsid w:val="00EF6625"/>
    <w:rsid w:val="00EF730F"/>
    <w:rsid w:val="00EF7EC9"/>
    <w:rsid w:val="00F001BF"/>
    <w:rsid w:val="00F0079C"/>
    <w:rsid w:val="00F0162E"/>
    <w:rsid w:val="00F0292B"/>
    <w:rsid w:val="00F02B27"/>
    <w:rsid w:val="00F02B42"/>
    <w:rsid w:val="00F051A3"/>
    <w:rsid w:val="00F052B8"/>
    <w:rsid w:val="00F05604"/>
    <w:rsid w:val="00F066E4"/>
    <w:rsid w:val="00F06B46"/>
    <w:rsid w:val="00F0765F"/>
    <w:rsid w:val="00F10237"/>
    <w:rsid w:val="00F11A7F"/>
    <w:rsid w:val="00F16FA0"/>
    <w:rsid w:val="00F17992"/>
    <w:rsid w:val="00F21258"/>
    <w:rsid w:val="00F2191A"/>
    <w:rsid w:val="00F26A7B"/>
    <w:rsid w:val="00F278DE"/>
    <w:rsid w:val="00F31E65"/>
    <w:rsid w:val="00F364D9"/>
    <w:rsid w:val="00F37D3D"/>
    <w:rsid w:val="00F408FA"/>
    <w:rsid w:val="00F420C4"/>
    <w:rsid w:val="00F428B0"/>
    <w:rsid w:val="00F43B34"/>
    <w:rsid w:val="00F44653"/>
    <w:rsid w:val="00F4525B"/>
    <w:rsid w:val="00F4694E"/>
    <w:rsid w:val="00F46C5D"/>
    <w:rsid w:val="00F50710"/>
    <w:rsid w:val="00F510A3"/>
    <w:rsid w:val="00F52F2F"/>
    <w:rsid w:val="00F542D7"/>
    <w:rsid w:val="00F5517D"/>
    <w:rsid w:val="00F577BA"/>
    <w:rsid w:val="00F57AF1"/>
    <w:rsid w:val="00F60D58"/>
    <w:rsid w:val="00F60E11"/>
    <w:rsid w:val="00F63450"/>
    <w:rsid w:val="00F6377D"/>
    <w:rsid w:val="00F658A3"/>
    <w:rsid w:val="00F67141"/>
    <w:rsid w:val="00F70D61"/>
    <w:rsid w:val="00F71BA3"/>
    <w:rsid w:val="00F72796"/>
    <w:rsid w:val="00F732E6"/>
    <w:rsid w:val="00F734DE"/>
    <w:rsid w:val="00F76D46"/>
    <w:rsid w:val="00F77584"/>
    <w:rsid w:val="00F77E05"/>
    <w:rsid w:val="00F81E81"/>
    <w:rsid w:val="00F82408"/>
    <w:rsid w:val="00F83089"/>
    <w:rsid w:val="00F83FDD"/>
    <w:rsid w:val="00F8577D"/>
    <w:rsid w:val="00F9086F"/>
    <w:rsid w:val="00F918DE"/>
    <w:rsid w:val="00F94393"/>
    <w:rsid w:val="00F96133"/>
    <w:rsid w:val="00F978E6"/>
    <w:rsid w:val="00FA0BFF"/>
    <w:rsid w:val="00FA2F68"/>
    <w:rsid w:val="00FA350B"/>
    <w:rsid w:val="00FA5D00"/>
    <w:rsid w:val="00FA6144"/>
    <w:rsid w:val="00FA78C8"/>
    <w:rsid w:val="00FB214C"/>
    <w:rsid w:val="00FB2B04"/>
    <w:rsid w:val="00FB2D46"/>
    <w:rsid w:val="00FB3F62"/>
    <w:rsid w:val="00FB5FA8"/>
    <w:rsid w:val="00FB6709"/>
    <w:rsid w:val="00FC1321"/>
    <w:rsid w:val="00FC2801"/>
    <w:rsid w:val="00FD1558"/>
    <w:rsid w:val="00FD16B0"/>
    <w:rsid w:val="00FD22D0"/>
    <w:rsid w:val="00FD312C"/>
    <w:rsid w:val="00FD3552"/>
    <w:rsid w:val="00FD47F9"/>
    <w:rsid w:val="00FD4999"/>
    <w:rsid w:val="00FD50AC"/>
    <w:rsid w:val="00FE0770"/>
    <w:rsid w:val="00FE1A42"/>
    <w:rsid w:val="00FE1E6A"/>
    <w:rsid w:val="00FE21AC"/>
    <w:rsid w:val="00FE40F3"/>
    <w:rsid w:val="00FE5356"/>
    <w:rsid w:val="00FF2B72"/>
    <w:rsid w:val="00FF2C7F"/>
    <w:rsid w:val="00FF44F2"/>
    <w:rsid w:val="00FF7A5A"/>
    <w:rsid w:val="00FF7A78"/>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32F75"/>
  <w15:docId w15:val="{986ACF41-ACA3-8F43-A678-611D5128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0A7D"/>
    <w:pPr>
      <w:spacing w:after="0"/>
    </w:pPr>
    <w:rPr>
      <w:rFonts w:ascii="Times New Roman" w:eastAsia="Times New Roman" w:hAnsi="Times New Roman" w:cs="Times New Roman"/>
      <w:lang w:val="en-GB" w:eastAsia="en-GB"/>
    </w:rPr>
  </w:style>
  <w:style w:type="paragraph" w:styleId="Heading1">
    <w:name w:val="heading 1"/>
    <w:basedOn w:val="Normal"/>
    <w:next w:val="BodyText"/>
    <w:link w:val="Heading1Char"/>
    <w:uiPriority w:val="9"/>
    <w:qFormat/>
    <w:rsid w:val="0045281A"/>
    <w:pPr>
      <w:keepNext/>
      <w:keepLines/>
      <w:spacing w:before="480" w:line="480" w:lineRule="auto"/>
      <w:jc w:val="center"/>
      <w:outlineLvl w:val="0"/>
    </w:pPr>
    <w:rPr>
      <w:rFonts w:eastAsiaTheme="majorEastAsia" w:cstheme="majorBidi"/>
      <w:b/>
      <w:bCs/>
      <w:color w:val="000000" w:themeColor="text1"/>
      <w:szCs w:val="32"/>
      <w:lang w:eastAsia="en-US"/>
    </w:rPr>
  </w:style>
  <w:style w:type="paragraph" w:styleId="Heading2">
    <w:name w:val="heading 2"/>
    <w:basedOn w:val="Normal"/>
    <w:next w:val="BodyText"/>
    <w:link w:val="Heading2Char"/>
    <w:uiPriority w:val="9"/>
    <w:unhideWhenUsed/>
    <w:qFormat/>
    <w:rsid w:val="008F7977"/>
    <w:pPr>
      <w:keepNext/>
      <w:keepLines/>
      <w:spacing w:before="200" w:line="480" w:lineRule="auto"/>
      <w:outlineLvl w:val="1"/>
    </w:pPr>
    <w:rPr>
      <w:rFonts w:eastAsiaTheme="majorEastAsia" w:cstheme="majorBidi"/>
      <w:b/>
      <w:bCs/>
      <w:color w:val="000000" w:themeColor="text1"/>
      <w:szCs w:val="28"/>
      <w:lang w:eastAsia="en-US"/>
    </w:rPr>
  </w:style>
  <w:style w:type="paragraph" w:styleId="Heading3">
    <w:name w:val="heading 3"/>
    <w:basedOn w:val="Normal"/>
    <w:next w:val="BodyText"/>
    <w:uiPriority w:val="9"/>
    <w:unhideWhenUsed/>
    <w:qFormat/>
    <w:rsid w:val="0045281A"/>
    <w:pPr>
      <w:keepNext/>
      <w:keepLines/>
      <w:spacing w:before="200" w:line="480" w:lineRule="auto"/>
      <w:ind w:firstLine="720"/>
      <w:outlineLvl w:val="2"/>
    </w:pPr>
    <w:rPr>
      <w:rFonts w:eastAsiaTheme="majorEastAsia" w:cstheme="majorBidi"/>
      <w:b/>
      <w:bCs/>
      <w:color w:val="000000" w:themeColor="text1"/>
      <w:lang w:eastAsia="en-US"/>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lang w:eastAsia="en-US"/>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lang w:eastAsia="en-U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lang w:eastAsia="en-US"/>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lang w:eastAsia="en-US"/>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lang w:eastAsia="en-US"/>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2"/>
    <w:link w:val="BodyTextChar"/>
    <w:qFormat/>
    <w:rsid w:val="004902D1"/>
    <w:pPr>
      <w:spacing w:before="180" w:after="180" w:line="480" w:lineRule="auto"/>
    </w:pPr>
    <w:rPr>
      <w:rFonts w:eastAsiaTheme="minorHAnsi" w:cstheme="minorBidi"/>
      <w:lang w:eastAsia="en-US"/>
    </w:rPr>
  </w:style>
  <w:style w:type="paragraph" w:customStyle="1" w:styleId="FirstParagraph">
    <w:name w:val="First Paragraph"/>
    <w:basedOn w:val="BodyText"/>
    <w:next w:val="BodyText"/>
    <w:qFormat/>
    <w:rsid w:val="004902D1"/>
    <w:pPr>
      <w:ind w:firstLine="720"/>
    </w:pPr>
  </w:style>
  <w:style w:type="paragraph" w:customStyle="1" w:styleId="Compact">
    <w:name w:val="Compact"/>
    <w:basedOn w:val="BodyText"/>
    <w:qFormat/>
    <w:pPr>
      <w:spacing w:before="36" w:after="36"/>
    </w:pPr>
  </w:style>
  <w:style w:type="paragraph" w:styleId="Title">
    <w:name w:val="Title"/>
    <w:basedOn w:val="Normal"/>
    <w:next w:val="BodyText"/>
    <w:qFormat/>
    <w:rsid w:val="00E2433D"/>
    <w:pPr>
      <w:keepNext/>
      <w:keepLines/>
      <w:spacing w:before="480" w:after="240" w:line="480" w:lineRule="auto"/>
      <w:jc w:val="center"/>
    </w:pPr>
    <w:rPr>
      <w:rFonts w:eastAsiaTheme="majorEastAsia" w:cstheme="majorBidi"/>
      <w:b/>
      <w:bCs/>
      <w:color w:val="000000" w:themeColor="text1"/>
      <w:sz w:val="32"/>
      <w:szCs w:val="36"/>
      <w:lang w:eastAsia="en-US"/>
    </w:rPr>
  </w:style>
  <w:style w:type="paragraph" w:styleId="Subtitle">
    <w:name w:val="Subtitle"/>
    <w:basedOn w:val="Title"/>
    <w:next w:val="BodyText"/>
    <w:qFormat/>
    <w:rsid w:val="00E2433D"/>
    <w:pPr>
      <w:spacing w:before="240"/>
    </w:pPr>
    <w:rPr>
      <w:szCs w:val="30"/>
    </w:rPr>
  </w:style>
  <w:style w:type="paragraph" w:customStyle="1" w:styleId="Author">
    <w:name w:val="Author"/>
    <w:next w:val="BodyText"/>
    <w:qFormat/>
    <w:rsid w:val="00E2433D"/>
    <w:pPr>
      <w:keepNext/>
      <w:keepLines/>
    </w:pPr>
    <w:rPr>
      <w:rFonts w:ascii="Times New Roman" w:hAnsi="Times New Roman"/>
      <w:color w:val="000000" w:themeColor="text1"/>
    </w:rPr>
  </w:style>
  <w:style w:type="paragraph" w:styleId="Date">
    <w:name w:val="Date"/>
    <w:next w:val="BodyText"/>
    <w:qFormat/>
    <w:rsid w:val="0045281A"/>
    <w:pPr>
      <w:keepNext/>
      <w:keepLines/>
      <w:jc w:val="center"/>
    </w:pPr>
    <w:rPr>
      <w:rFonts w:ascii="Times New Roman" w:hAnsi="Times New Roman"/>
    </w:rPr>
  </w:style>
  <w:style w:type="paragraph" w:customStyle="1" w:styleId="Abstract">
    <w:name w:val="Abstract"/>
    <w:basedOn w:val="Normal"/>
    <w:next w:val="BodyText"/>
    <w:qFormat/>
    <w:rsid w:val="00A13230"/>
    <w:pPr>
      <w:keepNext/>
      <w:keepLines/>
      <w:spacing w:before="300" w:after="300"/>
    </w:pPr>
    <w:rPr>
      <w:rFonts w:eastAsiaTheme="minorHAnsi" w:cstheme="minorBidi"/>
      <w:sz w:val="18"/>
      <w:szCs w:val="20"/>
      <w:lang w:eastAsia="en-US"/>
    </w:rPr>
  </w:style>
  <w:style w:type="paragraph" w:styleId="Bibliography">
    <w:name w:val="Bibliography"/>
    <w:basedOn w:val="Normal"/>
    <w:qFormat/>
    <w:rsid w:val="009751BE"/>
    <w:pPr>
      <w:spacing w:after="200" w:line="480" w:lineRule="auto"/>
      <w:ind w:left="720" w:hanging="720"/>
    </w:pPr>
    <w:rPr>
      <w:rFonts w:eastAsiaTheme="minorHAnsi" w:cstheme="minorBidi"/>
      <w:lang w:eastAsia="en-US"/>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pPr>
      <w:spacing w:after="200"/>
    </w:pPr>
    <w:rPr>
      <w:rFonts w:asciiTheme="minorHAnsi" w:eastAsiaTheme="minorHAnsi" w:hAnsiTheme="minorHAnsi" w:cstheme="minorBidi"/>
      <w:lang w:eastAsia="en-U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rFonts w:asciiTheme="minorHAnsi" w:eastAsiaTheme="minorHAnsi" w:hAnsiTheme="minorHAnsi" w:cstheme="minorBidi"/>
      <w:b/>
      <w:lang w:eastAsia="en-US"/>
    </w:rPr>
  </w:style>
  <w:style w:type="paragraph" w:customStyle="1" w:styleId="Definition">
    <w:name w:val="Definition"/>
    <w:basedOn w:val="Normal"/>
    <w:pPr>
      <w:spacing w:after="200"/>
    </w:pPr>
    <w:rPr>
      <w:rFonts w:asciiTheme="minorHAnsi" w:eastAsiaTheme="minorHAnsi" w:hAnsiTheme="minorHAnsi" w:cstheme="minorBidi"/>
      <w:lang w:eastAsia="en-US"/>
    </w:rPr>
  </w:style>
  <w:style w:type="paragraph" w:styleId="Caption">
    <w:name w:val="caption"/>
    <w:basedOn w:val="Normal"/>
    <w:link w:val="CaptionChar"/>
    <w:pPr>
      <w:spacing w:after="120"/>
    </w:pPr>
    <w:rPr>
      <w:rFonts w:asciiTheme="minorHAnsi" w:eastAsiaTheme="minorHAnsi" w:hAnsiTheme="minorHAnsi" w:cstheme="minorBidi"/>
      <w:i/>
      <w:lang w:eastAsia="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lang w:eastAsia="en-U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sid w:val="00A13230"/>
    <w:rPr>
      <w:rFonts w:ascii="Times New Roman" w:hAnsi="Times New Roman"/>
      <w:sz w:val="20"/>
      <w:vertAlign w:val="superscript"/>
    </w:rPr>
  </w:style>
  <w:style w:type="character" w:styleId="Hyperlink">
    <w:name w:val="Hyperlink"/>
    <w:basedOn w:val="CaptionChar"/>
    <w:uiPriority w:val="99"/>
    <w:rsid w:val="00786194"/>
    <w:rPr>
      <w:color w:val="000000" w:themeColor="tex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lang w:eastAsia="en-U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902D1"/>
    <w:rPr>
      <w:rFonts w:ascii="Times New Roman" w:hAnsi="Times New Roman"/>
    </w:rPr>
  </w:style>
  <w:style w:type="paragraph" w:styleId="BodyTextFirstIndent">
    <w:name w:val="Body Text First Indent"/>
    <w:basedOn w:val="BodyText"/>
    <w:link w:val="BodyTextFirstIndentChar"/>
    <w:semiHidden/>
    <w:unhideWhenUsed/>
    <w:rsid w:val="0045281A"/>
    <w:pPr>
      <w:spacing w:before="0" w:after="200" w:line="240" w:lineRule="auto"/>
      <w:ind w:firstLine="360"/>
    </w:pPr>
    <w:rPr>
      <w:rFonts w:asciiTheme="minorHAnsi" w:hAnsiTheme="minorHAnsi"/>
    </w:rPr>
  </w:style>
  <w:style w:type="character" w:customStyle="1" w:styleId="BodyTextFirstIndentChar">
    <w:name w:val="Body Text First Indent Char"/>
    <w:basedOn w:val="BodyTextChar"/>
    <w:link w:val="BodyTextFirstIndent"/>
    <w:semiHidden/>
    <w:rsid w:val="0045281A"/>
    <w:rPr>
      <w:rFonts w:ascii="Times New Roman" w:hAnsi="Times New Roman"/>
    </w:rPr>
  </w:style>
  <w:style w:type="character" w:styleId="FollowedHyperlink">
    <w:name w:val="FollowedHyperlink"/>
    <w:basedOn w:val="DefaultParagraphFont"/>
    <w:semiHidden/>
    <w:unhideWhenUsed/>
    <w:rsid w:val="0045281A"/>
    <w:rPr>
      <w:color w:val="800080" w:themeColor="followedHyperlink"/>
      <w:u w:val="single"/>
    </w:rPr>
  </w:style>
  <w:style w:type="paragraph" w:styleId="Footer">
    <w:name w:val="footer"/>
    <w:basedOn w:val="Normal"/>
    <w:link w:val="FooterChar"/>
    <w:unhideWhenUsed/>
    <w:rsid w:val="009751BE"/>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rsid w:val="009751BE"/>
  </w:style>
  <w:style w:type="paragraph" w:styleId="BodyText2">
    <w:name w:val="Body Text 2"/>
    <w:basedOn w:val="Normal"/>
    <w:link w:val="BodyText2Char"/>
    <w:rsid w:val="00886199"/>
    <w:pPr>
      <w:spacing w:after="120" w:line="480" w:lineRule="auto"/>
    </w:pPr>
    <w:rPr>
      <w:rFonts w:asciiTheme="minorHAnsi" w:eastAsiaTheme="minorHAnsi" w:hAnsiTheme="minorHAnsi" w:cstheme="minorBidi"/>
      <w:lang w:eastAsia="en-US"/>
    </w:rPr>
  </w:style>
  <w:style w:type="character" w:customStyle="1" w:styleId="BodyText2Char">
    <w:name w:val="Body Text 2 Char"/>
    <w:basedOn w:val="DefaultParagraphFont"/>
    <w:link w:val="BodyText2"/>
    <w:rsid w:val="00886199"/>
  </w:style>
  <w:style w:type="paragraph" w:styleId="Revision">
    <w:name w:val="Revision"/>
    <w:hidden/>
    <w:semiHidden/>
    <w:rsid w:val="00DA23AC"/>
    <w:pPr>
      <w:spacing w:after="0"/>
    </w:pPr>
  </w:style>
  <w:style w:type="character" w:styleId="CommentReference">
    <w:name w:val="annotation reference"/>
    <w:basedOn w:val="DefaultParagraphFont"/>
    <w:uiPriority w:val="99"/>
    <w:semiHidden/>
    <w:unhideWhenUsed/>
    <w:rsid w:val="00DA23AC"/>
    <w:rPr>
      <w:sz w:val="16"/>
      <w:szCs w:val="16"/>
    </w:rPr>
  </w:style>
  <w:style w:type="paragraph" w:styleId="CommentText">
    <w:name w:val="annotation text"/>
    <w:basedOn w:val="Normal"/>
    <w:link w:val="CommentTextChar"/>
    <w:uiPriority w:val="99"/>
    <w:unhideWhenUsed/>
    <w:rsid w:val="00DA23AC"/>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DA23AC"/>
    <w:rPr>
      <w:sz w:val="20"/>
      <w:szCs w:val="20"/>
    </w:rPr>
  </w:style>
  <w:style w:type="paragraph" w:styleId="CommentSubject">
    <w:name w:val="annotation subject"/>
    <w:basedOn w:val="CommentText"/>
    <w:next w:val="CommentText"/>
    <w:link w:val="CommentSubjectChar"/>
    <w:semiHidden/>
    <w:unhideWhenUsed/>
    <w:rsid w:val="00DA23AC"/>
    <w:rPr>
      <w:b/>
      <w:bCs/>
    </w:rPr>
  </w:style>
  <w:style w:type="character" w:customStyle="1" w:styleId="CommentSubjectChar">
    <w:name w:val="Comment Subject Char"/>
    <w:basedOn w:val="CommentTextChar"/>
    <w:link w:val="CommentSubject"/>
    <w:semiHidden/>
    <w:rsid w:val="00DA23AC"/>
    <w:rPr>
      <w:b/>
      <w:bCs/>
      <w:sz w:val="20"/>
      <w:szCs w:val="20"/>
    </w:rPr>
  </w:style>
  <w:style w:type="character" w:customStyle="1" w:styleId="Heading2Char">
    <w:name w:val="Heading 2 Char"/>
    <w:basedOn w:val="DefaultParagraphFont"/>
    <w:link w:val="Heading2"/>
    <w:uiPriority w:val="9"/>
    <w:rsid w:val="008E4179"/>
    <w:rPr>
      <w:rFonts w:ascii="Times New Roman" w:eastAsiaTheme="majorEastAsia" w:hAnsi="Times New Roman" w:cstheme="majorBidi"/>
      <w:b/>
      <w:bCs/>
      <w:color w:val="000000" w:themeColor="text1"/>
      <w:szCs w:val="28"/>
    </w:rPr>
  </w:style>
  <w:style w:type="table" w:styleId="TableGrid">
    <w:name w:val="Table Grid"/>
    <w:basedOn w:val="TableNormal"/>
    <w:uiPriority w:val="59"/>
    <w:rsid w:val="008E4179"/>
    <w:pPr>
      <w:spacing w:after="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84B"/>
    <w:pPr>
      <w:spacing w:after="160" w:line="259" w:lineRule="auto"/>
      <w:ind w:left="720"/>
      <w:contextualSpacing/>
    </w:pPr>
    <w:rPr>
      <w:rFonts w:asciiTheme="minorHAnsi" w:eastAsiaTheme="minorHAnsi" w:hAnsiTheme="minorHAnsi" w:cstheme="minorBidi"/>
      <w:sz w:val="22"/>
      <w:szCs w:val="22"/>
      <w:lang w:val="en-AU" w:eastAsia="en-US"/>
    </w:rPr>
  </w:style>
  <w:style w:type="character" w:styleId="UnresolvedMention">
    <w:name w:val="Unresolved Mention"/>
    <w:basedOn w:val="DefaultParagraphFont"/>
    <w:uiPriority w:val="99"/>
    <w:semiHidden/>
    <w:unhideWhenUsed/>
    <w:rsid w:val="003B16A9"/>
    <w:rPr>
      <w:color w:val="605E5C"/>
      <w:shd w:val="clear" w:color="auto" w:fill="E1DFDD"/>
    </w:rPr>
  </w:style>
  <w:style w:type="table" w:styleId="GridTable1Light">
    <w:name w:val="Grid Table 1 Light"/>
    <w:basedOn w:val="TableNormal"/>
    <w:uiPriority w:val="46"/>
    <w:rsid w:val="000F1490"/>
    <w:pPr>
      <w:spacing w:after="0"/>
    </w:pPr>
    <w:rPr>
      <w:rFonts w:ascii="Calibri" w:eastAsia="Calibri" w:hAnsi="Calibri" w:cs="Calibri"/>
      <w:lang w:val="en-GB" w:eastAsia="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57F8"/>
    <w:pPr>
      <w:spacing w:before="100" w:beforeAutospacing="1" w:after="100" w:afterAutospacing="1"/>
    </w:pPr>
  </w:style>
  <w:style w:type="character" w:styleId="Emphasis">
    <w:name w:val="Emphasis"/>
    <w:basedOn w:val="DefaultParagraphFont"/>
    <w:uiPriority w:val="20"/>
    <w:qFormat/>
    <w:rsid w:val="00023546"/>
    <w:rPr>
      <w:i/>
      <w:iCs/>
    </w:rPr>
  </w:style>
  <w:style w:type="character" w:styleId="PageNumber">
    <w:name w:val="page number"/>
    <w:basedOn w:val="DefaultParagraphFont"/>
    <w:semiHidden/>
    <w:unhideWhenUsed/>
    <w:rsid w:val="00471789"/>
  </w:style>
  <w:style w:type="character" w:customStyle="1" w:styleId="cf01">
    <w:name w:val="cf01"/>
    <w:basedOn w:val="DefaultParagraphFont"/>
    <w:rsid w:val="00DF4201"/>
    <w:rPr>
      <w:rFonts w:ascii="Segoe UI" w:hAnsi="Segoe UI" w:cs="Segoe UI" w:hint="default"/>
      <w:sz w:val="18"/>
      <w:szCs w:val="18"/>
    </w:rPr>
  </w:style>
  <w:style w:type="paragraph" w:customStyle="1" w:styleId="EndNoteBibliographyTitle">
    <w:name w:val="EndNote Bibliography Title"/>
    <w:basedOn w:val="Normal"/>
    <w:link w:val="EndNoteBibliographyTitleChar"/>
    <w:rsid w:val="005D7831"/>
    <w:pPr>
      <w:jc w:val="center"/>
    </w:pPr>
    <w:rPr>
      <w:rFonts w:ascii="Cambria" w:eastAsiaTheme="minorHAnsi" w:hAnsi="Cambria" w:cstheme="minorBidi"/>
      <w:lang w:val="en-US" w:eastAsia="en-US"/>
    </w:rPr>
  </w:style>
  <w:style w:type="character" w:customStyle="1" w:styleId="EndNoteBibliographyTitleChar">
    <w:name w:val="EndNote Bibliography Title Char"/>
    <w:basedOn w:val="BodyTextChar"/>
    <w:link w:val="EndNoteBibliographyTitle"/>
    <w:rsid w:val="005D7831"/>
    <w:rPr>
      <w:rFonts w:ascii="Cambria" w:hAnsi="Cambria"/>
    </w:rPr>
  </w:style>
  <w:style w:type="paragraph" w:customStyle="1" w:styleId="EndNoteBibliography">
    <w:name w:val="EndNote Bibliography"/>
    <w:basedOn w:val="Normal"/>
    <w:link w:val="EndNoteBibliographyChar"/>
    <w:rsid w:val="005D7831"/>
    <w:pPr>
      <w:spacing w:after="200"/>
    </w:pPr>
    <w:rPr>
      <w:rFonts w:ascii="Cambria" w:eastAsiaTheme="minorHAnsi" w:hAnsi="Cambria" w:cstheme="minorBidi"/>
      <w:lang w:val="en-US" w:eastAsia="en-US"/>
    </w:rPr>
  </w:style>
  <w:style w:type="character" w:customStyle="1" w:styleId="EndNoteBibliographyChar">
    <w:name w:val="EndNote Bibliography Char"/>
    <w:basedOn w:val="BodyTextChar"/>
    <w:link w:val="EndNoteBibliography"/>
    <w:rsid w:val="005D7831"/>
    <w:rPr>
      <w:rFonts w:ascii="Cambria" w:hAnsi="Cambria"/>
    </w:rPr>
  </w:style>
  <w:style w:type="paragraph" w:customStyle="1" w:styleId="c1">
    <w:name w:val="c1"/>
    <w:basedOn w:val="Normal"/>
    <w:rsid w:val="00B00A7D"/>
    <w:pPr>
      <w:spacing w:before="100" w:beforeAutospacing="1" w:after="100" w:afterAutospacing="1"/>
    </w:pPr>
  </w:style>
  <w:style w:type="character" w:customStyle="1" w:styleId="c0">
    <w:name w:val="c0"/>
    <w:basedOn w:val="DefaultParagraphFont"/>
    <w:rsid w:val="00B00A7D"/>
  </w:style>
  <w:style w:type="character" w:customStyle="1" w:styleId="c4">
    <w:name w:val="c4"/>
    <w:basedOn w:val="DefaultParagraphFont"/>
    <w:rsid w:val="00B00A7D"/>
  </w:style>
  <w:style w:type="character" w:customStyle="1" w:styleId="Heading1Char">
    <w:name w:val="Heading 1 Char"/>
    <w:basedOn w:val="DefaultParagraphFont"/>
    <w:link w:val="Heading1"/>
    <w:uiPriority w:val="9"/>
    <w:rsid w:val="00896900"/>
    <w:rPr>
      <w:rFonts w:ascii="Times New Roman" w:eastAsiaTheme="majorEastAsia" w:hAnsi="Times New Roman" w:cstheme="majorBidi"/>
      <w:b/>
      <w:bCs/>
      <w:color w:val="000000" w:themeColor="text1"/>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98855">
      <w:bodyDiv w:val="1"/>
      <w:marLeft w:val="0"/>
      <w:marRight w:val="0"/>
      <w:marTop w:val="0"/>
      <w:marBottom w:val="0"/>
      <w:divBdr>
        <w:top w:val="none" w:sz="0" w:space="0" w:color="auto"/>
        <w:left w:val="none" w:sz="0" w:space="0" w:color="auto"/>
        <w:bottom w:val="none" w:sz="0" w:space="0" w:color="auto"/>
        <w:right w:val="none" w:sz="0" w:space="0" w:color="auto"/>
      </w:divBdr>
      <w:divsChild>
        <w:div w:id="114716863">
          <w:marLeft w:val="0"/>
          <w:marRight w:val="0"/>
          <w:marTop w:val="0"/>
          <w:marBottom w:val="0"/>
          <w:divBdr>
            <w:top w:val="none" w:sz="0" w:space="0" w:color="auto"/>
            <w:left w:val="none" w:sz="0" w:space="0" w:color="auto"/>
            <w:bottom w:val="none" w:sz="0" w:space="0" w:color="auto"/>
            <w:right w:val="none" w:sz="0" w:space="0" w:color="auto"/>
          </w:divBdr>
          <w:divsChild>
            <w:div w:id="830944760">
              <w:marLeft w:val="0"/>
              <w:marRight w:val="0"/>
              <w:marTop w:val="0"/>
              <w:marBottom w:val="0"/>
              <w:divBdr>
                <w:top w:val="none" w:sz="0" w:space="0" w:color="auto"/>
                <w:left w:val="none" w:sz="0" w:space="0" w:color="auto"/>
                <w:bottom w:val="none" w:sz="0" w:space="0" w:color="auto"/>
                <w:right w:val="none" w:sz="0" w:space="0" w:color="auto"/>
              </w:divBdr>
              <w:divsChild>
                <w:div w:id="423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2303">
      <w:bodyDiv w:val="1"/>
      <w:marLeft w:val="0"/>
      <w:marRight w:val="0"/>
      <w:marTop w:val="0"/>
      <w:marBottom w:val="0"/>
      <w:divBdr>
        <w:top w:val="none" w:sz="0" w:space="0" w:color="auto"/>
        <w:left w:val="none" w:sz="0" w:space="0" w:color="auto"/>
        <w:bottom w:val="none" w:sz="0" w:space="0" w:color="auto"/>
        <w:right w:val="none" w:sz="0" w:space="0" w:color="auto"/>
      </w:divBdr>
      <w:divsChild>
        <w:div w:id="2135170927">
          <w:marLeft w:val="480"/>
          <w:marRight w:val="0"/>
          <w:marTop w:val="0"/>
          <w:marBottom w:val="0"/>
          <w:divBdr>
            <w:top w:val="none" w:sz="0" w:space="0" w:color="auto"/>
            <w:left w:val="none" w:sz="0" w:space="0" w:color="auto"/>
            <w:bottom w:val="none" w:sz="0" w:space="0" w:color="auto"/>
            <w:right w:val="none" w:sz="0" w:space="0" w:color="auto"/>
          </w:divBdr>
        </w:div>
        <w:div w:id="1797487244">
          <w:marLeft w:val="480"/>
          <w:marRight w:val="0"/>
          <w:marTop w:val="0"/>
          <w:marBottom w:val="0"/>
          <w:divBdr>
            <w:top w:val="none" w:sz="0" w:space="0" w:color="auto"/>
            <w:left w:val="none" w:sz="0" w:space="0" w:color="auto"/>
            <w:bottom w:val="none" w:sz="0" w:space="0" w:color="auto"/>
            <w:right w:val="none" w:sz="0" w:space="0" w:color="auto"/>
          </w:divBdr>
        </w:div>
      </w:divsChild>
    </w:div>
    <w:div w:id="395053170">
      <w:bodyDiv w:val="1"/>
      <w:marLeft w:val="0"/>
      <w:marRight w:val="0"/>
      <w:marTop w:val="0"/>
      <w:marBottom w:val="0"/>
      <w:divBdr>
        <w:top w:val="none" w:sz="0" w:space="0" w:color="auto"/>
        <w:left w:val="none" w:sz="0" w:space="0" w:color="auto"/>
        <w:bottom w:val="none" w:sz="0" w:space="0" w:color="auto"/>
        <w:right w:val="none" w:sz="0" w:space="0" w:color="auto"/>
      </w:divBdr>
      <w:divsChild>
        <w:div w:id="1813905812">
          <w:marLeft w:val="0"/>
          <w:marRight w:val="0"/>
          <w:marTop w:val="0"/>
          <w:marBottom w:val="0"/>
          <w:divBdr>
            <w:top w:val="none" w:sz="0" w:space="0" w:color="auto"/>
            <w:left w:val="none" w:sz="0" w:space="0" w:color="auto"/>
            <w:bottom w:val="none" w:sz="0" w:space="0" w:color="auto"/>
            <w:right w:val="none" w:sz="0" w:space="0" w:color="auto"/>
          </w:divBdr>
          <w:divsChild>
            <w:div w:id="1147825119">
              <w:marLeft w:val="0"/>
              <w:marRight w:val="0"/>
              <w:marTop w:val="0"/>
              <w:marBottom w:val="0"/>
              <w:divBdr>
                <w:top w:val="none" w:sz="0" w:space="0" w:color="auto"/>
                <w:left w:val="none" w:sz="0" w:space="0" w:color="auto"/>
                <w:bottom w:val="none" w:sz="0" w:space="0" w:color="auto"/>
                <w:right w:val="none" w:sz="0" w:space="0" w:color="auto"/>
              </w:divBdr>
              <w:divsChild>
                <w:div w:id="8552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54576">
      <w:bodyDiv w:val="1"/>
      <w:marLeft w:val="0"/>
      <w:marRight w:val="0"/>
      <w:marTop w:val="0"/>
      <w:marBottom w:val="0"/>
      <w:divBdr>
        <w:top w:val="none" w:sz="0" w:space="0" w:color="auto"/>
        <w:left w:val="none" w:sz="0" w:space="0" w:color="auto"/>
        <w:bottom w:val="none" w:sz="0" w:space="0" w:color="auto"/>
        <w:right w:val="none" w:sz="0" w:space="0" w:color="auto"/>
      </w:divBdr>
      <w:divsChild>
        <w:div w:id="1091390486">
          <w:marLeft w:val="480"/>
          <w:marRight w:val="0"/>
          <w:marTop w:val="0"/>
          <w:marBottom w:val="0"/>
          <w:divBdr>
            <w:top w:val="none" w:sz="0" w:space="0" w:color="auto"/>
            <w:left w:val="none" w:sz="0" w:space="0" w:color="auto"/>
            <w:bottom w:val="none" w:sz="0" w:space="0" w:color="auto"/>
            <w:right w:val="none" w:sz="0" w:space="0" w:color="auto"/>
          </w:divBdr>
        </w:div>
        <w:div w:id="250092868">
          <w:marLeft w:val="480"/>
          <w:marRight w:val="0"/>
          <w:marTop w:val="0"/>
          <w:marBottom w:val="0"/>
          <w:divBdr>
            <w:top w:val="none" w:sz="0" w:space="0" w:color="auto"/>
            <w:left w:val="none" w:sz="0" w:space="0" w:color="auto"/>
            <w:bottom w:val="none" w:sz="0" w:space="0" w:color="auto"/>
            <w:right w:val="none" w:sz="0" w:space="0" w:color="auto"/>
          </w:divBdr>
        </w:div>
      </w:divsChild>
    </w:div>
    <w:div w:id="1324431605">
      <w:bodyDiv w:val="1"/>
      <w:marLeft w:val="0"/>
      <w:marRight w:val="0"/>
      <w:marTop w:val="0"/>
      <w:marBottom w:val="0"/>
      <w:divBdr>
        <w:top w:val="none" w:sz="0" w:space="0" w:color="auto"/>
        <w:left w:val="none" w:sz="0" w:space="0" w:color="auto"/>
        <w:bottom w:val="none" w:sz="0" w:space="0" w:color="auto"/>
        <w:right w:val="none" w:sz="0" w:space="0" w:color="auto"/>
      </w:divBdr>
    </w:div>
    <w:div w:id="1454910408">
      <w:bodyDiv w:val="1"/>
      <w:marLeft w:val="0"/>
      <w:marRight w:val="0"/>
      <w:marTop w:val="0"/>
      <w:marBottom w:val="0"/>
      <w:divBdr>
        <w:top w:val="none" w:sz="0" w:space="0" w:color="auto"/>
        <w:left w:val="none" w:sz="0" w:space="0" w:color="auto"/>
        <w:bottom w:val="none" w:sz="0" w:space="0" w:color="auto"/>
        <w:right w:val="none" w:sz="0" w:space="0" w:color="auto"/>
      </w:divBdr>
      <w:divsChild>
        <w:div w:id="242491040">
          <w:marLeft w:val="480"/>
          <w:marRight w:val="0"/>
          <w:marTop w:val="0"/>
          <w:marBottom w:val="0"/>
          <w:divBdr>
            <w:top w:val="none" w:sz="0" w:space="0" w:color="auto"/>
            <w:left w:val="none" w:sz="0" w:space="0" w:color="auto"/>
            <w:bottom w:val="none" w:sz="0" w:space="0" w:color="auto"/>
            <w:right w:val="none" w:sz="0" w:space="0" w:color="auto"/>
          </w:divBdr>
        </w:div>
        <w:div w:id="2116636030">
          <w:marLeft w:val="480"/>
          <w:marRight w:val="0"/>
          <w:marTop w:val="0"/>
          <w:marBottom w:val="0"/>
          <w:divBdr>
            <w:top w:val="none" w:sz="0" w:space="0" w:color="auto"/>
            <w:left w:val="none" w:sz="0" w:space="0" w:color="auto"/>
            <w:bottom w:val="none" w:sz="0" w:space="0" w:color="auto"/>
            <w:right w:val="none" w:sz="0" w:space="0" w:color="auto"/>
          </w:divBdr>
        </w:div>
        <w:div w:id="2126993897">
          <w:marLeft w:val="480"/>
          <w:marRight w:val="0"/>
          <w:marTop w:val="0"/>
          <w:marBottom w:val="0"/>
          <w:divBdr>
            <w:top w:val="none" w:sz="0" w:space="0" w:color="auto"/>
            <w:left w:val="none" w:sz="0" w:space="0" w:color="auto"/>
            <w:bottom w:val="none" w:sz="0" w:space="0" w:color="auto"/>
            <w:right w:val="none" w:sz="0" w:space="0" w:color="auto"/>
          </w:divBdr>
        </w:div>
      </w:divsChild>
    </w:div>
    <w:div w:id="1793551890">
      <w:bodyDiv w:val="1"/>
      <w:marLeft w:val="0"/>
      <w:marRight w:val="0"/>
      <w:marTop w:val="0"/>
      <w:marBottom w:val="0"/>
      <w:divBdr>
        <w:top w:val="none" w:sz="0" w:space="0" w:color="auto"/>
        <w:left w:val="none" w:sz="0" w:space="0" w:color="auto"/>
        <w:bottom w:val="none" w:sz="0" w:space="0" w:color="auto"/>
        <w:right w:val="none" w:sz="0" w:space="0" w:color="auto"/>
      </w:divBdr>
    </w:div>
    <w:div w:id="2030250015">
      <w:bodyDiv w:val="1"/>
      <w:marLeft w:val="0"/>
      <w:marRight w:val="0"/>
      <w:marTop w:val="0"/>
      <w:marBottom w:val="0"/>
      <w:divBdr>
        <w:top w:val="none" w:sz="0" w:space="0" w:color="auto"/>
        <w:left w:val="none" w:sz="0" w:space="0" w:color="auto"/>
        <w:bottom w:val="none" w:sz="0" w:space="0" w:color="auto"/>
        <w:right w:val="none" w:sz="0" w:space="0" w:color="auto"/>
      </w:divBdr>
      <w:divsChild>
        <w:div w:id="2076736717">
          <w:marLeft w:val="0"/>
          <w:marRight w:val="0"/>
          <w:marTop w:val="0"/>
          <w:marBottom w:val="240"/>
          <w:divBdr>
            <w:top w:val="none" w:sz="0" w:space="0" w:color="auto"/>
            <w:left w:val="none" w:sz="0" w:space="0" w:color="auto"/>
            <w:bottom w:val="none" w:sz="0" w:space="0" w:color="auto"/>
            <w:right w:val="none" w:sz="0" w:space="0" w:color="auto"/>
          </w:divBdr>
        </w:div>
      </w:divsChild>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cran.r-project.org/package=metaprop"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orcid.org/0000-0001-6034-4495" TargetMode="External"/><Relationship Id="rId18" Type="http://schemas.openxmlformats.org/officeDocument/2006/relationships/image" Target="media/image1.png"/><Relationship Id="rId26" Type="http://schemas.openxmlformats.org/officeDocument/2006/relationships/image" Target="media/image7.png"/><Relationship Id="rId21" Type="http://schemas.openxmlformats.org/officeDocument/2006/relationships/image" Target="media/image2.jpg"/><Relationship Id="rId34" Type="http://schemas.openxmlformats.org/officeDocument/2006/relationships/hyperlink" Target="http://dx.doi.org/10.1016/j.yebeh.2013.03.023" TargetMode="External"/><Relationship Id="rId7" Type="http://schemas.openxmlformats.org/officeDocument/2006/relationships/endnotes" Target="endnotes.xml"/><Relationship Id="rId12" Type="http://schemas.openxmlformats.org/officeDocument/2006/relationships/hyperlink" Target="mailto:m.simmonds-buckley@sheffield.ac.uk"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dx.doi.org/10.1111/epi.1248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hyperlink" Target="https://gdt.gradepro.org/app/handbook/handboo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hyperlink" Target="http://dx.doi.org/10.1176/appi.neuropsych.1312035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osf.io/sk6xm" TargetMode="External"/><Relationship Id="rId23" Type="http://schemas.openxmlformats.org/officeDocument/2006/relationships/image" Target="media/image4.png"/><Relationship Id="rId28" Type="http://schemas.openxmlformats.org/officeDocument/2006/relationships/hyperlink" Target="http://dx.doi.org/10.1111/epi.13268" TargetMode="Externa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hyperlink" Target="https://ggplot2.tidyverse.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sf.io/2hmc3"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R-project.org/" TargetMode="External"/><Relationship Id="rId35" Type="http://schemas.openxmlformats.org/officeDocument/2006/relationships/hyperlink" Target="https://doi.org/10.4172/2161-0487.1000310"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66A6E-13A4-AA4C-8C52-FBADF13FA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38</Pages>
  <Words>21317</Words>
  <Characters>121510</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The effectiveness of psychological therapy for treatment of functional seizures in adults:</vt:lpstr>
    </vt:vector>
  </TitlesOfParts>
  <Company/>
  <LinksUpToDate>false</LinksUpToDate>
  <CharactersWithSpaces>142542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effectiveness of psychological therapy for treatment of functional seizures in adults:</dc:title>
  <dc:creator>Dr. Chris Gaskell;Dr. Niall Power;Dr. Gregg Rawlings;Dr. Barbora Novakova;Dr. Mel Simmonds-Buckley;Dr. Stephen Kellett;Prof. Markus Reuber</dc:creator>
  <cp:keywords/>
  <cp:lastModifiedBy>Chris Gaskell</cp:lastModifiedBy>
  <cp:revision>184</cp:revision>
  <dcterms:created xsi:type="dcterms:W3CDTF">2023-10-16T13:54:00Z</dcterms:created>
  <dcterms:modified xsi:type="dcterms:W3CDTF">2023-10-21T08:50:00Z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style">
    <vt:lpwstr>apalike</vt:lpwstr>
  </property>
  <property fmtid="{D5CDD505-2E9C-101B-9397-08002B2CF9AE}" pid="5" name="bibliography">
    <vt:lpwstr/>
  </property>
  <property fmtid="{D5CDD505-2E9C-101B-9397-08002B2CF9AE}" pid="6" name="by-author">
    <vt:lpwstr/>
  </property>
  <property fmtid="{D5CDD505-2E9C-101B-9397-08002B2CF9AE}" pid="7" name="classoption">
    <vt:lpwstr>openany</vt:lpwstr>
  </property>
  <property fmtid="{D5CDD505-2E9C-101B-9397-08002B2CF9AE}" pid="8" name="csl">
    <vt:lpwstr>csl/apa7.csl</vt:lpwstr>
  </property>
  <property fmtid="{D5CDD505-2E9C-101B-9397-08002B2CF9AE}" pid="9" name="date">
    <vt:lpwstr>2023-03-10</vt:lpwstr>
  </property>
  <property fmtid="{D5CDD505-2E9C-101B-9397-08002B2CF9AE}" pid="10" name="fig-cap-location">
    <vt:lpwstr>top</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link-citations">
    <vt:lpwstr>yes</vt:lpwstr>
  </property>
  <property fmtid="{D5CDD505-2E9C-101B-9397-08002B2CF9AE}" pid="17" name="number-depth">
    <vt:lpwstr>3</vt:lpwstr>
  </property>
  <property fmtid="{D5CDD505-2E9C-101B-9397-08002B2CF9AE}" pid="18" name="site">
    <vt:lpwstr>bookdown::bookdown_site</vt:lpwstr>
  </property>
  <property fmtid="{D5CDD505-2E9C-101B-9397-08002B2CF9AE}" pid="19" name="subtitle">
    <vt:lpwstr>A systematic review and meta-analysis</vt:lpwstr>
  </property>
  <property fmtid="{D5CDD505-2E9C-101B-9397-08002B2CF9AE}" pid="20" name="tbl-cap-location">
    <vt:lpwstr>top</vt:lpwstr>
  </property>
  <property fmtid="{D5CDD505-2E9C-101B-9397-08002B2CF9AE}" pid="21" name="toc-title">
    <vt:lpwstr>Table of contents</vt:lpwstr>
  </property>
  <property fmtid="{D5CDD505-2E9C-101B-9397-08002B2CF9AE}" pid="22" name="MSIP_Label_5e4b1be8-281e-475d-98b0-21c3457e5a46_Enabled">
    <vt:lpwstr>true</vt:lpwstr>
  </property>
  <property fmtid="{D5CDD505-2E9C-101B-9397-08002B2CF9AE}" pid="23" name="MSIP_Label_5e4b1be8-281e-475d-98b0-21c3457e5a46_SetDate">
    <vt:lpwstr>2023-07-18T12:37:47Z</vt:lpwstr>
  </property>
  <property fmtid="{D5CDD505-2E9C-101B-9397-08002B2CF9AE}" pid="24" name="MSIP_Label_5e4b1be8-281e-475d-98b0-21c3457e5a46_Method">
    <vt:lpwstr>Standard</vt:lpwstr>
  </property>
  <property fmtid="{D5CDD505-2E9C-101B-9397-08002B2CF9AE}" pid="25" name="MSIP_Label_5e4b1be8-281e-475d-98b0-21c3457e5a46_Name">
    <vt:lpwstr>Public</vt:lpwstr>
  </property>
  <property fmtid="{D5CDD505-2E9C-101B-9397-08002B2CF9AE}" pid="26" name="MSIP_Label_5e4b1be8-281e-475d-98b0-21c3457e5a46_SiteId">
    <vt:lpwstr>8b3dd73e-4e72-4679-b191-56da1588712b</vt:lpwstr>
  </property>
  <property fmtid="{D5CDD505-2E9C-101B-9397-08002B2CF9AE}" pid="27" name="MSIP_Label_5e4b1be8-281e-475d-98b0-21c3457e5a46_ActionId">
    <vt:lpwstr>e08ef9f9-e0fc-4db1-96eb-01b3abca608c</vt:lpwstr>
  </property>
  <property fmtid="{D5CDD505-2E9C-101B-9397-08002B2CF9AE}" pid="28" name="MSIP_Label_5e4b1be8-281e-475d-98b0-21c3457e5a46_ContentBits">
    <vt:lpwstr>0</vt:lpwstr>
  </property>
</Properties>
</file>